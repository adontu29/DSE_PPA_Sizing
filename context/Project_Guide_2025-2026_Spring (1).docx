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oog_rdk_0"/>
        <w:id w:val="-981383155"/>
        <w:showingPlcHdr/>
      </w:sdtPr>
      <w:sdtContent>
        <w:p w14:paraId="00000001" w14:textId="372941AE" w:rsidR="00860220" w:rsidRDefault="00EB0235" w:rsidP="00A56D3D">
          <w:pPr>
            <w:widowControl w:val="0"/>
            <w:pBdr>
              <w:top w:val="nil"/>
              <w:left w:val="nil"/>
              <w:bottom w:val="nil"/>
              <w:right w:val="nil"/>
              <w:between w:val="nil"/>
            </w:pBdr>
            <w:spacing w:line="276" w:lineRule="auto"/>
          </w:pPr>
          <w:r>
            <w:t xml:space="preserve">     </w:t>
          </w:r>
        </w:p>
      </w:sdtContent>
    </w:sdt>
    <w:sdt>
      <w:sdtPr>
        <w:tag w:val="goog_rdk_1"/>
        <w:id w:val="1605762604"/>
      </w:sdtPr>
      <w:sdtContent>
        <w:p w14:paraId="00000002" w14:textId="77777777" w:rsidR="00860220" w:rsidRDefault="00000000" w:rsidP="00A56D3D">
          <w:pPr>
            <w:jc w:val="center"/>
            <w:rPr>
              <w:rFonts w:ascii="Tahoma" w:eastAsia="Tahoma" w:hAnsi="Tahoma" w:cs="Tahoma"/>
              <w:color w:val="FF0000"/>
            </w:rPr>
          </w:pPr>
        </w:p>
      </w:sdtContent>
    </w:sdt>
    <w:sdt>
      <w:sdtPr>
        <w:tag w:val="goog_rdk_2"/>
        <w:id w:val="1466161041"/>
      </w:sdtPr>
      <w:sdtContent>
        <w:p w14:paraId="00000003" w14:textId="77777777" w:rsidR="00860220" w:rsidRDefault="00000000" w:rsidP="00A56D3D">
          <w:pPr>
            <w:jc w:val="center"/>
            <w:rPr>
              <w:rFonts w:ascii="Tahoma" w:eastAsia="Tahoma" w:hAnsi="Tahoma" w:cs="Tahoma"/>
              <w:color w:val="FF0000"/>
            </w:rPr>
          </w:pPr>
        </w:p>
      </w:sdtContent>
    </w:sdt>
    <w:sdt>
      <w:sdtPr>
        <w:tag w:val="goog_rdk_3"/>
        <w:id w:val="1240364966"/>
      </w:sdtPr>
      <w:sdtContent>
        <w:p w14:paraId="00000004" w14:textId="77777777" w:rsidR="00860220" w:rsidRDefault="00000000" w:rsidP="00A56D3D">
          <w:pPr>
            <w:jc w:val="center"/>
            <w:rPr>
              <w:rFonts w:ascii="Tahoma" w:eastAsia="Tahoma" w:hAnsi="Tahoma" w:cs="Tahoma"/>
              <w:color w:val="FF0000"/>
            </w:rPr>
          </w:pPr>
        </w:p>
      </w:sdtContent>
    </w:sdt>
    <w:sdt>
      <w:sdtPr>
        <w:tag w:val="goog_rdk_4"/>
        <w:id w:val="-2059314886"/>
      </w:sdtPr>
      <w:sdtContent>
        <w:p w14:paraId="00000005" w14:textId="77777777" w:rsidR="00860220" w:rsidRDefault="00681D0E" w:rsidP="00A56D3D">
          <w:pPr>
            <w:jc w:val="center"/>
            <w:rPr>
              <w:rFonts w:ascii="Tahoma" w:eastAsia="Tahoma" w:hAnsi="Tahoma" w:cs="Tahoma"/>
              <w:sz w:val="56"/>
              <w:szCs w:val="56"/>
            </w:rPr>
          </w:pPr>
          <w:r>
            <w:rPr>
              <w:rFonts w:ascii="Tahoma" w:eastAsia="Tahoma" w:hAnsi="Tahoma" w:cs="Tahoma"/>
              <w:sz w:val="56"/>
              <w:szCs w:val="56"/>
            </w:rPr>
            <w:t xml:space="preserve">Project Guide </w:t>
          </w:r>
          <w:r>
            <w:rPr>
              <w:rFonts w:ascii="Tahoma" w:eastAsia="Tahoma" w:hAnsi="Tahoma" w:cs="Tahoma"/>
              <w:sz w:val="56"/>
              <w:szCs w:val="56"/>
            </w:rPr>
            <w:br/>
            <w:t>Design Synthesis Exercise</w:t>
          </w:r>
        </w:p>
      </w:sdtContent>
    </w:sdt>
    <w:sdt>
      <w:sdtPr>
        <w:tag w:val="goog_rdk_5"/>
        <w:id w:val="1277911702"/>
      </w:sdtPr>
      <w:sdtContent>
        <w:p w14:paraId="00000006" w14:textId="77777777" w:rsidR="00860220" w:rsidRDefault="00000000" w:rsidP="00A56D3D">
          <w:pPr>
            <w:jc w:val="center"/>
            <w:rPr>
              <w:rFonts w:ascii="Tahoma" w:eastAsia="Tahoma" w:hAnsi="Tahoma" w:cs="Tahoma"/>
            </w:rPr>
          </w:pPr>
        </w:p>
      </w:sdtContent>
    </w:sdt>
    <w:sdt>
      <w:sdtPr>
        <w:tag w:val="goog_rdk_6"/>
        <w:id w:val="180326914"/>
      </w:sdtPr>
      <w:sdtEndPr/>
      <w:sdtContent>
        <w:p w14:paraId="00000007" w14:textId="58908679" w:rsidR="00860220" w:rsidRDefault="00C22386" w:rsidP="00A56D3D">
          <w:pPr>
            <w:keepLines/>
            <w:pBdr>
              <w:top w:val="nil"/>
              <w:left w:val="nil"/>
              <w:bottom w:val="nil"/>
              <w:right w:val="nil"/>
              <w:between w:val="nil"/>
            </w:pBdr>
            <w:spacing w:before="400" w:after="400"/>
            <w:jc w:val="center"/>
            <w:rPr>
              <w:rFonts w:ascii="Tahoma" w:eastAsia="Tahoma" w:hAnsi="Tahoma" w:cs="Tahoma"/>
              <w:smallCaps/>
              <w:color w:val="000000"/>
              <w:sz w:val="48"/>
              <w:szCs w:val="48"/>
            </w:rPr>
          </w:pPr>
          <w:r w:rsidRPr="00AE3DAF">
            <w:rPr>
              <w:rFonts w:ascii="Tahoma" w:eastAsia="Tahoma" w:hAnsi="Tahoma" w:cs="Tahoma"/>
              <w:b/>
              <w:smallCaps/>
              <w:color w:val="000000"/>
              <w:sz w:val="48"/>
              <w:szCs w:val="48"/>
            </w:rPr>
            <w:t>Autonomous Aerial System for Safe</w:t>
          </w:r>
          <w:r>
            <w:rPr>
              <w:rFonts w:ascii="Tahoma" w:eastAsia="Tahoma" w:hAnsi="Tahoma" w:cs="Tahoma"/>
              <w:b/>
              <w:smallCaps/>
              <w:color w:val="000000"/>
              <w:sz w:val="48"/>
              <w:szCs w:val="48"/>
            </w:rPr>
            <w:t xml:space="preserve"> Balloon Recovery</w:t>
          </w:r>
        </w:p>
      </w:sdtContent>
    </w:sdt>
    <w:sdt>
      <w:sdtPr>
        <w:tag w:val="goog_rdk_7"/>
        <w:id w:val="-1093001563"/>
      </w:sdtPr>
      <w:sdtContent>
        <w:p w14:paraId="00000008" w14:textId="3B83B2B7" w:rsidR="00860220" w:rsidRDefault="00C22386" w:rsidP="00A56D3D">
          <w:pPr>
            <w:keepLines/>
            <w:pBdr>
              <w:top w:val="nil"/>
              <w:left w:val="nil"/>
              <w:bottom w:val="nil"/>
              <w:right w:val="nil"/>
              <w:between w:val="nil"/>
            </w:pBdr>
            <w:spacing w:before="400" w:after="400"/>
            <w:jc w:val="center"/>
            <w:rPr>
              <w:rFonts w:ascii="Tahoma" w:eastAsia="Tahoma" w:hAnsi="Tahoma" w:cs="Tahoma"/>
              <w:b/>
              <w:color w:val="000000"/>
              <w:sz w:val="48"/>
              <w:szCs w:val="48"/>
            </w:rPr>
          </w:pPr>
          <w:r>
            <w:rPr>
              <w:noProof/>
              <w:lang w:val="en-US" w:eastAsia="en-US"/>
            </w:rPr>
            <mc:AlternateContent>
              <mc:Choice Requires="wps">
                <w:drawing>
                  <wp:anchor distT="0" distB="0" distL="114300" distR="114300" simplePos="0" relativeHeight="251658240" behindDoc="0" locked="0" layoutInCell="1" hidden="0" allowOverlap="1" wp14:anchorId="2532773E" wp14:editId="3DDE612B">
                    <wp:simplePos x="0" y="0"/>
                    <wp:positionH relativeFrom="margin">
                      <wp:align>right</wp:align>
                    </wp:positionH>
                    <wp:positionV relativeFrom="paragraph">
                      <wp:posOffset>13970</wp:posOffset>
                    </wp:positionV>
                    <wp:extent cx="5838825" cy="628650"/>
                    <wp:effectExtent l="0" t="0" r="28575" b="19050"/>
                    <wp:wrapNone/>
                    <wp:docPr id="20" name="Rechthoek 20"/>
                    <wp:cNvGraphicFramePr/>
                    <a:graphic xmlns:a="http://schemas.openxmlformats.org/drawingml/2006/main">
                      <a:graphicData uri="http://schemas.microsoft.com/office/word/2010/wordprocessingShape">
                        <wps:wsp>
                          <wps:cNvSpPr/>
                          <wps:spPr>
                            <a:xfrm>
                              <a:off x="0" y="0"/>
                              <a:ext cx="5838825" cy="628650"/>
                            </a:xfrm>
                            <a:prstGeom prst="rect">
                              <a:avLst/>
                            </a:prstGeom>
                            <a:noFill/>
                            <a:ln w="9525" cap="flat" cmpd="sng">
                              <a:solidFill>
                                <a:srgbClr val="000000"/>
                              </a:solidFill>
                              <a:prstDash val="solid"/>
                              <a:miter lim="800000"/>
                              <a:headEnd type="none" w="sm" len="sm"/>
                              <a:tailEnd type="none" w="sm" len="sm"/>
                            </a:ln>
                          </wps:spPr>
                          <wps:txbx>
                            <w:txbxContent>
                              <w:p w14:paraId="2A32EEF9" w14:textId="02A22259" w:rsidR="00EB0235" w:rsidRDefault="00C22386">
                                <w:pPr>
                                  <w:textDirection w:val="btLr"/>
                                </w:pPr>
                                <w:r w:rsidRPr="00AE3DAF">
                                  <w:rPr>
                                    <w:rFonts w:ascii="Tahoma" w:eastAsia="Tahoma" w:hAnsi="Tahoma" w:cs="Tahoma"/>
                                    <w:b/>
                                    <w:color w:val="000000"/>
                                    <w:sz w:val="22"/>
                                  </w:rPr>
                                  <w:t>Design a small unmanned aerial system (UAS) capable of locating, intercepting, and safely disabling or recovering a free-floating balloon in a controlled manner.</w:t>
                                </w:r>
                              </w:p>
                              <w:p w14:paraId="7F069833" w14:textId="77777777" w:rsidR="00EB0235" w:rsidRDefault="00EB0235">
                                <w:pPr>
                                  <w:textDirection w:val="btLr"/>
                                </w:pPr>
                              </w:p>
                              <w:p w14:paraId="3B09E340" w14:textId="77777777" w:rsidR="00EB0235" w:rsidRDefault="00EB0235">
                                <w:pPr>
                                  <w:textDirection w:val="btLr"/>
                                </w:pPr>
                              </w:p>
                            </w:txbxContent>
                          </wps:txbx>
                          <wps:bodyPr spcFirstLastPara="1" wrap="square" lIns="91425" tIns="45700" rIns="91425" bIns="45700" anchor="t" anchorCtr="0">
                            <a:noAutofit/>
                          </wps:bodyPr>
                        </wps:wsp>
                      </a:graphicData>
                    </a:graphic>
                  </wp:anchor>
                </w:drawing>
              </mc:Choice>
              <mc:Fallback>
                <w:pict>
                  <v:rect w14:anchorId="2532773E" id="Rechthoek 20" o:spid="_x0000_s1026" style="position:absolute;left:0;text-align:left;margin-left:408.55pt;margin-top:1.1pt;width:459.75pt;height:49.5pt;z-index:2516582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" filled="f">
                    <v:stroke startarrowwidth="narrow" startarrowlength="short" endarrowwidth="narrow" endarrowlength="short"/>
                    <v:textbox inset="2.53958mm,1.2694mm,2.53958mm,1.2694mm">
                      <w:txbxContent>
                        <w:p w14:paraId="2A32EEF9" w14:textId="02A22259" w:rsidR="00EB0235" w:rsidRDefault="00C22386">
                          <w:pPr>
                            <w:textDirection w:val="btLr"/>
                          </w:pPr>
                          <w:r w:rsidRPr="00AE3DAF">
                            <w:rPr>
                              <w:rFonts w:ascii="Tahoma" w:eastAsia="Tahoma" w:hAnsi="Tahoma" w:cs="Tahoma"/>
                              <w:b/>
                              <w:color w:val="000000"/>
                              <w:sz w:val="22"/>
                            </w:rPr>
                            <w:t>Design a small unmanned aerial system (UAS) capable of locating, intercepting, and safely disabling or recovering a free-floating balloon in a controlled manner.</w:t>
                          </w:r>
                        </w:p>
                        <w:p w14:paraId="7F069833" w14:textId="77777777" w:rsidR="00EB0235" w:rsidRDefault="00EB0235">
                          <w:pPr>
                            <w:textDirection w:val="btLr"/>
                          </w:pPr>
                        </w:p>
                        <w:p w14:paraId="3B09E340" w14:textId="77777777" w:rsidR="00EB0235" w:rsidRDefault="00EB0235">
                          <w:pPr>
                            <w:textDirection w:val="btLr"/>
                          </w:pPr>
                        </w:p>
                      </w:txbxContent>
                    </v:textbox>
                    <w10:wrap anchorx="margin"/>
                  </v:rect>
                </w:pict>
              </mc:Fallback>
            </mc:AlternateContent>
          </w:r>
        </w:p>
      </w:sdtContent>
    </w:sdt>
    <w:sdt>
      <w:sdtPr>
        <w:tag w:val="goog_rdk_8"/>
        <w:id w:val="-614133180"/>
      </w:sdtPr>
      <w:sdtContent>
        <w:p w14:paraId="00000009" w14:textId="77777777" w:rsidR="00860220" w:rsidRDefault="00000000" w:rsidP="00A56D3D">
          <w:pPr>
            <w:rPr>
              <w:rFonts w:ascii="Tahoma" w:eastAsia="Tahoma" w:hAnsi="Tahoma" w:cs="Tahoma"/>
            </w:rPr>
          </w:pPr>
        </w:p>
      </w:sdtContent>
    </w:sdt>
    <w:sdt>
      <w:sdtPr>
        <w:tag w:val="goog_rdk_9"/>
        <w:id w:val="196362860"/>
      </w:sdtPr>
      <w:sdtContent>
        <w:p w14:paraId="0000000A" w14:textId="77777777" w:rsidR="00860220" w:rsidRDefault="00000000" w:rsidP="00A56D3D">
          <w:pPr>
            <w:rPr>
              <w:rFonts w:ascii="Tahoma" w:eastAsia="Tahoma" w:hAnsi="Tahoma" w:cs="Tahoma"/>
            </w:rPr>
          </w:pPr>
        </w:p>
      </w:sdtContent>
    </w:sdt>
    <w:tbl>
      <w:tblPr>
        <w:tblStyle w:val="a"/>
        <w:tblW w:w="9360" w:type="dxa"/>
        <w:tblInd w:w="0" w:type="dxa"/>
        <w:tblLayout w:type="fixed"/>
        <w:tblLook w:val="0000" w:firstRow="0" w:lastRow="0" w:firstColumn="0" w:lastColumn="0" w:noHBand="0" w:noVBand="0"/>
      </w:tblPr>
      <w:tblGrid>
        <w:gridCol w:w="9360"/>
      </w:tblGrid>
      <w:tr w:rsidR="00860220" w14:paraId="455E30E6" w14:textId="77777777">
        <w:tc>
          <w:tcPr>
            <w:tcW w:w="9360" w:type="dxa"/>
            <w:tcBorders>
              <w:top w:val="single" w:sz="6" w:space="0" w:color="000000"/>
            </w:tcBorders>
          </w:tcPr>
          <w:p w14:paraId="0000000C" w14:textId="14147015" w:rsidR="00860220" w:rsidRDefault="00855ED4" w:rsidP="00A56D3D">
            <w:pPr>
              <w:rPr>
                <w:rFonts w:ascii="Tahoma" w:eastAsia="Tahoma" w:hAnsi="Tahoma" w:cs="Tahoma"/>
                <w:sz w:val="16"/>
                <w:szCs w:val="16"/>
              </w:rPr>
            </w:pPr>
            <w:r w:rsidRPr="00BF4440">
              <w:rPr>
                <w:rFonts w:ascii="Tahoma" w:hAnsi="Tahoma" w:cs="Tahoma"/>
                <w:sz w:val="22"/>
                <w:lang w:bidi="ar-SA"/>
              </w:rPr>
              <w:t xml:space="preserve">High-altitude balloons are widely used for meteorology, environmental sensing, and commercial experiments. Occasionally, such balloons drift into restricted or populated airspace, creating a need for </w:t>
            </w:r>
            <w:r w:rsidRPr="00BF4440">
              <w:rPr>
                <w:rFonts w:ascii="Tahoma" w:hAnsi="Tahoma" w:cs="Tahoma"/>
                <w:b/>
                <w:bCs/>
                <w:sz w:val="22"/>
                <w:lang w:bidi="ar-SA"/>
              </w:rPr>
              <w:t>safe, controlled recovery</w:t>
            </w:r>
            <w:r w:rsidRPr="00BF4440">
              <w:rPr>
                <w:rFonts w:ascii="Tahoma" w:hAnsi="Tahoma" w:cs="Tahoma"/>
                <w:sz w:val="22"/>
                <w:lang w:bidi="ar-SA"/>
              </w:rPr>
              <w:t xml:space="preserve"> without damage to people, infrastructure, or the environment.</w:t>
            </w:r>
            <w:sdt>
              <w:sdtPr>
                <w:tag w:val="goog_rdk_11"/>
                <w:id w:val="418453928"/>
              </w:sdtPr>
              <w:sdtContent/>
            </w:sdt>
          </w:p>
          <w:sdt>
            <w:sdtPr>
              <w:tag w:val="goog_rdk_12"/>
              <w:id w:val="2133525236"/>
              <w:showingPlcHdr/>
            </w:sdtPr>
            <w:sdtContent>
              <w:p w14:paraId="0000000D" w14:textId="0B78EDC5" w:rsidR="00860220" w:rsidRDefault="00891626" w:rsidP="00A56D3D">
                <w:pPr>
                  <w:rPr>
                    <w:rFonts w:ascii="Tahoma" w:eastAsia="Tahoma" w:hAnsi="Tahoma" w:cs="Tahoma"/>
                    <w:sz w:val="16"/>
                    <w:szCs w:val="16"/>
                  </w:rPr>
                </w:pPr>
                <w:r>
                  <w:t xml:space="preserve">     </w:t>
                </w:r>
              </w:p>
            </w:sdtContent>
          </w:sdt>
          <w:sdt>
            <w:sdtPr>
              <w:tag w:val="goog_rdk_13"/>
              <w:id w:val="-1698536225"/>
              <w:showingPlcHdr/>
            </w:sdtPr>
            <w:sdtContent>
              <w:p w14:paraId="0000000E" w14:textId="149E8F4E" w:rsidR="00860220" w:rsidRDefault="00855ED4" w:rsidP="00A56D3D">
                <w:pPr>
                  <w:rPr>
                    <w:rFonts w:ascii="Tahoma" w:eastAsia="Tahoma" w:hAnsi="Tahoma" w:cs="Tahoma"/>
                    <w:sz w:val="16"/>
                    <w:szCs w:val="16"/>
                  </w:rPr>
                </w:pPr>
                <w:r>
                  <w:t xml:space="preserve">     </w:t>
                </w:r>
              </w:p>
            </w:sdtContent>
          </w:sdt>
          <w:sdt>
            <w:sdtPr>
              <w:tag w:val="goog_rdk_14"/>
              <w:id w:val="585878873"/>
              <w:showingPlcHdr/>
            </w:sdtPr>
            <w:sdtContent>
              <w:p w14:paraId="0000000F" w14:textId="59381D60" w:rsidR="00860220" w:rsidRDefault="003716F2" w:rsidP="00A56D3D">
                <w:pPr>
                  <w:rPr>
                    <w:rFonts w:ascii="Tahoma" w:eastAsia="Tahoma" w:hAnsi="Tahoma" w:cs="Tahoma"/>
                    <w:sz w:val="16"/>
                    <w:szCs w:val="16"/>
                  </w:rPr>
                </w:pPr>
                <w:r>
                  <w:t xml:space="preserve">     </w:t>
                </w:r>
              </w:p>
            </w:sdtContent>
          </w:sdt>
          <w:sdt>
            <w:sdtPr>
              <w:tag w:val="goog_rdk_15"/>
              <w:id w:val="857165099"/>
            </w:sdtPr>
            <w:sdtContent>
              <w:p w14:paraId="00000010" w14:textId="3C07046D" w:rsidR="00860220" w:rsidRPr="0089314C" w:rsidRDefault="00211805" w:rsidP="0089314C">
                <w:pPr>
                  <w:rPr>
                    <w:color w:val="FF0000"/>
                    <w:sz w:val="28"/>
                    <w:szCs w:val="28"/>
                  </w:rPr>
                </w:pPr>
                <w:r w:rsidRPr="00211805">
                  <w:rPr>
                    <w:color w:val="FF0000"/>
                    <w:sz w:val="28"/>
                    <w:szCs w:val="28"/>
                  </w:rPr>
                  <w:t xml:space="preserve">This document has been made for a normal execution of Design Synthesis Exercise. </w:t>
                </w:r>
              </w:p>
            </w:sdtContent>
          </w:sdt>
          <w:sdt>
            <w:sdtPr>
              <w:tag w:val="goog_rdk_16"/>
              <w:id w:val="-822581973"/>
            </w:sdtPr>
            <w:sdtContent>
              <w:p w14:paraId="00000011" w14:textId="77777777" w:rsidR="00860220" w:rsidRDefault="00000000" w:rsidP="00A56D3D">
                <w:pPr>
                  <w:rPr>
                    <w:rFonts w:ascii="Tahoma" w:eastAsia="Tahoma" w:hAnsi="Tahoma" w:cs="Tahoma"/>
                  </w:rPr>
                </w:pPr>
              </w:p>
            </w:sdtContent>
          </w:sdt>
        </w:tc>
      </w:tr>
    </w:tbl>
    <w:sdt>
      <w:sdtPr>
        <w:tag w:val="goog_rdk_17"/>
        <w:id w:val="-1827889381"/>
        <w:showingPlcHdr/>
      </w:sdtPr>
      <w:sdtContent>
        <w:p w14:paraId="00000012" w14:textId="01D0AC83" w:rsidR="00860220" w:rsidRDefault="00B97414" w:rsidP="00A56D3D">
          <w:pPr>
            <w:rPr>
              <w:rFonts w:ascii="Tahoma" w:eastAsia="Tahoma" w:hAnsi="Tahoma" w:cs="Tahoma"/>
            </w:rPr>
          </w:pPr>
          <w:r>
            <w:t xml:space="preserve">     </w:t>
          </w:r>
        </w:p>
      </w:sdtContent>
    </w:sdt>
    <w:sdt>
      <w:sdtPr>
        <w:tag w:val="goog_rdk_18"/>
        <w:id w:val="938109905"/>
      </w:sdtPr>
      <w:sdtContent>
        <w:p w14:paraId="00000013" w14:textId="77777777" w:rsidR="00860220" w:rsidRDefault="00000000" w:rsidP="00A56D3D">
          <w:pPr>
            <w:jc w:val="both"/>
            <w:rPr>
              <w:rFonts w:ascii="Tahoma" w:eastAsia="Tahoma" w:hAnsi="Tahoma" w:cs="Tahoma"/>
            </w:rPr>
          </w:pPr>
        </w:p>
      </w:sdtContent>
    </w:sdt>
    <w:sdt>
      <w:sdtPr>
        <w:tag w:val="goog_rdk_19"/>
        <w:id w:val="2068602925"/>
      </w:sdtPr>
      <w:sdtContent>
        <w:p w14:paraId="00000014" w14:textId="77777777" w:rsidR="00860220" w:rsidRDefault="00681D0E" w:rsidP="00A56D3D">
          <w:pPr>
            <w:keepNext/>
            <w:keepLines/>
            <w:pBdr>
              <w:top w:val="nil"/>
              <w:left w:val="nil"/>
              <w:bottom w:val="nil"/>
              <w:right w:val="nil"/>
              <w:between w:val="nil"/>
            </w:pBdr>
            <w:spacing w:before="360" w:after="360"/>
            <w:rPr>
              <w:rFonts w:ascii="Tahoma" w:eastAsia="Tahoma" w:hAnsi="Tahoma" w:cs="Tahoma"/>
              <w:b/>
              <w:color w:val="000000"/>
              <w:sz w:val="28"/>
              <w:szCs w:val="28"/>
            </w:rPr>
          </w:pPr>
          <w:r>
            <w:br w:type="page"/>
          </w:r>
          <w:r>
            <w:rPr>
              <w:rFonts w:ascii="Tahoma" w:eastAsia="Tahoma" w:hAnsi="Tahoma" w:cs="Tahoma"/>
              <w:b/>
              <w:color w:val="000000"/>
              <w:sz w:val="28"/>
              <w:szCs w:val="28"/>
            </w:rPr>
            <w:lastRenderedPageBreak/>
            <w:t>Distribution List</w:t>
          </w:r>
        </w:p>
      </w:sdtContent>
    </w:sdt>
    <w:sdt>
      <w:sdtPr>
        <w:tag w:val="goog_rdk_20"/>
        <w:id w:val="-99871020"/>
      </w:sdtPr>
      <w:sdtContent>
        <w:p w14:paraId="00000015" w14:textId="77777777" w:rsidR="00860220" w:rsidRDefault="00000000" w:rsidP="00A56D3D">
          <w:pPr>
            <w:rPr>
              <w:rFonts w:ascii="Tahoma" w:eastAsia="Tahoma" w:hAnsi="Tahoma" w:cs="Tahoma"/>
            </w:rPr>
          </w:pPr>
        </w:p>
      </w:sdtContent>
    </w:sdt>
    <w:tbl>
      <w:tblPr>
        <w:tblStyle w:val="TableGrid"/>
        <w:tblW w:w="9396" w:type="dxa"/>
        <w:tblLook w:val="04A0" w:firstRow="1" w:lastRow="0" w:firstColumn="1" w:lastColumn="0" w:noHBand="0" w:noVBand="1"/>
      </w:tblPr>
      <w:tblGrid>
        <w:gridCol w:w="2114"/>
        <w:gridCol w:w="3551"/>
        <w:gridCol w:w="3731"/>
      </w:tblGrid>
      <w:tr w:rsidR="001668BE" w14:paraId="463AD036" w14:textId="77777777" w:rsidTr="00EC020A">
        <w:tc>
          <w:tcPr>
            <w:tcW w:w="2114" w:type="dxa"/>
            <w:tcBorders>
              <w:bottom w:val="single" w:sz="4" w:space="0" w:color="auto"/>
            </w:tcBorders>
          </w:tcPr>
          <w:p w14:paraId="1712AC04" w14:textId="0A7610DA" w:rsidR="001668BE" w:rsidRDefault="004D087D" w:rsidP="00EC020A">
            <w:pPr>
              <w:rPr>
                <w:rFonts w:ascii="Tahoma" w:eastAsia="Tahoma" w:hAnsi="Tahoma" w:cs="Tahoma"/>
              </w:rPr>
            </w:pPr>
            <w:r>
              <w:rPr>
                <w:rFonts w:ascii="Tahoma" w:eastAsia="Tahoma" w:hAnsi="Tahoma" w:cs="Tahoma"/>
              </w:rPr>
              <w:t xml:space="preserve">Primary </w:t>
            </w:r>
            <w:r w:rsidR="001668BE">
              <w:rPr>
                <w:rFonts w:ascii="Tahoma" w:eastAsia="Tahoma" w:hAnsi="Tahoma" w:cs="Tahoma"/>
              </w:rPr>
              <w:t>Tutor</w:t>
            </w:r>
          </w:p>
        </w:tc>
        <w:tc>
          <w:tcPr>
            <w:tcW w:w="3551" w:type="dxa"/>
            <w:tcBorders>
              <w:bottom w:val="single" w:sz="4" w:space="0" w:color="auto"/>
            </w:tcBorders>
          </w:tcPr>
          <w:p w14:paraId="425DC9FA" w14:textId="77777777" w:rsidR="001668BE" w:rsidRDefault="001668BE" w:rsidP="00EC020A">
            <w:pPr>
              <w:rPr>
                <w:rFonts w:ascii="Tahoma" w:eastAsia="Tahoma" w:hAnsi="Tahoma" w:cs="Tahoma"/>
              </w:rPr>
            </w:pPr>
            <w:r>
              <w:rPr>
                <w:rFonts w:ascii="Tahoma" w:eastAsia="Tahoma" w:hAnsi="Tahoma" w:cs="Tahoma"/>
              </w:rPr>
              <w:t>Theodoros Michelis</w:t>
            </w:r>
          </w:p>
        </w:tc>
        <w:tc>
          <w:tcPr>
            <w:tcW w:w="3731" w:type="dxa"/>
            <w:tcBorders>
              <w:bottom w:val="single" w:sz="4" w:space="0" w:color="auto"/>
            </w:tcBorders>
          </w:tcPr>
          <w:p w14:paraId="231A6253" w14:textId="77777777" w:rsidR="001668BE" w:rsidRDefault="001668BE" w:rsidP="00EC020A">
            <w:pPr>
              <w:rPr>
                <w:rFonts w:ascii="Tahoma" w:eastAsia="Tahoma" w:hAnsi="Tahoma" w:cs="Tahoma"/>
              </w:rPr>
            </w:pPr>
            <w:hyperlink r:id="rId9" w:history="1">
              <w:r w:rsidRPr="00251019">
                <w:rPr>
                  <w:rStyle w:val="Hyperlink"/>
                  <w:rFonts w:ascii="Tahoma" w:eastAsia="Tahoma" w:hAnsi="Tahoma" w:cs="Tahoma"/>
                </w:rPr>
                <w:t>t.michelis@tudelft.nl</w:t>
              </w:r>
            </w:hyperlink>
          </w:p>
        </w:tc>
      </w:tr>
      <w:tr w:rsidR="004D087D" w14:paraId="26CDEF2C" w14:textId="77777777" w:rsidTr="00EC020A">
        <w:tc>
          <w:tcPr>
            <w:tcW w:w="2114" w:type="dxa"/>
            <w:tcBorders>
              <w:bottom w:val="single" w:sz="4" w:space="0" w:color="auto"/>
            </w:tcBorders>
          </w:tcPr>
          <w:p w14:paraId="010F3597" w14:textId="716C8920" w:rsidR="004D087D" w:rsidRDefault="004D087D" w:rsidP="00EC020A">
            <w:pPr>
              <w:rPr>
                <w:rFonts w:ascii="Tahoma" w:eastAsia="Tahoma" w:hAnsi="Tahoma" w:cs="Tahoma"/>
              </w:rPr>
            </w:pPr>
            <w:r>
              <w:rPr>
                <w:rFonts w:ascii="Tahoma" w:eastAsia="Tahoma" w:hAnsi="Tahoma" w:cs="Tahoma"/>
              </w:rPr>
              <w:t>Backup Tutor</w:t>
            </w:r>
          </w:p>
        </w:tc>
        <w:tc>
          <w:tcPr>
            <w:tcW w:w="3551" w:type="dxa"/>
            <w:tcBorders>
              <w:bottom w:val="single" w:sz="4" w:space="0" w:color="auto"/>
            </w:tcBorders>
          </w:tcPr>
          <w:p w14:paraId="3F879961" w14:textId="73ABA099" w:rsidR="004D087D" w:rsidRDefault="004D087D" w:rsidP="00EC020A">
            <w:pPr>
              <w:rPr>
                <w:rFonts w:ascii="Tahoma" w:eastAsia="Tahoma" w:hAnsi="Tahoma" w:cs="Tahoma"/>
              </w:rPr>
            </w:pPr>
            <w:r w:rsidRPr="004D087D">
              <w:rPr>
                <w:rFonts w:ascii="Tahoma" w:eastAsia="Tahoma" w:hAnsi="Tahoma" w:cs="Tahoma"/>
              </w:rPr>
              <w:t>Lourenco Tercio Lima Pereira</w:t>
            </w:r>
          </w:p>
        </w:tc>
        <w:tc>
          <w:tcPr>
            <w:tcW w:w="3731" w:type="dxa"/>
            <w:tcBorders>
              <w:bottom w:val="single" w:sz="4" w:space="0" w:color="auto"/>
            </w:tcBorders>
          </w:tcPr>
          <w:p w14:paraId="5013E891" w14:textId="515EF57B" w:rsidR="008557B7" w:rsidRPr="008557B7" w:rsidRDefault="008557B7" w:rsidP="008557B7">
            <w:hyperlink r:id="rId10" w:history="1">
              <w:r w:rsidRPr="008557B7">
                <w:rPr>
                  <w:rStyle w:val="Hyperlink"/>
                  <w:lang/>
                </w:rPr>
                <w:t>L.T.LimaPereira@tudelft.nl</w:t>
              </w:r>
            </w:hyperlink>
          </w:p>
        </w:tc>
      </w:tr>
      <w:tr w:rsidR="001668BE" w14:paraId="210589A7" w14:textId="77777777" w:rsidTr="00EC020A">
        <w:tc>
          <w:tcPr>
            <w:tcW w:w="2114" w:type="dxa"/>
            <w:tcBorders>
              <w:bottom w:val="nil"/>
            </w:tcBorders>
          </w:tcPr>
          <w:p w14:paraId="59527B16" w14:textId="77777777" w:rsidR="001668BE" w:rsidRDefault="001668BE" w:rsidP="00EC020A">
            <w:pPr>
              <w:rPr>
                <w:rFonts w:ascii="Tahoma" w:eastAsia="Tahoma" w:hAnsi="Tahoma" w:cs="Tahoma"/>
              </w:rPr>
            </w:pPr>
            <w:r>
              <w:rPr>
                <w:rFonts w:ascii="Tahoma" w:eastAsia="Tahoma" w:hAnsi="Tahoma" w:cs="Tahoma"/>
              </w:rPr>
              <w:t>Coaches</w:t>
            </w:r>
          </w:p>
        </w:tc>
        <w:tc>
          <w:tcPr>
            <w:tcW w:w="3551" w:type="dxa"/>
            <w:tcBorders>
              <w:bottom w:val="nil"/>
            </w:tcBorders>
          </w:tcPr>
          <w:p w14:paraId="4C48E22B" w14:textId="23733581" w:rsidR="001668BE" w:rsidRDefault="004D087D" w:rsidP="00EC020A">
            <w:pPr>
              <w:rPr>
                <w:rFonts w:ascii="Tahoma" w:eastAsia="Tahoma" w:hAnsi="Tahoma" w:cs="Tahoma"/>
              </w:rPr>
            </w:pPr>
            <w:r w:rsidRPr="004D087D">
              <w:rPr>
                <w:rFonts w:ascii="Tahoma" w:eastAsia="Tahoma" w:hAnsi="Tahoma" w:cs="Tahoma"/>
              </w:rPr>
              <w:t>João Pechirra de Carvalho Borrego</w:t>
            </w:r>
          </w:p>
        </w:tc>
        <w:tc>
          <w:tcPr>
            <w:tcW w:w="3731" w:type="dxa"/>
            <w:tcBorders>
              <w:bottom w:val="nil"/>
            </w:tcBorders>
          </w:tcPr>
          <w:p w14:paraId="23196A08" w14:textId="768EC8DE" w:rsidR="0076651E" w:rsidRDefault="0076651E" w:rsidP="0076651E">
            <w:pPr>
              <w:rPr>
                <w:rFonts w:ascii="Tahoma" w:eastAsia="Tahoma" w:hAnsi="Tahoma" w:cs="Tahoma"/>
              </w:rPr>
            </w:pPr>
            <w:hyperlink r:id="rId11" w:history="1">
              <w:r w:rsidRPr="008972CE">
                <w:rPr>
                  <w:rStyle w:val="Hyperlink"/>
                  <w:rFonts w:ascii="Tahoma" w:eastAsia="Tahoma" w:hAnsi="Tahoma" w:cs="Tahoma"/>
                </w:rPr>
                <w:t>J.H.Borrego@tudelft.nl</w:t>
              </w:r>
            </w:hyperlink>
          </w:p>
        </w:tc>
      </w:tr>
      <w:tr w:rsidR="001668BE" w14:paraId="2EF65C69" w14:textId="77777777" w:rsidTr="00EC020A">
        <w:tc>
          <w:tcPr>
            <w:tcW w:w="2114" w:type="dxa"/>
            <w:tcBorders>
              <w:top w:val="nil"/>
              <w:bottom w:val="single" w:sz="4" w:space="0" w:color="auto"/>
            </w:tcBorders>
          </w:tcPr>
          <w:p w14:paraId="6C7E8FDA" w14:textId="77777777" w:rsidR="001668BE" w:rsidRDefault="001668BE" w:rsidP="00EC020A">
            <w:pPr>
              <w:rPr>
                <w:rFonts w:ascii="Tahoma" w:eastAsia="Tahoma" w:hAnsi="Tahoma" w:cs="Tahoma"/>
              </w:rPr>
            </w:pPr>
          </w:p>
        </w:tc>
        <w:tc>
          <w:tcPr>
            <w:tcW w:w="3551" w:type="dxa"/>
            <w:tcBorders>
              <w:top w:val="nil"/>
              <w:bottom w:val="single" w:sz="4" w:space="0" w:color="auto"/>
            </w:tcBorders>
          </w:tcPr>
          <w:p w14:paraId="4E618346" w14:textId="125F936C" w:rsidR="001668BE" w:rsidRDefault="004D087D" w:rsidP="00EC020A">
            <w:pPr>
              <w:rPr>
                <w:rFonts w:ascii="Tahoma" w:eastAsia="Tahoma" w:hAnsi="Tahoma" w:cs="Tahoma"/>
              </w:rPr>
            </w:pPr>
            <w:r w:rsidRPr="004D087D">
              <w:rPr>
                <w:rFonts w:ascii="Tahoma" w:eastAsia="Tahoma" w:hAnsi="Tahoma" w:cs="Tahoma"/>
              </w:rPr>
              <w:t>Jaap Jorritsma</w:t>
            </w:r>
          </w:p>
        </w:tc>
        <w:tc>
          <w:tcPr>
            <w:tcW w:w="3731" w:type="dxa"/>
            <w:tcBorders>
              <w:top w:val="nil"/>
              <w:bottom w:val="single" w:sz="4" w:space="0" w:color="auto"/>
            </w:tcBorders>
          </w:tcPr>
          <w:p w14:paraId="0DF5EF9F" w14:textId="38983A3B" w:rsidR="0076651E" w:rsidRDefault="0076651E" w:rsidP="0076651E">
            <w:pPr>
              <w:rPr>
                <w:rFonts w:ascii="Tahoma" w:eastAsia="Tahoma" w:hAnsi="Tahoma" w:cs="Tahoma"/>
              </w:rPr>
            </w:pPr>
            <w:hyperlink r:id="rId12" w:history="1">
              <w:r w:rsidRPr="008972CE">
                <w:rPr>
                  <w:rStyle w:val="Hyperlink"/>
                  <w:rFonts w:ascii="Tahoma" w:eastAsia="Tahoma" w:hAnsi="Tahoma" w:cs="Tahoma"/>
                </w:rPr>
                <w:t>J.Jorritsma@tudelft.nl</w:t>
              </w:r>
            </w:hyperlink>
          </w:p>
        </w:tc>
      </w:tr>
      <w:tr w:rsidR="001668BE" w14:paraId="741AEB32" w14:textId="77777777" w:rsidTr="00EC020A">
        <w:tc>
          <w:tcPr>
            <w:tcW w:w="2114" w:type="dxa"/>
            <w:tcBorders>
              <w:top w:val="single" w:sz="4" w:space="0" w:color="auto"/>
              <w:left w:val="nil"/>
              <w:bottom w:val="single" w:sz="4" w:space="0" w:color="auto"/>
              <w:right w:val="nil"/>
            </w:tcBorders>
          </w:tcPr>
          <w:p w14:paraId="3C440415" w14:textId="77777777" w:rsidR="001668BE" w:rsidRDefault="001668BE" w:rsidP="00EC020A">
            <w:pPr>
              <w:rPr>
                <w:rFonts w:ascii="Tahoma" w:eastAsia="Tahoma" w:hAnsi="Tahoma" w:cs="Tahoma"/>
              </w:rPr>
            </w:pPr>
          </w:p>
        </w:tc>
        <w:tc>
          <w:tcPr>
            <w:tcW w:w="3551" w:type="dxa"/>
            <w:tcBorders>
              <w:top w:val="single" w:sz="4" w:space="0" w:color="auto"/>
              <w:left w:val="nil"/>
              <w:bottom w:val="single" w:sz="4" w:space="0" w:color="auto"/>
              <w:right w:val="nil"/>
            </w:tcBorders>
          </w:tcPr>
          <w:p w14:paraId="185D6E9A" w14:textId="77777777" w:rsidR="001668BE" w:rsidRDefault="001668BE" w:rsidP="00EC020A">
            <w:pPr>
              <w:rPr>
                <w:rFonts w:ascii="Tahoma" w:eastAsia="Tahoma" w:hAnsi="Tahoma" w:cs="Tahoma"/>
              </w:rPr>
            </w:pPr>
          </w:p>
        </w:tc>
        <w:tc>
          <w:tcPr>
            <w:tcW w:w="3731" w:type="dxa"/>
            <w:tcBorders>
              <w:top w:val="single" w:sz="4" w:space="0" w:color="auto"/>
              <w:left w:val="nil"/>
              <w:bottom w:val="single" w:sz="4" w:space="0" w:color="auto"/>
              <w:right w:val="nil"/>
            </w:tcBorders>
          </w:tcPr>
          <w:p w14:paraId="5368BCAC" w14:textId="77777777" w:rsidR="001668BE" w:rsidRDefault="001668BE" w:rsidP="00EC020A">
            <w:pPr>
              <w:rPr>
                <w:rFonts w:ascii="Tahoma" w:eastAsia="Tahoma" w:hAnsi="Tahoma" w:cs="Tahoma"/>
              </w:rPr>
            </w:pPr>
          </w:p>
        </w:tc>
      </w:tr>
      <w:tr w:rsidR="001668BE" w14:paraId="461E6ED1" w14:textId="77777777" w:rsidTr="00EC020A">
        <w:tc>
          <w:tcPr>
            <w:tcW w:w="2114" w:type="dxa"/>
            <w:tcBorders>
              <w:bottom w:val="nil"/>
            </w:tcBorders>
          </w:tcPr>
          <w:p w14:paraId="47BDDFC4" w14:textId="77777777" w:rsidR="001668BE" w:rsidRDefault="001668BE" w:rsidP="00EC020A">
            <w:pPr>
              <w:rPr>
                <w:rFonts w:ascii="Tahoma" w:eastAsia="Tahoma" w:hAnsi="Tahoma" w:cs="Tahoma"/>
              </w:rPr>
            </w:pPr>
            <w:r>
              <w:rPr>
                <w:rFonts w:ascii="Tahoma" w:eastAsia="Tahoma" w:hAnsi="Tahoma" w:cs="Tahoma"/>
              </w:rPr>
              <w:t>The awesome Team</w:t>
            </w:r>
          </w:p>
        </w:tc>
        <w:tc>
          <w:tcPr>
            <w:tcW w:w="3551" w:type="dxa"/>
            <w:tcBorders>
              <w:bottom w:val="nil"/>
              <w:right w:val="nil"/>
            </w:tcBorders>
          </w:tcPr>
          <w:p w14:paraId="5A3E2CC1" w14:textId="0E5E757C" w:rsidR="001668BE" w:rsidRDefault="000220FD" w:rsidP="00EC020A">
            <w:pPr>
              <w:rPr>
                <w:rFonts w:ascii="Tahoma" w:eastAsia="Tahoma" w:hAnsi="Tahoma" w:cs="Tahoma"/>
              </w:rPr>
            </w:pPr>
            <w:r w:rsidRPr="000220FD">
              <w:rPr>
                <w:rFonts w:ascii="Tahoma" w:eastAsia="Tahoma" w:hAnsi="Tahoma" w:cs="Tahoma"/>
              </w:rPr>
              <w:t>Daris</w:t>
            </w:r>
            <w:r>
              <w:rPr>
                <w:rFonts w:ascii="Tahoma" w:eastAsia="Tahoma" w:hAnsi="Tahoma" w:cs="Tahoma"/>
              </w:rPr>
              <w:t xml:space="preserve"> </w:t>
            </w:r>
            <w:r w:rsidRPr="000220FD">
              <w:rPr>
                <w:rFonts w:ascii="Tahoma" w:eastAsia="Tahoma" w:hAnsi="Tahoma" w:cs="Tahoma"/>
              </w:rPr>
              <w:t>Berzinš</w:t>
            </w:r>
          </w:p>
        </w:tc>
        <w:tc>
          <w:tcPr>
            <w:tcW w:w="3731" w:type="dxa"/>
            <w:tcBorders>
              <w:left w:val="nil"/>
              <w:bottom w:val="nil"/>
            </w:tcBorders>
          </w:tcPr>
          <w:p w14:paraId="1E47DE0E" w14:textId="21E8E839" w:rsidR="008557B7" w:rsidRDefault="008557B7" w:rsidP="008557B7">
            <w:pPr>
              <w:rPr>
                <w:rFonts w:ascii="Tahoma" w:eastAsia="Tahoma" w:hAnsi="Tahoma" w:cs="Tahoma"/>
              </w:rPr>
            </w:pPr>
            <w:hyperlink r:id="rId13" w:history="1">
              <w:r w:rsidRPr="008972CE">
                <w:rPr>
                  <w:rStyle w:val="Hyperlink"/>
                  <w:rFonts w:ascii="Tahoma" w:eastAsia="Tahoma" w:hAnsi="Tahoma" w:cs="Tahoma"/>
                </w:rPr>
                <w:t>D.K.Berzins@student.tudelft.nl</w:t>
              </w:r>
            </w:hyperlink>
          </w:p>
        </w:tc>
      </w:tr>
      <w:tr w:rsidR="001668BE" w14:paraId="6DDDB5CF" w14:textId="77777777" w:rsidTr="00EC020A">
        <w:tc>
          <w:tcPr>
            <w:tcW w:w="2114" w:type="dxa"/>
            <w:tcBorders>
              <w:top w:val="nil"/>
              <w:bottom w:val="nil"/>
            </w:tcBorders>
          </w:tcPr>
          <w:p w14:paraId="188E1674" w14:textId="77777777" w:rsidR="001668BE" w:rsidRDefault="001668BE" w:rsidP="00EC020A">
            <w:pPr>
              <w:rPr>
                <w:rFonts w:ascii="Tahoma" w:eastAsia="Tahoma" w:hAnsi="Tahoma" w:cs="Tahoma"/>
              </w:rPr>
            </w:pPr>
          </w:p>
        </w:tc>
        <w:tc>
          <w:tcPr>
            <w:tcW w:w="3551" w:type="dxa"/>
            <w:tcBorders>
              <w:top w:val="nil"/>
              <w:bottom w:val="nil"/>
              <w:right w:val="nil"/>
            </w:tcBorders>
          </w:tcPr>
          <w:p w14:paraId="1E002168" w14:textId="5093FFDF" w:rsidR="001668BE" w:rsidRDefault="000220FD" w:rsidP="00EC020A">
            <w:pPr>
              <w:rPr>
                <w:rFonts w:ascii="Tahoma" w:eastAsia="Tahoma" w:hAnsi="Tahoma" w:cs="Tahoma"/>
              </w:rPr>
            </w:pPr>
            <w:r w:rsidRPr="000220FD">
              <w:rPr>
                <w:rFonts w:ascii="Tahoma" w:eastAsia="Tahoma" w:hAnsi="Tahoma" w:cs="Tahoma"/>
              </w:rPr>
              <w:t>Piotr</w:t>
            </w:r>
            <w:r>
              <w:rPr>
                <w:rFonts w:ascii="Tahoma" w:eastAsia="Tahoma" w:hAnsi="Tahoma" w:cs="Tahoma"/>
              </w:rPr>
              <w:t xml:space="preserve"> Blanchard</w:t>
            </w:r>
          </w:p>
        </w:tc>
        <w:tc>
          <w:tcPr>
            <w:tcW w:w="3731" w:type="dxa"/>
            <w:tcBorders>
              <w:top w:val="nil"/>
              <w:left w:val="nil"/>
              <w:bottom w:val="nil"/>
            </w:tcBorders>
          </w:tcPr>
          <w:p w14:paraId="060E4E47" w14:textId="636FC809" w:rsidR="008557B7" w:rsidRPr="00DA64D0" w:rsidRDefault="008557B7" w:rsidP="008557B7">
            <w:pPr>
              <w:rPr>
                <w:rFonts w:ascii="Calibri" w:hAnsi="Calibri" w:cs="Calibri"/>
                <w:color w:val="000000"/>
                <w:sz w:val="22"/>
                <w:szCs w:val="22"/>
              </w:rPr>
            </w:pPr>
            <w:hyperlink r:id="rId14" w:history="1">
              <w:r w:rsidRPr="008972CE">
                <w:rPr>
                  <w:rStyle w:val="Hyperlink"/>
                  <w:rFonts w:ascii="Calibri" w:hAnsi="Calibri" w:cs="Calibri"/>
                  <w:sz w:val="22"/>
                  <w:szCs w:val="22"/>
                </w:rPr>
                <w:t>P.J.S.Blanchard@student.tudelft.nl</w:t>
              </w:r>
            </w:hyperlink>
          </w:p>
        </w:tc>
      </w:tr>
      <w:tr w:rsidR="001668BE" w14:paraId="39C84F0B" w14:textId="77777777" w:rsidTr="00EC020A">
        <w:tc>
          <w:tcPr>
            <w:tcW w:w="2114" w:type="dxa"/>
            <w:tcBorders>
              <w:top w:val="nil"/>
              <w:bottom w:val="nil"/>
            </w:tcBorders>
          </w:tcPr>
          <w:p w14:paraId="6D94B2FE" w14:textId="77777777" w:rsidR="001668BE" w:rsidRDefault="001668BE" w:rsidP="00EC020A">
            <w:pPr>
              <w:rPr>
                <w:rFonts w:ascii="Tahoma" w:eastAsia="Tahoma" w:hAnsi="Tahoma" w:cs="Tahoma"/>
              </w:rPr>
            </w:pPr>
          </w:p>
        </w:tc>
        <w:tc>
          <w:tcPr>
            <w:tcW w:w="3551" w:type="dxa"/>
            <w:tcBorders>
              <w:top w:val="nil"/>
              <w:bottom w:val="nil"/>
              <w:right w:val="nil"/>
            </w:tcBorders>
          </w:tcPr>
          <w:p w14:paraId="7CA3B095" w14:textId="0C04E6EF" w:rsidR="001668BE" w:rsidRDefault="000220FD" w:rsidP="00EC020A">
            <w:pPr>
              <w:rPr>
                <w:rFonts w:ascii="Tahoma" w:eastAsia="Tahoma" w:hAnsi="Tahoma" w:cs="Tahoma"/>
              </w:rPr>
            </w:pPr>
            <w:r>
              <w:rPr>
                <w:rFonts w:ascii="Tahoma" w:eastAsia="Tahoma" w:hAnsi="Tahoma" w:cs="Tahoma"/>
              </w:rPr>
              <w:t>Alex Dontu</w:t>
            </w:r>
          </w:p>
        </w:tc>
        <w:tc>
          <w:tcPr>
            <w:tcW w:w="3731" w:type="dxa"/>
            <w:tcBorders>
              <w:top w:val="nil"/>
              <w:left w:val="nil"/>
              <w:bottom w:val="nil"/>
            </w:tcBorders>
          </w:tcPr>
          <w:p w14:paraId="2EBA3D24" w14:textId="5B83BDC1" w:rsidR="008557B7" w:rsidRPr="00B24FA0" w:rsidRDefault="008557B7" w:rsidP="008557B7">
            <w:pPr>
              <w:rPr>
                <w:rFonts w:ascii="Calibri" w:hAnsi="Calibri" w:cs="Calibri"/>
                <w:color w:val="000000"/>
                <w:sz w:val="22"/>
                <w:szCs w:val="22"/>
              </w:rPr>
            </w:pPr>
            <w:hyperlink r:id="rId15" w:history="1">
              <w:r w:rsidRPr="008972CE">
                <w:rPr>
                  <w:rStyle w:val="Hyperlink"/>
                  <w:rFonts w:ascii="Calibri" w:hAnsi="Calibri" w:cs="Calibri"/>
                  <w:sz w:val="22"/>
                  <w:szCs w:val="22"/>
                </w:rPr>
                <w:t>A.Dontu@student.tudelft.nl</w:t>
              </w:r>
            </w:hyperlink>
          </w:p>
        </w:tc>
      </w:tr>
      <w:tr w:rsidR="001668BE" w14:paraId="5109640C" w14:textId="77777777" w:rsidTr="00EC020A">
        <w:tc>
          <w:tcPr>
            <w:tcW w:w="2114" w:type="dxa"/>
            <w:tcBorders>
              <w:top w:val="nil"/>
              <w:bottom w:val="nil"/>
            </w:tcBorders>
          </w:tcPr>
          <w:p w14:paraId="548D1EFA" w14:textId="77777777" w:rsidR="001668BE" w:rsidRDefault="001668BE" w:rsidP="00EC020A">
            <w:pPr>
              <w:rPr>
                <w:rFonts w:ascii="Tahoma" w:eastAsia="Tahoma" w:hAnsi="Tahoma" w:cs="Tahoma"/>
              </w:rPr>
            </w:pPr>
          </w:p>
        </w:tc>
        <w:tc>
          <w:tcPr>
            <w:tcW w:w="3551" w:type="dxa"/>
            <w:tcBorders>
              <w:top w:val="nil"/>
              <w:bottom w:val="nil"/>
              <w:right w:val="nil"/>
            </w:tcBorders>
          </w:tcPr>
          <w:p w14:paraId="44EA4FAF" w14:textId="5032B7FF" w:rsidR="001668BE" w:rsidRDefault="000220FD" w:rsidP="00EC020A">
            <w:pPr>
              <w:rPr>
                <w:rFonts w:ascii="Tahoma" w:eastAsia="Tahoma" w:hAnsi="Tahoma" w:cs="Tahoma"/>
              </w:rPr>
            </w:pPr>
            <w:r>
              <w:rPr>
                <w:rFonts w:ascii="Tahoma" w:eastAsia="Tahoma" w:hAnsi="Tahoma" w:cs="Tahoma"/>
              </w:rPr>
              <w:t xml:space="preserve">Marc </w:t>
            </w:r>
            <w:r w:rsidRPr="000220FD">
              <w:rPr>
                <w:rFonts w:ascii="Tahoma" w:eastAsia="Tahoma" w:hAnsi="Tahoma" w:cs="Tahoma"/>
              </w:rPr>
              <w:t>Küster</w:t>
            </w:r>
          </w:p>
        </w:tc>
        <w:tc>
          <w:tcPr>
            <w:tcW w:w="3731" w:type="dxa"/>
            <w:tcBorders>
              <w:top w:val="nil"/>
              <w:left w:val="nil"/>
              <w:bottom w:val="nil"/>
            </w:tcBorders>
          </w:tcPr>
          <w:p w14:paraId="6BFFD7DF" w14:textId="7274A914" w:rsidR="008557B7" w:rsidRPr="00B24FA0" w:rsidRDefault="008557B7" w:rsidP="008557B7">
            <w:pPr>
              <w:rPr>
                <w:rFonts w:ascii="Calibri" w:hAnsi="Calibri" w:cs="Calibri"/>
                <w:color w:val="000000"/>
                <w:sz w:val="22"/>
                <w:szCs w:val="22"/>
              </w:rPr>
            </w:pPr>
            <w:hyperlink r:id="rId16" w:history="1">
              <w:r w:rsidRPr="008972CE">
                <w:rPr>
                  <w:rStyle w:val="Hyperlink"/>
                  <w:rFonts w:ascii="Calibri" w:hAnsi="Calibri" w:cs="Calibri"/>
                  <w:sz w:val="22"/>
                  <w:szCs w:val="22"/>
                </w:rPr>
                <w:t>M.A.Kuster@student.tudelft.nl</w:t>
              </w:r>
            </w:hyperlink>
          </w:p>
        </w:tc>
      </w:tr>
      <w:tr w:rsidR="000220FD" w14:paraId="5D4D7248" w14:textId="77777777" w:rsidTr="00ED687B">
        <w:tc>
          <w:tcPr>
            <w:tcW w:w="2114" w:type="dxa"/>
            <w:tcBorders>
              <w:top w:val="nil"/>
              <w:bottom w:val="nil"/>
            </w:tcBorders>
          </w:tcPr>
          <w:p w14:paraId="704FF8B2" w14:textId="77777777" w:rsidR="000220FD" w:rsidRDefault="000220FD" w:rsidP="000220FD">
            <w:pPr>
              <w:rPr>
                <w:rFonts w:ascii="Tahoma" w:eastAsia="Tahoma" w:hAnsi="Tahoma" w:cs="Tahoma"/>
              </w:rPr>
            </w:pPr>
          </w:p>
        </w:tc>
        <w:tc>
          <w:tcPr>
            <w:tcW w:w="3551" w:type="dxa"/>
            <w:tcBorders>
              <w:top w:val="nil"/>
              <w:bottom w:val="nil"/>
              <w:right w:val="nil"/>
            </w:tcBorders>
          </w:tcPr>
          <w:p w14:paraId="4704CAC9" w14:textId="04BEB400" w:rsidR="000220FD" w:rsidRDefault="000220FD" w:rsidP="000220FD">
            <w:pPr>
              <w:rPr>
                <w:rFonts w:ascii="Tahoma" w:eastAsia="Tahoma" w:hAnsi="Tahoma" w:cs="Tahoma"/>
              </w:rPr>
            </w:pPr>
            <w:r w:rsidRPr="000220FD">
              <w:rPr>
                <w:rFonts w:ascii="Tahoma" w:eastAsia="Tahoma" w:hAnsi="Tahoma" w:cs="Tahoma"/>
              </w:rPr>
              <w:t>Alexandru</w:t>
            </w:r>
            <w:r>
              <w:rPr>
                <w:rFonts w:ascii="Tahoma" w:eastAsia="Tahoma" w:hAnsi="Tahoma" w:cs="Tahoma"/>
              </w:rPr>
              <w:t xml:space="preserve"> </w:t>
            </w:r>
            <w:r w:rsidRPr="000220FD">
              <w:rPr>
                <w:rFonts w:ascii="Tahoma" w:eastAsia="Tahoma" w:hAnsi="Tahoma" w:cs="Tahoma"/>
              </w:rPr>
              <w:t>Minculescu</w:t>
            </w:r>
          </w:p>
        </w:tc>
        <w:tc>
          <w:tcPr>
            <w:tcW w:w="3731" w:type="dxa"/>
            <w:tcBorders>
              <w:top w:val="nil"/>
              <w:left w:val="nil"/>
              <w:bottom w:val="nil"/>
            </w:tcBorders>
            <w:vAlign w:val="bottom"/>
          </w:tcPr>
          <w:p w14:paraId="1DE46041" w14:textId="5462B75D" w:rsidR="008557B7" w:rsidRDefault="008557B7" w:rsidP="008557B7">
            <w:pPr>
              <w:rPr>
                <w:rFonts w:ascii="Calibri" w:hAnsi="Calibri" w:cs="Calibri"/>
                <w:color w:val="000000"/>
                <w:sz w:val="22"/>
                <w:szCs w:val="22"/>
              </w:rPr>
            </w:pPr>
            <w:hyperlink r:id="rId17" w:history="1">
              <w:r w:rsidRPr="008972CE">
                <w:rPr>
                  <w:rStyle w:val="Hyperlink"/>
                  <w:rFonts w:ascii="Aptos Narrow" w:hAnsi="Aptos Narrow"/>
                  <w:sz w:val="22"/>
                  <w:szCs w:val="22"/>
                </w:rPr>
                <w:t>A.T.Minculescu@student.tudelft.nl</w:t>
              </w:r>
            </w:hyperlink>
          </w:p>
        </w:tc>
      </w:tr>
      <w:tr w:rsidR="000220FD" w14:paraId="36C87404" w14:textId="77777777" w:rsidTr="00375CD1">
        <w:tc>
          <w:tcPr>
            <w:tcW w:w="2114" w:type="dxa"/>
            <w:tcBorders>
              <w:top w:val="nil"/>
              <w:bottom w:val="nil"/>
            </w:tcBorders>
          </w:tcPr>
          <w:p w14:paraId="7F2617BB" w14:textId="77777777" w:rsidR="000220FD" w:rsidRDefault="000220FD" w:rsidP="000220FD">
            <w:pPr>
              <w:rPr>
                <w:rFonts w:ascii="Tahoma" w:eastAsia="Tahoma" w:hAnsi="Tahoma" w:cs="Tahoma"/>
              </w:rPr>
            </w:pPr>
          </w:p>
        </w:tc>
        <w:tc>
          <w:tcPr>
            <w:tcW w:w="3551" w:type="dxa"/>
            <w:tcBorders>
              <w:top w:val="nil"/>
              <w:bottom w:val="nil"/>
              <w:right w:val="nil"/>
            </w:tcBorders>
            <w:vAlign w:val="bottom"/>
          </w:tcPr>
          <w:p w14:paraId="7369707E" w14:textId="0A6A604C" w:rsidR="000220FD" w:rsidRDefault="000220FD" w:rsidP="000220FD">
            <w:pPr>
              <w:rPr>
                <w:rFonts w:ascii="Tahoma" w:eastAsia="Tahoma" w:hAnsi="Tahoma" w:cs="Tahoma"/>
              </w:rPr>
            </w:pPr>
            <w:r>
              <w:rPr>
                <w:rFonts w:ascii="Aptos Narrow" w:hAnsi="Aptos Narrow"/>
                <w:color w:val="000000"/>
                <w:sz w:val="22"/>
                <w:szCs w:val="22"/>
              </w:rPr>
              <w:t xml:space="preserve">Andrei </w:t>
            </w:r>
            <w:proofErr w:type="spellStart"/>
            <w:r w:rsidRPr="000220FD">
              <w:rPr>
                <w:rFonts w:ascii="Aptos Narrow" w:hAnsi="Aptos Narrow"/>
                <w:color w:val="000000"/>
                <w:sz w:val="22"/>
                <w:szCs w:val="22"/>
              </w:rPr>
              <w:t>Potfalean</w:t>
            </w:r>
            <w:proofErr w:type="spellEnd"/>
          </w:p>
        </w:tc>
        <w:tc>
          <w:tcPr>
            <w:tcW w:w="3731" w:type="dxa"/>
            <w:tcBorders>
              <w:top w:val="nil"/>
              <w:left w:val="nil"/>
              <w:bottom w:val="nil"/>
            </w:tcBorders>
            <w:vAlign w:val="bottom"/>
          </w:tcPr>
          <w:p w14:paraId="2F0D92E0" w14:textId="29496894" w:rsidR="008557B7" w:rsidRDefault="008557B7" w:rsidP="008557B7">
            <w:pPr>
              <w:rPr>
                <w:rFonts w:ascii="Calibri" w:hAnsi="Calibri" w:cs="Calibri"/>
                <w:color w:val="000000"/>
                <w:sz w:val="22"/>
                <w:szCs w:val="22"/>
              </w:rPr>
            </w:pPr>
            <w:hyperlink r:id="rId18" w:history="1">
              <w:r w:rsidRPr="008972CE">
                <w:rPr>
                  <w:rStyle w:val="Hyperlink"/>
                  <w:rFonts w:ascii="Aptos Narrow" w:hAnsi="Aptos Narrow"/>
                  <w:sz w:val="22"/>
                  <w:szCs w:val="22"/>
                </w:rPr>
                <w:t>A.Potfalean-1@student.tudelft.nl</w:t>
              </w:r>
            </w:hyperlink>
          </w:p>
        </w:tc>
      </w:tr>
      <w:tr w:rsidR="000220FD" w14:paraId="0177ABB3" w14:textId="77777777" w:rsidTr="00375CD1">
        <w:tc>
          <w:tcPr>
            <w:tcW w:w="2114" w:type="dxa"/>
            <w:tcBorders>
              <w:top w:val="nil"/>
              <w:bottom w:val="nil"/>
            </w:tcBorders>
          </w:tcPr>
          <w:p w14:paraId="431792B9" w14:textId="77777777" w:rsidR="000220FD" w:rsidRDefault="000220FD" w:rsidP="000220FD">
            <w:pPr>
              <w:rPr>
                <w:rFonts w:ascii="Tahoma" w:eastAsia="Tahoma" w:hAnsi="Tahoma" w:cs="Tahoma"/>
              </w:rPr>
            </w:pPr>
          </w:p>
        </w:tc>
        <w:tc>
          <w:tcPr>
            <w:tcW w:w="3551" w:type="dxa"/>
            <w:tcBorders>
              <w:top w:val="nil"/>
              <w:bottom w:val="nil"/>
              <w:right w:val="nil"/>
            </w:tcBorders>
            <w:vAlign w:val="bottom"/>
          </w:tcPr>
          <w:p w14:paraId="7A6491CE" w14:textId="1356DEAF" w:rsidR="000220FD" w:rsidRDefault="000220FD" w:rsidP="000220FD">
            <w:pPr>
              <w:rPr>
                <w:rFonts w:ascii="Tahoma" w:eastAsia="Tahoma" w:hAnsi="Tahoma" w:cs="Tahoma"/>
              </w:rPr>
            </w:pPr>
            <w:r>
              <w:rPr>
                <w:rFonts w:ascii="Aptos Narrow" w:hAnsi="Aptos Narrow"/>
                <w:color w:val="000000"/>
                <w:sz w:val="22"/>
                <w:szCs w:val="22"/>
              </w:rPr>
              <w:t xml:space="preserve">Frederic </w:t>
            </w:r>
            <w:r w:rsidRPr="000220FD">
              <w:rPr>
                <w:rFonts w:ascii="Aptos Narrow" w:hAnsi="Aptos Narrow"/>
                <w:color w:val="000000"/>
                <w:sz w:val="22"/>
                <w:szCs w:val="22"/>
              </w:rPr>
              <w:t>Rahlfs</w:t>
            </w:r>
          </w:p>
        </w:tc>
        <w:tc>
          <w:tcPr>
            <w:tcW w:w="3731" w:type="dxa"/>
            <w:tcBorders>
              <w:top w:val="nil"/>
              <w:left w:val="nil"/>
              <w:bottom w:val="nil"/>
            </w:tcBorders>
            <w:vAlign w:val="bottom"/>
          </w:tcPr>
          <w:p w14:paraId="7F3A7A6D" w14:textId="395D691C" w:rsidR="008557B7" w:rsidRDefault="008557B7" w:rsidP="008557B7">
            <w:pPr>
              <w:rPr>
                <w:rFonts w:ascii="Calibri" w:hAnsi="Calibri" w:cs="Calibri"/>
                <w:color w:val="000000"/>
                <w:sz w:val="22"/>
                <w:szCs w:val="22"/>
              </w:rPr>
            </w:pPr>
            <w:hyperlink r:id="rId19" w:history="1">
              <w:r w:rsidRPr="008972CE">
                <w:rPr>
                  <w:rStyle w:val="Hyperlink"/>
                  <w:rFonts w:ascii="Aptos Narrow" w:hAnsi="Aptos Narrow"/>
                  <w:sz w:val="22"/>
                  <w:szCs w:val="22"/>
                </w:rPr>
                <w:t>F.M.Rahlfs@student.tudelft.nl</w:t>
              </w:r>
            </w:hyperlink>
          </w:p>
        </w:tc>
      </w:tr>
      <w:tr w:rsidR="000220FD" w14:paraId="6D57A3D0" w14:textId="77777777" w:rsidTr="00375CD1">
        <w:tc>
          <w:tcPr>
            <w:tcW w:w="2114" w:type="dxa"/>
            <w:tcBorders>
              <w:top w:val="nil"/>
              <w:bottom w:val="nil"/>
            </w:tcBorders>
          </w:tcPr>
          <w:p w14:paraId="6702AE7E" w14:textId="77777777" w:rsidR="000220FD" w:rsidRDefault="000220FD" w:rsidP="000220FD">
            <w:pPr>
              <w:rPr>
                <w:rFonts w:ascii="Tahoma" w:eastAsia="Tahoma" w:hAnsi="Tahoma" w:cs="Tahoma"/>
              </w:rPr>
            </w:pPr>
          </w:p>
        </w:tc>
        <w:tc>
          <w:tcPr>
            <w:tcW w:w="3551" w:type="dxa"/>
            <w:tcBorders>
              <w:top w:val="nil"/>
              <w:bottom w:val="nil"/>
              <w:right w:val="nil"/>
            </w:tcBorders>
            <w:vAlign w:val="bottom"/>
          </w:tcPr>
          <w:p w14:paraId="6CED0804" w14:textId="2853F924" w:rsidR="000220FD" w:rsidRDefault="000220FD" w:rsidP="000220FD">
            <w:pPr>
              <w:rPr>
                <w:rFonts w:ascii="Tahoma" w:eastAsia="Tahoma" w:hAnsi="Tahoma" w:cs="Tahoma"/>
              </w:rPr>
            </w:pPr>
            <w:r>
              <w:rPr>
                <w:rFonts w:ascii="Aptos Narrow" w:hAnsi="Aptos Narrow"/>
                <w:color w:val="000000"/>
                <w:sz w:val="22"/>
                <w:szCs w:val="22"/>
              </w:rPr>
              <w:t xml:space="preserve">Andrei </w:t>
            </w:r>
            <w:r w:rsidRPr="000220FD">
              <w:rPr>
                <w:rFonts w:ascii="Aptos Narrow" w:hAnsi="Aptos Narrow"/>
                <w:color w:val="000000"/>
                <w:sz w:val="22"/>
                <w:szCs w:val="22"/>
              </w:rPr>
              <w:t>Tabara</w:t>
            </w:r>
          </w:p>
        </w:tc>
        <w:tc>
          <w:tcPr>
            <w:tcW w:w="3731" w:type="dxa"/>
            <w:tcBorders>
              <w:top w:val="nil"/>
              <w:left w:val="nil"/>
              <w:bottom w:val="nil"/>
            </w:tcBorders>
            <w:vAlign w:val="bottom"/>
          </w:tcPr>
          <w:p w14:paraId="5C596A80" w14:textId="03550831" w:rsidR="008557B7" w:rsidRDefault="008557B7" w:rsidP="008557B7">
            <w:pPr>
              <w:rPr>
                <w:rFonts w:ascii="Calibri" w:hAnsi="Calibri" w:cs="Calibri"/>
                <w:color w:val="000000"/>
                <w:sz w:val="22"/>
                <w:szCs w:val="22"/>
              </w:rPr>
            </w:pPr>
            <w:hyperlink r:id="rId20" w:history="1">
              <w:r w:rsidRPr="008972CE">
                <w:rPr>
                  <w:rStyle w:val="Hyperlink"/>
                  <w:rFonts w:ascii="Aptos Narrow" w:hAnsi="Aptos Narrow"/>
                  <w:sz w:val="22"/>
                  <w:szCs w:val="22"/>
                </w:rPr>
                <w:t>A.C.Tabara@student.tudelft.nl</w:t>
              </w:r>
            </w:hyperlink>
          </w:p>
        </w:tc>
      </w:tr>
      <w:tr w:rsidR="000220FD" w14:paraId="66001DF7" w14:textId="77777777" w:rsidTr="00375CD1">
        <w:tc>
          <w:tcPr>
            <w:tcW w:w="2114" w:type="dxa"/>
            <w:tcBorders>
              <w:top w:val="nil"/>
              <w:bottom w:val="nil"/>
            </w:tcBorders>
          </w:tcPr>
          <w:p w14:paraId="5634514E" w14:textId="77777777" w:rsidR="000220FD" w:rsidRDefault="000220FD" w:rsidP="000220FD">
            <w:pPr>
              <w:rPr>
                <w:rFonts w:ascii="Tahoma" w:eastAsia="Tahoma" w:hAnsi="Tahoma" w:cs="Tahoma"/>
              </w:rPr>
            </w:pPr>
          </w:p>
        </w:tc>
        <w:tc>
          <w:tcPr>
            <w:tcW w:w="3551" w:type="dxa"/>
            <w:tcBorders>
              <w:top w:val="nil"/>
              <w:bottom w:val="nil"/>
              <w:right w:val="nil"/>
            </w:tcBorders>
            <w:vAlign w:val="bottom"/>
          </w:tcPr>
          <w:p w14:paraId="30200929" w14:textId="6CA03116" w:rsidR="000220FD" w:rsidRDefault="000220FD" w:rsidP="000220FD">
            <w:pPr>
              <w:rPr>
                <w:rFonts w:ascii="Tahoma" w:eastAsia="Tahoma" w:hAnsi="Tahoma" w:cs="Tahoma"/>
              </w:rPr>
            </w:pPr>
            <w:r>
              <w:rPr>
                <w:rFonts w:ascii="Aptos Narrow" w:hAnsi="Aptos Narrow"/>
                <w:color w:val="000000"/>
                <w:sz w:val="22"/>
                <w:szCs w:val="22"/>
              </w:rPr>
              <w:t xml:space="preserve">Jan </w:t>
            </w:r>
            <w:r w:rsidRPr="000220FD">
              <w:rPr>
                <w:rFonts w:ascii="Aptos Narrow" w:hAnsi="Aptos Narrow"/>
                <w:color w:val="000000"/>
                <w:sz w:val="22"/>
                <w:szCs w:val="22"/>
              </w:rPr>
              <w:t>Wanatowicz</w:t>
            </w:r>
          </w:p>
        </w:tc>
        <w:tc>
          <w:tcPr>
            <w:tcW w:w="3731" w:type="dxa"/>
            <w:tcBorders>
              <w:top w:val="nil"/>
              <w:left w:val="nil"/>
              <w:bottom w:val="nil"/>
            </w:tcBorders>
            <w:vAlign w:val="bottom"/>
          </w:tcPr>
          <w:p w14:paraId="580C2BFB" w14:textId="6D37A427" w:rsidR="008557B7" w:rsidRDefault="008557B7" w:rsidP="008557B7">
            <w:pPr>
              <w:rPr>
                <w:rFonts w:ascii="Calibri" w:hAnsi="Calibri" w:cs="Calibri"/>
                <w:color w:val="000000"/>
                <w:sz w:val="22"/>
                <w:szCs w:val="22"/>
              </w:rPr>
            </w:pPr>
            <w:hyperlink r:id="rId21" w:history="1">
              <w:r w:rsidRPr="008972CE">
                <w:rPr>
                  <w:rStyle w:val="Hyperlink"/>
                  <w:rFonts w:ascii="Aptos Narrow" w:hAnsi="Aptos Narrow"/>
                  <w:sz w:val="22"/>
                  <w:szCs w:val="22"/>
                </w:rPr>
                <w:t>J.A.Wanatowicz@student.tudelft.nl</w:t>
              </w:r>
            </w:hyperlink>
          </w:p>
        </w:tc>
      </w:tr>
      <w:tr w:rsidR="000220FD" w14:paraId="019BE0B7" w14:textId="77777777" w:rsidTr="00375CD1">
        <w:tc>
          <w:tcPr>
            <w:tcW w:w="2114" w:type="dxa"/>
            <w:tcBorders>
              <w:top w:val="nil"/>
            </w:tcBorders>
          </w:tcPr>
          <w:p w14:paraId="2D8A6825" w14:textId="77777777" w:rsidR="000220FD" w:rsidRDefault="000220FD" w:rsidP="000220FD">
            <w:pPr>
              <w:rPr>
                <w:rFonts w:ascii="Tahoma" w:eastAsia="Tahoma" w:hAnsi="Tahoma" w:cs="Tahoma"/>
              </w:rPr>
            </w:pPr>
          </w:p>
        </w:tc>
        <w:tc>
          <w:tcPr>
            <w:tcW w:w="3551" w:type="dxa"/>
            <w:tcBorders>
              <w:top w:val="nil"/>
              <w:right w:val="nil"/>
            </w:tcBorders>
            <w:vAlign w:val="bottom"/>
          </w:tcPr>
          <w:p w14:paraId="31CA1DFF" w14:textId="5984B88F" w:rsidR="000220FD" w:rsidRDefault="000220FD" w:rsidP="000220FD">
            <w:pPr>
              <w:rPr>
                <w:rFonts w:ascii="Tahoma" w:eastAsia="Tahoma" w:hAnsi="Tahoma" w:cs="Tahoma"/>
              </w:rPr>
            </w:pPr>
            <w:r>
              <w:rPr>
                <w:rFonts w:ascii="Aptos Narrow" w:hAnsi="Aptos Narrow"/>
                <w:color w:val="000000"/>
                <w:sz w:val="22"/>
                <w:szCs w:val="22"/>
              </w:rPr>
              <w:t>Giovanni Zattoni</w:t>
            </w:r>
          </w:p>
        </w:tc>
        <w:tc>
          <w:tcPr>
            <w:tcW w:w="3731" w:type="dxa"/>
            <w:tcBorders>
              <w:top w:val="nil"/>
              <w:left w:val="nil"/>
            </w:tcBorders>
            <w:vAlign w:val="bottom"/>
          </w:tcPr>
          <w:p w14:paraId="31ED8F36" w14:textId="6098F4BB" w:rsidR="008557B7" w:rsidRDefault="008557B7" w:rsidP="008557B7">
            <w:pPr>
              <w:rPr>
                <w:rFonts w:ascii="Calibri" w:hAnsi="Calibri" w:cs="Calibri"/>
                <w:color w:val="000000"/>
                <w:sz w:val="22"/>
                <w:szCs w:val="22"/>
              </w:rPr>
            </w:pPr>
            <w:hyperlink r:id="rId22" w:history="1">
              <w:r w:rsidRPr="008972CE">
                <w:rPr>
                  <w:rStyle w:val="Hyperlink"/>
                  <w:rFonts w:ascii="Aptos Narrow" w:hAnsi="Aptos Narrow"/>
                  <w:sz w:val="22"/>
                  <w:szCs w:val="22"/>
                </w:rPr>
                <w:t>G.Zattoni@student.tudelft.nl</w:t>
              </w:r>
            </w:hyperlink>
          </w:p>
        </w:tc>
      </w:tr>
    </w:tbl>
    <w:sdt>
      <w:sdtPr>
        <w:tag w:val="goog_rdk_148"/>
        <w:id w:val="573399906"/>
      </w:sdtPr>
      <w:sdtContent>
        <w:p w14:paraId="00000095" w14:textId="77777777" w:rsidR="00860220" w:rsidRDefault="00000000" w:rsidP="00A56D3D">
          <w:pPr>
            <w:rPr>
              <w:rFonts w:ascii="Tahoma" w:eastAsia="Tahoma" w:hAnsi="Tahoma" w:cs="Tahoma"/>
            </w:rPr>
          </w:pPr>
        </w:p>
      </w:sdtContent>
    </w:sdt>
    <w:sdt>
      <w:sdtPr>
        <w:tag w:val="goog_rdk_149"/>
        <w:id w:val="250632848"/>
      </w:sdtPr>
      <w:sdtContent>
        <w:p w14:paraId="00000096" w14:textId="77777777" w:rsidR="00860220" w:rsidRDefault="00681D0E" w:rsidP="00A56D3D">
          <w:pPr>
            <w:keepNext/>
            <w:keepLines/>
            <w:pBdr>
              <w:top w:val="nil"/>
              <w:left w:val="nil"/>
              <w:bottom w:val="nil"/>
              <w:right w:val="nil"/>
              <w:between w:val="nil"/>
            </w:pBdr>
            <w:spacing w:before="360" w:after="360"/>
            <w:rPr>
              <w:rFonts w:ascii="Tahoma" w:eastAsia="Tahoma" w:hAnsi="Tahoma" w:cs="Tahoma"/>
              <w:b/>
              <w:color w:val="000000"/>
              <w:sz w:val="28"/>
              <w:szCs w:val="28"/>
            </w:rPr>
          </w:pPr>
          <w:r>
            <w:br w:type="page"/>
          </w:r>
          <w:r>
            <w:rPr>
              <w:rFonts w:ascii="Tahoma" w:eastAsia="Tahoma" w:hAnsi="Tahoma" w:cs="Tahoma"/>
              <w:b/>
              <w:color w:val="000000"/>
              <w:sz w:val="28"/>
              <w:szCs w:val="28"/>
            </w:rPr>
            <w:lastRenderedPageBreak/>
            <w:t>CHANGE RECORD</w:t>
          </w:r>
        </w:p>
      </w:sdtContent>
    </w:sdt>
    <w:sdt>
      <w:sdtPr>
        <w:tag w:val="goog_rdk_150"/>
        <w:id w:val="-1963803570"/>
      </w:sdtPr>
      <w:sdtContent>
        <w:p w14:paraId="00000097" w14:textId="77777777" w:rsidR="00860220" w:rsidRDefault="00000000" w:rsidP="00A56D3D">
          <w:pPr>
            <w:rPr>
              <w:rFonts w:ascii="Tahoma" w:eastAsia="Tahoma" w:hAnsi="Tahoma" w:cs="Tahoma"/>
            </w:rPr>
          </w:pPr>
        </w:p>
      </w:sdtContent>
    </w:sdt>
    <w:tbl>
      <w:tblPr>
        <w:tblStyle w:val="a1"/>
        <w:tblW w:w="8080" w:type="dxa"/>
        <w:tblInd w:w="8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745"/>
        <w:gridCol w:w="1832"/>
        <w:gridCol w:w="851"/>
        <w:gridCol w:w="4652"/>
      </w:tblGrid>
      <w:tr w:rsidR="00860220" w14:paraId="13A5D2A4" w14:textId="77777777" w:rsidTr="002057A8">
        <w:tc>
          <w:tcPr>
            <w:tcW w:w="745" w:type="dxa"/>
          </w:tcPr>
          <w:sdt>
            <w:sdtPr>
              <w:tag w:val="goog_rdk_151"/>
              <w:id w:val="1535074913"/>
            </w:sdtPr>
            <w:sdtContent>
              <w:p w14:paraId="00000098" w14:textId="77777777" w:rsidR="00860220" w:rsidRDefault="00681D0E" w:rsidP="00A56D3D">
                <w:pPr>
                  <w:pBdr>
                    <w:top w:val="nil"/>
                    <w:left w:val="nil"/>
                    <w:bottom w:val="nil"/>
                    <w:right w:val="nil"/>
                    <w:between w:val="nil"/>
                  </w:pBdr>
                  <w:tabs>
                    <w:tab w:val="clear" w:pos="1440"/>
                    <w:tab w:val="left" w:pos="1420"/>
                    <w:tab w:val="left" w:pos="1980"/>
                    <w:tab w:val="left" w:pos="2260"/>
                  </w:tabs>
                  <w:spacing w:before="240"/>
                  <w:jc w:val="both"/>
                  <w:rPr>
                    <w:rFonts w:ascii="Tahoma" w:eastAsia="Tahoma" w:hAnsi="Tahoma" w:cs="Tahoma"/>
                    <w:color w:val="000000"/>
                    <w:sz w:val="16"/>
                    <w:szCs w:val="16"/>
                  </w:rPr>
                </w:pPr>
                <w:r>
                  <w:rPr>
                    <w:rFonts w:ascii="Tahoma" w:eastAsia="Tahoma" w:hAnsi="Tahoma" w:cs="Tahoma"/>
                    <w:color w:val="000000"/>
                    <w:sz w:val="16"/>
                    <w:szCs w:val="16"/>
                  </w:rPr>
                  <w:t>issue</w:t>
                </w:r>
              </w:p>
            </w:sdtContent>
          </w:sdt>
        </w:tc>
        <w:tc>
          <w:tcPr>
            <w:tcW w:w="1832" w:type="dxa"/>
          </w:tcPr>
          <w:sdt>
            <w:sdtPr>
              <w:tag w:val="goog_rdk_152"/>
              <w:id w:val="2038006892"/>
            </w:sdtPr>
            <w:sdtContent>
              <w:p w14:paraId="00000099" w14:textId="77777777" w:rsidR="00860220" w:rsidRDefault="00681D0E" w:rsidP="00A56D3D">
                <w:pPr>
                  <w:pBdr>
                    <w:top w:val="nil"/>
                    <w:left w:val="nil"/>
                    <w:bottom w:val="nil"/>
                    <w:right w:val="nil"/>
                    <w:between w:val="nil"/>
                  </w:pBdr>
                  <w:tabs>
                    <w:tab w:val="clear" w:pos="1440"/>
                    <w:tab w:val="left" w:pos="1420"/>
                    <w:tab w:val="left" w:pos="1980"/>
                    <w:tab w:val="left" w:pos="2260"/>
                  </w:tabs>
                  <w:spacing w:before="240"/>
                  <w:jc w:val="both"/>
                  <w:rPr>
                    <w:rFonts w:ascii="Tahoma" w:eastAsia="Tahoma" w:hAnsi="Tahoma" w:cs="Tahoma"/>
                    <w:color w:val="000000"/>
                    <w:sz w:val="16"/>
                    <w:szCs w:val="16"/>
                  </w:rPr>
                </w:pPr>
                <w:r>
                  <w:rPr>
                    <w:rFonts w:ascii="Tahoma" w:eastAsia="Tahoma" w:hAnsi="Tahoma" w:cs="Tahoma"/>
                    <w:color w:val="000000"/>
                    <w:sz w:val="16"/>
                    <w:szCs w:val="16"/>
                  </w:rPr>
                  <w:t>date</w:t>
                </w:r>
              </w:p>
            </w:sdtContent>
          </w:sdt>
        </w:tc>
        <w:tc>
          <w:tcPr>
            <w:tcW w:w="851" w:type="dxa"/>
          </w:tcPr>
          <w:sdt>
            <w:sdtPr>
              <w:tag w:val="goog_rdk_153"/>
              <w:id w:val="1947648640"/>
            </w:sdtPr>
            <w:sdtContent>
              <w:p w14:paraId="0000009A" w14:textId="77777777" w:rsidR="00860220" w:rsidRDefault="00681D0E" w:rsidP="00A56D3D">
                <w:pPr>
                  <w:pBdr>
                    <w:top w:val="nil"/>
                    <w:left w:val="nil"/>
                    <w:bottom w:val="nil"/>
                    <w:right w:val="nil"/>
                    <w:between w:val="nil"/>
                  </w:pBdr>
                  <w:tabs>
                    <w:tab w:val="clear" w:pos="1440"/>
                    <w:tab w:val="left" w:pos="1420"/>
                    <w:tab w:val="left" w:pos="1980"/>
                    <w:tab w:val="left" w:pos="2260"/>
                  </w:tabs>
                  <w:spacing w:before="240"/>
                  <w:jc w:val="both"/>
                  <w:rPr>
                    <w:rFonts w:ascii="Tahoma" w:eastAsia="Tahoma" w:hAnsi="Tahoma" w:cs="Tahoma"/>
                    <w:color w:val="000000"/>
                    <w:sz w:val="16"/>
                    <w:szCs w:val="16"/>
                  </w:rPr>
                </w:pPr>
                <w:r>
                  <w:rPr>
                    <w:rFonts w:ascii="Tahoma" w:eastAsia="Tahoma" w:hAnsi="Tahoma" w:cs="Tahoma"/>
                    <w:color w:val="000000"/>
                    <w:sz w:val="16"/>
                    <w:szCs w:val="16"/>
                  </w:rPr>
                  <w:t>pages affected</w:t>
                </w:r>
              </w:p>
            </w:sdtContent>
          </w:sdt>
        </w:tc>
        <w:tc>
          <w:tcPr>
            <w:tcW w:w="4652" w:type="dxa"/>
          </w:tcPr>
          <w:sdt>
            <w:sdtPr>
              <w:tag w:val="goog_rdk_154"/>
              <w:id w:val="-25035968"/>
            </w:sdtPr>
            <w:sdtContent>
              <w:p w14:paraId="0000009B" w14:textId="77777777" w:rsidR="00860220" w:rsidRDefault="00681D0E" w:rsidP="00A56D3D">
                <w:pPr>
                  <w:pBdr>
                    <w:top w:val="nil"/>
                    <w:left w:val="nil"/>
                    <w:bottom w:val="nil"/>
                    <w:right w:val="nil"/>
                    <w:between w:val="nil"/>
                  </w:pBdr>
                  <w:tabs>
                    <w:tab w:val="clear" w:pos="1440"/>
                    <w:tab w:val="left" w:pos="1420"/>
                    <w:tab w:val="left" w:pos="1980"/>
                    <w:tab w:val="left" w:pos="2260"/>
                  </w:tabs>
                  <w:spacing w:before="240"/>
                  <w:jc w:val="both"/>
                  <w:rPr>
                    <w:rFonts w:ascii="Tahoma" w:eastAsia="Tahoma" w:hAnsi="Tahoma" w:cs="Tahoma"/>
                    <w:color w:val="000000"/>
                    <w:sz w:val="16"/>
                    <w:szCs w:val="16"/>
                  </w:rPr>
                </w:pPr>
                <w:r>
                  <w:rPr>
                    <w:rFonts w:ascii="Tahoma" w:eastAsia="Tahoma" w:hAnsi="Tahoma" w:cs="Tahoma"/>
                    <w:color w:val="000000"/>
                    <w:sz w:val="16"/>
                    <w:szCs w:val="16"/>
                  </w:rPr>
                  <w:t>brief description of change</w:t>
                </w:r>
              </w:p>
            </w:sdtContent>
          </w:sdt>
        </w:tc>
      </w:tr>
      <w:tr w:rsidR="00860220" w14:paraId="32A2276A" w14:textId="77777777" w:rsidTr="002057A8">
        <w:tc>
          <w:tcPr>
            <w:tcW w:w="745" w:type="dxa"/>
          </w:tcPr>
          <w:sdt>
            <w:sdtPr>
              <w:tag w:val="goog_rdk_155"/>
              <w:id w:val="-1222896882"/>
            </w:sdtPr>
            <w:sdtContent>
              <w:p w14:paraId="0000009C" w14:textId="77777777" w:rsidR="00860220" w:rsidRDefault="00681D0E" w:rsidP="00A56D3D">
                <w:pPr>
                  <w:rPr>
                    <w:rFonts w:ascii="Tahoma" w:eastAsia="Tahoma" w:hAnsi="Tahoma" w:cs="Tahoma"/>
                    <w:sz w:val="18"/>
                    <w:szCs w:val="18"/>
                  </w:rPr>
                </w:pPr>
                <w:r>
                  <w:rPr>
                    <w:rFonts w:ascii="Tahoma" w:eastAsia="Tahoma" w:hAnsi="Tahoma" w:cs="Tahoma"/>
                    <w:sz w:val="18"/>
                    <w:szCs w:val="18"/>
                  </w:rPr>
                  <w:t>1</w:t>
                </w:r>
              </w:p>
            </w:sdtContent>
          </w:sdt>
        </w:tc>
        <w:tc>
          <w:tcPr>
            <w:tcW w:w="1832" w:type="dxa"/>
          </w:tcPr>
          <w:sdt>
            <w:sdtPr>
              <w:tag w:val="goog_rdk_156"/>
              <w:id w:val="1547330077"/>
            </w:sdtPr>
            <w:sdtContent>
              <w:p w14:paraId="0000009D" w14:textId="77777777" w:rsidR="00860220" w:rsidRDefault="00000000" w:rsidP="00A56D3D">
                <w:pPr>
                  <w:rPr>
                    <w:rFonts w:ascii="Tahoma" w:eastAsia="Tahoma" w:hAnsi="Tahoma" w:cs="Tahoma"/>
                    <w:sz w:val="18"/>
                    <w:szCs w:val="18"/>
                  </w:rPr>
                </w:pPr>
              </w:p>
            </w:sdtContent>
          </w:sdt>
        </w:tc>
        <w:tc>
          <w:tcPr>
            <w:tcW w:w="851" w:type="dxa"/>
          </w:tcPr>
          <w:sdt>
            <w:sdtPr>
              <w:tag w:val="goog_rdk_157"/>
              <w:id w:val="1525516840"/>
            </w:sdtPr>
            <w:sdtContent>
              <w:p w14:paraId="0000009E" w14:textId="77777777" w:rsidR="00860220" w:rsidRDefault="00681D0E" w:rsidP="00A56D3D">
                <w:pPr>
                  <w:pBdr>
                    <w:top w:val="nil"/>
                    <w:left w:val="nil"/>
                    <w:bottom w:val="nil"/>
                    <w:right w:val="nil"/>
                    <w:between w:val="nil"/>
                  </w:pBdr>
                  <w:jc w:val="center"/>
                  <w:rPr>
                    <w:rFonts w:ascii="Tahoma" w:eastAsia="Tahoma" w:hAnsi="Tahoma" w:cs="Tahoma"/>
                    <w:color w:val="000000"/>
                    <w:sz w:val="18"/>
                    <w:szCs w:val="18"/>
                  </w:rPr>
                </w:pPr>
                <w:r>
                  <w:rPr>
                    <w:rFonts w:ascii="Tahoma" w:eastAsia="Tahoma" w:hAnsi="Tahoma" w:cs="Tahoma"/>
                    <w:color w:val="000000"/>
                    <w:sz w:val="18"/>
                    <w:szCs w:val="18"/>
                  </w:rPr>
                  <w:t>all</w:t>
                </w:r>
              </w:p>
            </w:sdtContent>
          </w:sdt>
        </w:tc>
        <w:tc>
          <w:tcPr>
            <w:tcW w:w="4652" w:type="dxa"/>
          </w:tcPr>
          <w:sdt>
            <w:sdtPr>
              <w:tag w:val="goog_rdk_158"/>
              <w:id w:val="-1931421619"/>
            </w:sdtPr>
            <w:sdtContent>
              <w:p w14:paraId="0000009F" w14:textId="77777777" w:rsidR="00860220" w:rsidRDefault="00681D0E" w:rsidP="00A56D3D">
                <w:pPr>
                  <w:rPr>
                    <w:rFonts w:ascii="Tahoma" w:eastAsia="Tahoma" w:hAnsi="Tahoma" w:cs="Tahoma"/>
                    <w:sz w:val="18"/>
                    <w:szCs w:val="18"/>
                  </w:rPr>
                </w:pPr>
                <w:r>
                  <w:rPr>
                    <w:rFonts w:ascii="Tahoma" w:eastAsia="Tahoma" w:hAnsi="Tahoma" w:cs="Tahoma"/>
                    <w:sz w:val="18"/>
                    <w:szCs w:val="18"/>
                  </w:rPr>
                  <w:t>New document</w:t>
                </w:r>
              </w:p>
            </w:sdtContent>
          </w:sdt>
        </w:tc>
      </w:tr>
      <w:tr w:rsidR="00860220" w14:paraId="2AF4F7F7" w14:textId="77777777" w:rsidTr="002057A8">
        <w:tc>
          <w:tcPr>
            <w:tcW w:w="745" w:type="dxa"/>
          </w:tcPr>
          <w:sdt>
            <w:sdtPr>
              <w:tag w:val="goog_rdk_159"/>
              <w:id w:val="597527876"/>
            </w:sdtPr>
            <w:sdtContent>
              <w:p w14:paraId="000000A0" w14:textId="77777777" w:rsidR="00860220" w:rsidRDefault="00681D0E" w:rsidP="00A56D3D">
                <w:pPr>
                  <w:pBdr>
                    <w:top w:val="nil"/>
                    <w:left w:val="nil"/>
                    <w:bottom w:val="nil"/>
                    <w:right w:val="nil"/>
                    <w:between w:val="nil"/>
                  </w:pBdr>
                  <w:rPr>
                    <w:rFonts w:ascii="Tahoma" w:eastAsia="Tahoma" w:hAnsi="Tahoma" w:cs="Tahoma"/>
                    <w:color w:val="000000"/>
                  </w:rPr>
                </w:pPr>
                <w:r>
                  <w:rPr>
                    <w:rFonts w:ascii="Tahoma" w:eastAsia="Tahoma" w:hAnsi="Tahoma" w:cs="Tahoma"/>
                    <w:color w:val="000000"/>
                  </w:rPr>
                  <w:t>2</w:t>
                </w:r>
              </w:p>
            </w:sdtContent>
          </w:sdt>
        </w:tc>
        <w:tc>
          <w:tcPr>
            <w:tcW w:w="1832" w:type="dxa"/>
          </w:tcPr>
          <w:sdt>
            <w:sdtPr>
              <w:tag w:val="goog_rdk_160"/>
              <w:id w:val="-705713764"/>
            </w:sdtPr>
            <w:sdtContent>
              <w:p w14:paraId="000000A1" w14:textId="77777777" w:rsidR="00860220" w:rsidRDefault="00681D0E" w:rsidP="00A56D3D">
                <w:pPr>
                  <w:rPr>
                    <w:rFonts w:ascii="Tahoma" w:eastAsia="Tahoma" w:hAnsi="Tahoma" w:cs="Tahoma"/>
                  </w:rPr>
                </w:pPr>
                <w:r>
                  <w:rPr>
                    <w:rFonts w:ascii="Tahoma" w:eastAsia="Tahoma" w:hAnsi="Tahoma" w:cs="Tahoma"/>
                  </w:rPr>
                  <w:t>April 10, 2017</w:t>
                </w:r>
              </w:p>
            </w:sdtContent>
          </w:sdt>
        </w:tc>
        <w:tc>
          <w:tcPr>
            <w:tcW w:w="851" w:type="dxa"/>
          </w:tcPr>
          <w:sdt>
            <w:sdtPr>
              <w:tag w:val="goog_rdk_161"/>
              <w:id w:val="993146590"/>
            </w:sdtPr>
            <w:sdtContent>
              <w:p w14:paraId="000000A2" w14:textId="77777777" w:rsidR="00860220" w:rsidRDefault="00000000" w:rsidP="00A56D3D">
                <w:pPr>
                  <w:jc w:val="center"/>
                  <w:rPr>
                    <w:rFonts w:ascii="Tahoma" w:eastAsia="Tahoma" w:hAnsi="Tahoma" w:cs="Tahoma"/>
                  </w:rPr>
                </w:pPr>
              </w:p>
            </w:sdtContent>
          </w:sdt>
        </w:tc>
        <w:tc>
          <w:tcPr>
            <w:tcW w:w="4652" w:type="dxa"/>
          </w:tcPr>
          <w:sdt>
            <w:sdtPr>
              <w:tag w:val="goog_rdk_162"/>
              <w:id w:val="1112782275"/>
            </w:sdtPr>
            <w:sdtContent>
              <w:p w14:paraId="000000A3" w14:textId="77777777" w:rsidR="00860220" w:rsidRDefault="00681D0E" w:rsidP="00A56D3D">
                <w:pPr>
                  <w:rPr>
                    <w:rFonts w:ascii="Tahoma" w:eastAsia="Tahoma" w:hAnsi="Tahoma" w:cs="Tahoma"/>
                  </w:rPr>
                </w:pPr>
                <w:r>
                  <w:rPr>
                    <w:rFonts w:ascii="Tahoma" w:eastAsia="Tahoma" w:hAnsi="Tahoma" w:cs="Tahoma"/>
                  </w:rPr>
                  <w:t>Appendix A - DIDs added</w:t>
                </w:r>
              </w:p>
            </w:sdtContent>
          </w:sdt>
        </w:tc>
      </w:tr>
      <w:tr w:rsidR="00860220" w14:paraId="28F9E2C6" w14:textId="77777777" w:rsidTr="002057A8">
        <w:tc>
          <w:tcPr>
            <w:tcW w:w="745" w:type="dxa"/>
          </w:tcPr>
          <w:sdt>
            <w:sdtPr>
              <w:tag w:val="goog_rdk_163"/>
              <w:id w:val="632453014"/>
            </w:sdtPr>
            <w:sdtContent>
              <w:p w14:paraId="000000A4" w14:textId="77777777" w:rsidR="00860220" w:rsidRDefault="00681D0E" w:rsidP="00A56D3D">
                <w:pPr>
                  <w:pBdr>
                    <w:top w:val="nil"/>
                    <w:left w:val="nil"/>
                    <w:bottom w:val="nil"/>
                    <w:right w:val="nil"/>
                    <w:between w:val="nil"/>
                  </w:pBdr>
                  <w:rPr>
                    <w:rFonts w:ascii="Tahoma" w:eastAsia="Tahoma" w:hAnsi="Tahoma" w:cs="Tahoma"/>
                    <w:color w:val="000000"/>
                  </w:rPr>
                </w:pPr>
                <w:r>
                  <w:rPr>
                    <w:rFonts w:ascii="Tahoma" w:eastAsia="Tahoma" w:hAnsi="Tahoma" w:cs="Tahoma"/>
                    <w:color w:val="000000"/>
                  </w:rPr>
                  <w:t>3</w:t>
                </w:r>
              </w:p>
            </w:sdtContent>
          </w:sdt>
        </w:tc>
        <w:tc>
          <w:tcPr>
            <w:tcW w:w="1832" w:type="dxa"/>
          </w:tcPr>
          <w:sdt>
            <w:sdtPr>
              <w:tag w:val="goog_rdk_164"/>
              <w:id w:val="-1819907"/>
            </w:sdtPr>
            <w:sdtContent>
              <w:p w14:paraId="000000A5" w14:textId="77777777" w:rsidR="00860220" w:rsidRDefault="00681D0E" w:rsidP="00A56D3D">
                <w:pPr>
                  <w:rPr>
                    <w:rFonts w:ascii="Tahoma" w:eastAsia="Tahoma" w:hAnsi="Tahoma" w:cs="Tahoma"/>
                  </w:rPr>
                </w:pPr>
                <w:r>
                  <w:rPr>
                    <w:rFonts w:ascii="Tahoma" w:eastAsia="Tahoma" w:hAnsi="Tahoma" w:cs="Tahoma"/>
                  </w:rPr>
                  <w:t>April 12, 2018</w:t>
                </w:r>
              </w:p>
            </w:sdtContent>
          </w:sdt>
        </w:tc>
        <w:tc>
          <w:tcPr>
            <w:tcW w:w="851" w:type="dxa"/>
          </w:tcPr>
          <w:sdt>
            <w:sdtPr>
              <w:tag w:val="goog_rdk_165"/>
              <w:id w:val="1628591069"/>
            </w:sdtPr>
            <w:sdtContent>
              <w:p w14:paraId="000000A6" w14:textId="77777777" w:rsidR="00860220" w:rsidRDefault="00000000" w:rsidP="00A56D3D">
                <w:pPr>
                  <w:jc w:val="center"/>
                  <w:rPr>
                    <w:rFonts w:ascii="Tahoma" w:eastAsia="Tahoma" w:hAnsi="Tahoma" w:cs="Tahoma"/>
                  </w:rPr>
                </w:pPr>
              </w:p>
            </w:sdtContent>
          </w:sdt>
        </w:tc>
        <w:tc>
          <w:tcPr>
            <w:tcW w:w="4652" w:type="dxa"/>
          </w:tcPr>
          <w:sdt>
            <w:sdtPr>
              <w:tag w:val="goog_rdk_166"/>
              <w:id w:val="-1529489325"/>
            </w:sdtPr>
            <w:sdtContent>
              <w:p w14:paraId="000000A7" w14:textId="77777777" w:rsidR="00860220" w:rsidRDefault="00681D0E" w:rsidP="00A56D3D">
                <w:pPr>
                  <w:rPr>
                    <w:rFonts w:ascii="Tahoma" w:eastAsia="Tahoma" w:hAnsi="Tahoma" w:cs="Tahoma"/>
                  </w:rPr>
                </w:pPr>
                <w:r>
                  <w:rPr>
                    <w:rFonts w:ascii="Tahoma" w:eastAsia="Tahoma" w:hAnsi="Tahoma" w:cs="Tahoma"/>
                  </w:rPr>
                  <w:t>PM/SE Ch. 4 added + Update all DIDs (App A)</w:t>
                </w:r>
              </w:p>
            </w:sdtContent>
          </w:sdt>
        </w:tc>
      </w:tr>
      <w:tr w:rsidR="00860220" w14:paraId="4DC67C2C" w14:textId="77777777" w:rsidTr="002057A8">
        <w:tc>
          <w:tcPr>
            <w:tcW w:w="745" w:type="dxa"/>
          </w:tcPr>
          <w:sdt>
            <w:sdtPr>
              <w:tag w:val="goog_rdk_167"/>
              <w:id w:val="721033233"/>
            </w:sdtPr>
            <w:sdtContent>
              <w:p w14:paraId="000000A8" w14:textId="7A32C57E" w:rsidR="00860220" w:rsidRDefault="002F6A5E" w:rsidP="00A56D3D">
                <w:pPr>
                  <w:pBdr>
                    <w:top w:val="nil"/>
                    <w:left w:val="nil"/>
                    <w:bottom w:val="nil"/>
                    <w:right w:val="nil"/>
                    <w:between w:val="nil"/>
                  </w:pBdr>
                  <w:rPr>
                    <w:rFonts w:ascii="Tahoma" w:eastAsia="Tahoma" w:hAnsi="Tahoma" w:cs="Tahoma"/>
                    <w:color w:val="000000"/>
                  </w:rPr>
                </w:pPr>
                <w:r>
                  <w:t>4</w:t>
                </w:r>
              </w:p>
            </w:sdtContent>
          </w:sdt>
        </w:tc>
        <w:tc>
          <w:tcPr>
            <w:tcW w:w="1832" w:type="dxa"/>
          </w:tcPr>
          <w:sdt>
            <w:sdtPr>
              <w:tag w:val="goog_rdk_168"/>
              <w:id w:val="-1916475193"/>
            </w:sdtPr>
            <w:sdtContent>
              <w:p w14:paraId="000000A9" w14:textId="257FCE90" w:rsidR="00860220" w:rsidRDefault="002F6A5E" w:rsidP="00A56D3D">
                <w:pPr>
                  <w:rPr>
                    <w:rFonts w:ascii="Tahoma" w:eastAsia="Tahoma" w:hAnsi="Tahoma" w:cs="Tahoma"/>
                  </w:rPr>
                </w:pPr>
                <w:r>
                  <w:t>April 6, 2020</w:t>
                </w:r>
              </w:p>
            </w:sdtContent>
          </w:sdt>
        </w:tc>
        <w:tc>
          <w:tcPr>
            <w:tcW w:w="851" w:type="dxa"/>
          </w:tcPr>
          <w:sdt>
            <w:sdtPr>
              <w:tag w:val="goog_rdk_169"/>
              <w:id w:val="-1952542183"/>
            </w:sdtPr>
            <w:sdtContent>
              <w:p w14:paraId="000000AA" w14:textId="7BDA7486" w:rsidR="00860220" w:rsidRDefault="002F6A5E" w:rsidP="00A56D3D">
                <w:pPr>
                  <w:jc w:val="center"/>
                  <w:rPr>
                    <w:rFonts w:ascii="Tahoma" w:eastAsia="Tahoma" w:hAnsi="Tahoma" w:cs="Tahoma"/>
                  </w:rPr>
                </w:pPr>
                <w:r>
                  <w:t>all</w:t>
                </w:r>
              </w:p>
            </w:sdtContent>
          </w:sdt>
        </w:tc>
        <w:tc>
          <w:tcPr>
            <w:tcW w:w="4652" w:type="dxa"/>
          </w:tcPr>
          <w:sdt>
            <w:sdtPr>
              <w:tag w:val="goog_rdk_170"/>
              <w:id w:val="803508711"/>
            </w:sdtPr>
            <w:sdtContent>
              <w:p w14:paraId="000000AB" w14:textId="2ACB8F03" w:rsidR="00860220" w:rsidRDefault="002F6A5E" w:rsidP="00A56D3D">
                <w:pPr>
                  <w:rPr>
                    <w:rFonts w:ascii="Tahoma" w:eastAsia="Tahoma" w:hAnsi="Tahoma" w:cs="Tahoma"/>
                  </w:rPr>
                </w:pPr>
                <w:r>
                  <w:t>Updated with comments TAs 2019</w:t>
                </w:r>
              </w:p>
            </w:sdtContent>
          </w:sdt>
        </w:tc>
      </w:tr>
      <w:tr w:rsidR="0089314C" w14:paraId="04767908" w14:textId="77777777" w:rsidTr="002057A8">
        <w:tc>
          <w:tcPr>
            <w:tcW w:w="745" w:type="dxa"/>
          </w:tcPr>
          <w:p w14:paraId="72184359" w14:textId="500DD457" w:rsidR="0089314C" w:rsidRDefault="0089314C" w:rsidP="00A56D3D">
            <w:pPr>
              <w:pBdr>
                <w:top w:val="nil"/>
                <w:left w:val="nil"/>
                <w:bottom w:val="nil"/>
                <w:right w:val="nil"/>
                <w:between w:val="nil"/>
              </w:pBdr>
            </w:pPr>
            <w:r>
              <w:t>5</w:t>
            </w:r>
          </w:p>
        </w:tc>
        <w:tc>
          <w:tcPr>
            <w:tcW w:w="1832" w:type="dxa"/>
          </w:tcPr>
          <w:p w14:paraId="27DC9688" w14:textId="524DF6DD" w:rsidR="0089314C" w:rsidRDefault="0089314C" w:rsidP="00A56D3D">
            <w:r>
              <w:t>April 15, 2024</w:t>
            </w:r>
          </w:p>
        </w:tc>
        <w:tc>
          <w:tcPr>
            <w:tcW w:w="851" w:type="dxa"/>
          </w:tcPr>
          <w:p w14:paraId="5487BA25" w14:textId="77777777" w:rsidR="0089314C" w:rsidRDefault="0089314C" w:rsidP="00A56D3D">
            <w:pPr>
              <w:jc w:val="center"/>
            </w:pPr>
          </w:p>
        </w:tc>
        <w:tc>
          <w:tcPr>
            <w:tcW w:w="4652" w:type="dxa"/>
          </w:tcPr>
          <w:p w14:paraId="75FCF601" w14:textId="0DFB800B" w:rsidR="0089314C" w:rsidRDefault="0089314C" w:rsidP="00A56D3D">
            <w:r>
              <w:t>Updated with removed covid notification</w:t>
            </w:r>
          </w:p>
        </w:tc>
      </w:tr>
      <w:tr w:rsidR="002057A8" w14:paraId="691DEB07" w14:textId="77777777" w:rsidTr="002057A8">
        <w:tc>
          <w:tcPr>
            <w:tcW w:w="745" w:type="dxa"/>
          </w:tcPr>
          <w:p w14:paraId="634056D2" w14:textId="03F85818" w:rsidR="002057A8" w:rsidRDefault="002057A8" w:rsidP="00A56D3D">
            <w:pPr>
              <w:pBdr>
                <w:top w:val="nil"/>
                <w:left w:val="nil"/>
                <w:bottom w:val="nil"/>
                <w:right w:val="nil"/>
                <w:between w:val="nil"/>
              </w:pBdr>
            </w:pPr>
            <w:r>
              <w:t>6</w:t>
            </w:r>
          </w:p>
        </w:tc>
        <w:tc>
          <w:tcPr>
            <w:tcW w:w="1832" w:type="dxa"/>
          </w:tcPr>
          <w:p w14:paraId="364FB033" w14:textId="523FA1AB" w:rsidR="002057A8" w:rsidRDefault="002057A8" w:rsidP="00A56D3D">
            <w:r>
              <w:t>January 13., 2025</w:t>
            </w:r>
          </w:p>
        </w:tc>
        <w:tc>
          <w:tcPr>
            <w:tcW w:w="851" w:type="dxa"/>
          </w:tcPr>
          <w:p w14:paraId="2A275C4F" w14:textId="77777777" w:rsidR="002057A8" w:rsidRDefault="002057A8" w:rsidP="00A56D3D">
            <w:pPr>
              <w:jc w:val="center"/>
            </w:pPr>
          </w:p>
        </w:tc>
        <w:tc>
          <w:tcPr>
            <w:tcW w:w="4652" w:type="dxa"/>
          </w:tcPr>
          <w:p w14:paraId="430D1CFD" w14:textId="2195547E" w:rsidR="002057A8" w:rsidRDefault="002057A8" w:rsidP="00A56D3D">
            <w:r>
              <w:t>Updated several hard dates to weeks in DSE</w:t>
            </w:r>
          </w:p>
        </w:tc>
      </w:tr>
      <w:tr w:rsidR="00FE2231" w14:paraId="7674D696" w14:textId="77777777" w:rsidTr="002057A8">
        <w:tc>
          <w:tcPr>
            <w:tcW w:w="745" w:type="dxa"/>
          </w:tcPr>
          <w:p w14:paraId="6FBCD368" w14:textId="2F508788" w:rsidR="00FE2231" w:rsidRDefault="00FE2231" w:rsidP="00A56D3D">
            <w:pPr>
              <w:pBdr>
                <w:top w:val="nil"/>
                <w:left w:val="nil"/>
                <w:bottom w:val="nil"/>
                <w:right w:val="nil"/>
                <w:between w:val="nil"/>
              </w:pBdr>
            </w:pPr>
            <w:r>
              <w:t>7</w:t>
            </w:r>
          </w:p>
        </w:tc>
        <w:tc>
          <w:tcPr>
            <w:tcW w:w="1832" w:type="dxa"/>
          </w:tcPr>
          <w:p w14:paraId="3A073F4F" w14:textId="7AD4189D" w:rsidR="00FE2231" w:rsidRDefault="00FE2231" w:rsidP="00A56D3D">
            <w:r>
              <w:t>January 5</w:t>
            </w:r>
            <w:r w:rsidRPr="00FE2231">
              <w:t>, 202</w:t>
            </w:r>
            <w:r>
              <w:t>6</w:t>
            </w:r>
          </w:p>
        </w:tc>
        <w:tc>
          <w:tcPr>
            <w:tcW w:w="851" w:type="dxa"/>
          </w:tcPr>
          <w:p w14:paraId="43147D5C" w14:textId="77777777" w:rsidR="00FE2231" w:rsidRDefault="00FE2231" w:rsidP="00A56D3D">
            <w:pPr>
              <w:jc w:val="center"/>
            </w:pPr>
          </w:p>
        </w:tc>
        <w:tc>
          <w:tcPr>
            <w:tcW w:w="4652" w:type="dxa"/>
          </w:tcPr>
          <w:p w14:paraId="041A0D17" w14:textId="0861F6C9" w:rsidR="00FE2231" w:rsidRDefault="00FE2231" w:rsidP="00A56D3D">
            <w:r w:rsidRPr="00FE2231">
              <w:t>Updated mainly Section 2.5 and Chapter 4 on optional PMSE elements as a trial</w:t>
            </w:r>
          </w:p>
        </w:tc>
      </w:tr>
    </w:tbl>
    <w:sdt>
      <w:sdtPr>
        <w:tag w:val="goog_rdk_171"/>
        <w:id w:val="-1523783674"/>
        <w:showingPlcHdr/>
      </w:sdtPr>
      <w:sdtContent>
        <w:p w14:paraId="000000AC" w14:textId="201E7CD7" w:rsidR="00860220" w:rsidRDefault="00FE2231" w:rsidP="00A56D3D">
          <w:pPr>
            <w:rPr>
              <w:rFonts w:ascii="Tahoma" w:eastAsia="Tahoma" w:hAnsi="Tahoma" w:cs="Tahoma"/>
            </w:rPr>
          </w:pPr>
          <w:r>
            <w:t xml:space="preserve">     </w:t>
          </w:r>
        </w:p>
      </w:sdtContent>
    </w:sdt>
    <w:sdt>
      <w:sdtPr>
        <w:tag w:val="goog_rdk_172"/>
        <w:id w:val="-1613434240"/>
      </w:sdtPr>
      <w:sdtContent>
        <w:p w14:paraId="000000AD" w14:textId="77777777" w:rsidR="00860220" w:rsidRDefault="00000000" w:rsidP="00A56D3D">
          <w:pPr>
            <w:rPr>
              <w:rFonts w:ascii="Tahoma" w:eastAsia="Tahoma" w:hAnsi="Tahoma" w:cs="Tahoma"/>
            </w:rPr>
          </w:pPr>
        </w:p>
      </w:sdtContent>
    </w:sdt>
    <w:sdt>
      <w:sdtPr>
        <w:tag w:val="goog_rdk_173"/>
        <w:id w:val="-2141639018"/>
        <w:showingPlcHdr/>
      </w:sdtPr>
      <w:sdtContent>
        <w:p w14:paraId="000000AE" w14:textId="362FDADD" w:rsidR="00860220" w:rsidRDefault="00050890" w:rsidP="00A56D3D">
          <w:pPr>
            <w:rPr>
              <w:rFonts w:ascii="Tahoma" w:eastAsia="Tahoma" w:hAnsi="Tahoma" w:cs="Tahoma"/>
            </w:rPr>
          </w:pPr>
          <w:r>
            <w:t xml:space="preserve">     </w:t>
          </w:r>
        </w:p>
      </w:sdtContent>
    </w:sdt>
    <w:sdt>
      <w:sdtPr>
        <w:tag w:val="goog_rdk_174"/>
        <w:id w:val="-2001794531"/>
      </w:sdtPr>
      <w:sdtContent>
        <w:p w14:paraId="000000AF" w14:textId="77777777" w:rsidR="00860220" w:rsidRDefault="00000000" w:rsidP="00A56D3D">
          <w:pPr>
            <w:pBdr>
              <w:top w:val="nil"/>
              <w:left w:val="nil"/>
              <w:bottom w:val="nil"/>
              <w:right w:val="nil"/>
              <w:between w:val="nil"/>
            </w:pBdr>
            <w:spacing w:after="120"/>
            <w:rPr>
              <w:rFonts w:ascii="Tahoma" w:eastAsia="Tahoma" w:hAnsi="Tahoma" w:cs="Tahoma"/>
              <w:color w:val="000000"/>
            </w:rPr>
          </w:pPr>
        </w:p>
      </w:sdtContent>
    </w:sdt>
    <w:sdt>
      <w:sdtPr>
        <w:tag w:val="goog_rdk_175"/>
        <w:id w:val="1102612655"/>
        <w:showingPlcHdr/>
      </w:sdtPr>
      <w:sdtContent>
        <w:p w14:paraId="000000B0" w14:textId="0DFF8D5B" w:rsidR="00860220" w:rsidRDefault="002F6A5E" w:rsidP="00A56D3D">
          <w:pPr>
            <w:pBdr>
              <w:top w:val="nil"/>
              <w:left w:val="nil"/>
              <w:bottom w:val="nil"/>
              <w:right w:val="nil"/>
              <w:between w:val="nil"/>
            </w:pBdr>
            <w:spacing w:after="120"/>
            <w:rPr>
              <w:rFonts w:ascii="Tahoma" w:eastAsia="Tahoma" w:hAnsi="Tahoma" w:cs="Tahoma"/>
              <w:color w:val="000000"/>
            </w:rPr>
          </w:pPr>
          <w:r>
            <w:t xml:space="preserve">     </w:t>
          </w:r>
        </w:p>
      </w:sdtContent>
    </w:sdt>
    <w:sdt>
      <w:sdtPr>
        <w:tag w:val="goog_rdk_176"/>
        <w:id w:val="-267768622"/>
      </w:sdtPr>
      <w:sdtContent>
        <w:p w14:paraId="000000B1" w14:textId="77777777" w:rsidR="00860220" w:rsidRDefault="00000000" w:rsidP="00A56D3D">
          <w:pPr>
            <w:rPr>
              <w:rFonts w:ascii="Tahoma" w:eastAsia="Tahoma" w:hAnsi="Tahoma" w:cs="Tahoma"/>
            </w:rPr>
          </w:pPr>
        </w:p>
      </w:sdtContent>
    </w:sdt>
    <w:sdt>
      <w:sdtPr>
        <w:tag w:val="goog_rdk_177"/>
        <w:id w:val="-1278859267"/>
      </w:sdtPr>
      <w:sdtContent>
        <w:p w14:paraId="000000B2" w14:textId="77777777" w:rsidR="00860220" w:rsidRDefault="00681D0E" w:rsidP="00A56D3D">
          <w:pPr>
            <w:keepNext/>
            <w:keepLines/>
            <w:pBdr>
              <w:top w:val="nil"/>
              <w:left w:val="nil"/>
              <w:bottom w:val="nil"/>
              <w:right w:val="nil"/>
              <w:between w:val="nil"/>
            </w:pBdr>
            <w:spacing w:before="360" w:after="360"/>
            <w:rPr>
              <w:rFonts w:ascii="Tahoma" w:eastAsia="Tahoma" w:hAnsi="Tahoma" w:cs="Tahoma"/>
              <w:b/>
              <w:color w:val="000000"/>
              <w:sz w:val="28"/>
              <w:szCs w:val="28"/>
            </w:rPr>
          </w:pPr>
          <w:r>
            <w:br w:type="page"/>
          </w:r>
          <w:r>
            <w:rPr>
              <w:rFonts w:ascii="Tahoma" w:eastAsia="Tahoma" w:hAnsi="Tahoma" w:cs="Tahoma"/>
              <w:b/>
              <w:color w:val="000000"/>
              <w:sz w:val="28"/>
              <w:szCs w:val="28"/>
            </w:rPr>
            <w:lastRenderedPageBreak/>
            <w:t>TABLE OF CONTENTS</w:t>
          </w:r>
        </w:p>
      </w:sdtContent>
    </w:sdt>
    <w:sdt>
      <w:sdtPr>
        <w:rPr>
          <w:b w:val="0"/>
          <w:caps w:val="0"/>
          <w:sz w:val="20"/>
        </w:rPr>
        <w:id w:val="-240952391"/>
        <w:docPartObj>
          <w:docPartGallery w:val="Table of Contents"/>
          <w:docPartUnique/>
        </w:docPartObj>
      </w:sdtPr>
      <w:sdtContent>
        <w:p w14:paraId="589E4FF9" w14:textId="01BAF9AD" w:rsidR="006B7D62" w:rsidRDefault="00681D0E">
          <w:pPr>
            <w:pStyle w:val="TOC1"/>
            <w:tabs>
              <w:tab w:val="left" w:pos="600"/>
            </w:tabs>
            <w:rPr>
              <w:rFonts w:asciiTheme="minorHAnsi" w:eastAsiaTheme="minorEastAsia" w:hAnsiTheme="minorHAnsi" w:cstheme="minorBidi"/>
              <w:b w:val="0"/>
              <w:caps w:val="0"/>
              <w:noProof/>
              <w:sz w:val="22"/>
              <w:szCs w:val="22"/>
              <w:lang w:val="nl-NL"/>
            </w:rPr>
          </w:pPr>
          <w:r>
            <w:fldChar w:fldCharType="begin"/>
          </w:r>
          <w:sdt>
            <w:sdtPr>
              <w:tag w:val="goog_rdk_178"/>
              <w:id w:val="1935783919"/>
            </w:sdtPr>
            <w:sdtContent>
              <w:r>
                <w:instrText xml:space="preserve"> TOC \h \u \z </w:instrText>
              </w:r>
              <w:r>
                <w:fldChar w:fldCharType="separate"/>
              </w:r>
            </w:sdtContent>
          </w:sdt>
          <w:hyperlink w:anchor="_Toc21961702" w:history="1">
            <w:r w:rsidR="006B7D62" w:rsidRPr="00CD3075">
              <w:rPr>
                <w:rStyle w:val="Hyperlink"/>
                <w:rFonts w:ascii="Tahoma" w:eastAsia="Tahoma" w:hAnsi="Tahoma" w:cs="Tahoma"/>
                <w:noProof/>
              </w:rPr>
              <w:t>1.</w:t>
            </w:r>
            <w:r w:rsidR="006B7D62">
              <w:rPr>
                <w:rFonts w:asciiTheme="minorHAnsi" w:eastAsiaTheme="minorEastAsia" w:hAnsiTheme="minorHAnsi" w:cstheme="minorBidi"/>
                <w:b w:val="0"/>
                <w:caps w:val="0"/>
                <w:noProof/>
                <w:sz w:val="22"/>
                <w:szCs w:val="22"/>
                <w:lang w:val="nl-NL"/>
              </w:rPr>
              <w:tab/>
            </w:r>
            <w:r w:rsidR="006B7D62" w:rsidRPr="00CD3075">
              <w:rPr>
                <w:rStyle w:val="Hyperlink"/>
                <w:rFonts w:ascii="Tahoma" w:eastAsia="Tahoma" w:hAnsi="Tahoma" w:cs="Tahoma"/>
                <w:noProof/>
              </w:rPr>
              <w:t>The Design Synthesis Excercise</w:t>
            </w:r>
            <w:r w:rsidR="006B7D62">
              <w:rPr>
                <w:noProof/>
                <w:webHidden/>
              </w:rPr>
              <w:tab/>
            </w:r>
            <w:r w:rsidR="006B7D62">
              <w:rPr>
                <w:noProof/>
                <w:webHidden/>
              </w:rPr>
              <w:fldChar w:fldCharType="begin"/>
            </w:r>
            <w:r w:rsidR="006B7D62">
              <w:rPr>
                <w:noProof/>
                <w:webHidden/>
              </w:rPr>
              <w:instrText xml:space="preserve"> PAGEREF _Toc21961702 \h </w:instrText>
            </w:r>
            <w:r w:rsidR="006B7D62">
              <w:rPr>
                <w:noProof/>
                <w:webHidden/>
              </w:rPr>
            </w:r>
            <w:r w:rsidR="006B7D62">
              <w:rPr>
                <w:noProof/>
                <w:webHidden/>
              </w:rPr>
              <w:fldChar w:fldCharType="separate"/>
            </w:r>
            <w:r w:rsidR="006B7D62">
              <w:rPr>
                <w:noProof/>
                <w:webHidden/>
              </w:rPr>
              <w:t>6</w:t>
            </w:r>
            <w:r w:rsidR="006B7D62">
              <w:rPr>
                <w:noProof/>
                <w:webHidden/>
              </w:rPr>
              <w:fldChar w:fldCharType="end"/>
            </w:r>
          </w:hyperlink>
        </w:p>
        <w:p w14:paraId="4C6EFAF8" w14:textId="02832A23" w:rsidR="006B7D62" w:rsidRDefault="006B7D62">
          <w:pPr>
            <w:pStyle w:val="TOC2"/>
            <w:tabs>
              <w:tab w:val="left" w:pos="800"/>
            </w:tabs>
            <w:rPr>
              <w:rFonts w:asciiTheme="minorHAnsi" w:eastAsiaTheme="minorEastAsia" w:hAnsiTheme="minorHAnsi" w:cstheme="minorBidi"/>
              <w:b w:val="0"/>
              <w:noProof/>
              <w:sz w:val="22"/>
              <w:szCs w:val="22"/>
              <w:lang w:val="nl-NL"/>
            </w:rPr>
          </w:pPr>
          <w:hyperlink w:anchor="_Toc21961703" w:history="1">
            <w:r w:rsidRPr="00CD3075">
              <w:rPr>
                <w:rStyle w:val="Hyperlink"/>
                <w:rFonts w:ascii="Tahoma" w:eastAsia="Tahoma" w:hAnsi="Tahoma" w:cs="Tahoma"/>
                <w:noProof/>
              </w:rPr>
              <w:t>1.1</w:t>
            </w:r>
            <w:r>
              <w:rPr>
                <w:rFonts w:asciiTheme="minorHAnsi" w:eastAsiaTheme="minorEastAsia" w:hAnsiTheme="minorHAnsi" w:cstheme="minorBidi"/>
                <w:b w:val="0"/>
                <w:noProof/>
                <w:sz w:val="22"/>
                <w:szCs w:val="22"/>
                <w:lang w:val="nl-NL"/>
              </w:rPr>
              <w:tab/>
            </w:r>
            <w:r w:rsidRPr="00CD3075">
              <w:rPr>
                <w:rStyle w:val="Hyperlink"/>
                <w:rFonts w:ascii="Tahoma" w:eastAsia="Tahoma" w:hAnsi="Tahoma" w:cs="Tahoma"/>
                <w:noProof/>
              </w:rPr>
              <w:t>The scope and objectives</w:t>
            </w:r>
            <w:r>
              <w:rPr>
                <w:noProof/>
                <w:webHidden/>
              </w:rPr>
              <w:tab/>
            </w:r>
            <w:r>
              <w:rPr>
                <w:noProof/>
                <w:webHidden/>
              </w:rPr>
              <w:fldChar w:fldCharType="begin"/>
            </w:r>
            <w:r>
              <w:rPr>
                <w:noProof/>
                <w:webHidden/>
              </w:rPr>
              <w:instrText xml:space="preserve"> PAGEREF _Toc21961703 \h </w:instrText>
            </w:r>
            <w:r>
              <w:rPr>
                <w:noProof/>
                <w:webHidden/>
              </w:rPr>
            </w:r>
            <w:r>
              <w:rPr>
                <w:noProof/>
                <w:webHidden/>
              </w:rPr>
              <w:fldChar w:fldCharType="separate"/>
            </w:r>
            <w:r>
              <w:rPr>
                <w:noProof/>
                <w:webHidden/>
              </w:rPr>
              <w:t>6</w:t>
            </w:r>
            <w:r>
              <w:rPr>
                <w:noProof/>
                <w:webHidden/>
              </w:rPr>
              <w:fldChar w:fldCharType="end"/>
            </w:r>
          </w:hyperlink>
        </w:p>
        <w:p w14:paraId="589ECB11" w14:textId="6BAF0C42" w:rsidR="006B7D62" w:rsidRDefault="006B7D62">
          <w:pPr>
            <w:pStyle w:val="TOC1"/>
            <w:tabs>
              <w:tab w:val="left" w:pos="600"/>
            </w:tabs>
            <w:rPr>
              <w:rFonts w:asciiTheme="minorHAnsi" w:eastAsiaTheme="minorEastAsia" w:hAnsiTheme="minorHAnsi" w:cstheme="minorBidi"/>
              <w:b w:val="0"/>
              <w:caps w:val="0"/>
              <w:noProof/>
              <w:sz w:val="22"/>
              <w:szCs w:val="22"/>
              <w:lang w:val="nl-NL"/>
            </w:rPr>
          </w:pPr>
          <w:hyperlink w:anchor="_Toc21961704" w:history="1">
            <w:r w:rsidRPr="00CD3075">
              <w:rPr>
                <w:rStyle w:val="Hyperlink"/>
                <w:rFonts w:ascii="Tahoma" w:eastAsia="Tahoma" w:hAnsi="Tahoma" w:cs="Tahoma"/>
                <w:noProof/>
              </w:rPr>
              <w:t>2.</w:t>
            </w:r>
            <w:r>
              <w:rPr>
                <w:rFonts w:asciiTheme="minorHAnsi" w:eastAsiaTheme="minorEastAsia" w:hAnsiTheme="minorHAnsi" w:cstheme="minorBidi"/>
                <w:b w:val="0"/>
                <w:caps w:val="0"/>
                <w:noProof/>
                <w:sz w:val="22"/>
                <w:szCs w:val="22"/>
                <w:lang w:val="nl-NL"/>
              </w:rPr>
              <w:tab/>
            </w:r>
            <w:r w:rsidRPr="00CD3075">
              <w:rPr>
                <w:rStyle w:val="Hyperlink"/>
                <w:rFonts w:ascii="Tahoma" w:eastAsia="Tahoma" w:hAnsi="Tahoma" w:cs="Tahoma"/>
                <w:noProof/>
              </w:rPr>
              <w:t>The Assignment</w:t>
            </w:r>
            <w:r>
              <w:rPr>
                <w:noProof/>
                <w:webHidden/>
              </w:rPr>
              <w:tab/>
            </w:r>
            <w:r>
              <w:rPr>
                <w:noProof/>
                <w:webHidden/>
              </w:rPr>
              <w:fldChar w:fldCharType="begin"/>
            </w:r>
            <w:r>
              <w:rPr>
                <w:noProof/>
                <w:webHidden/>
              </w:rPr>
              <w:instrText xml:space="preserve"> PAGEREF _Toc21961704 \h </w:instrText>
            </w:r>
            <w:r>
              <w:rPr>
                <w:noProof/>
                <w:webHidden/>
              </w:rPr>
            </w:r>
            <w:r>
              <w:rPr>
                <w:noProof/>
                <w:webHidden/>
              </w:rPr>
              <w:fldChar w:fldCharType="separate"/>
            </w:r>
            <w:r>
              <w:rPr>
                <w:noProof/>
                <w:webHidden/>
              </w:rPr>
              <w:t>7</w:t>
            </w:r>
            <w:r>
              <w:rPr>
                <w:noProof/>
                <w:webHidden/>
              </w:rPr>
              <w:fldChar w:fldCharType="end"/>
            </w:r>
          </w:hyperlink>
        </w:p>
        <w:p w14:paraId="5EE1363F" w14:textId="7EC44167" w:rsidR="006B7D62" w:rsidRDefault="006B7D62">
          <w:pPr>
            <w:pStyle w:val="TOC2"/>
            <w:tabs>
              <w:tab w:val="left" w:pos="800"/>
            </w:tabs>
            <w:rPr>
              <w:rFonts w:asciiTheme="minorHAnsi" w:eastAsiaTheme="minorEastAsia" w:hAnsiTheme="minorHAnsi" w:cstheme="minorBidi"/>
              <w:b w:val="0"/>
              <w:noProof/>
              <w:sz w:val="22"/>
              <w:szCs w:val="22"/>
              <w:lang w:val="nl-NL"/>
            </w:rPr>
          </w:pPr>
          <w:hyperlink w:anchor="_Toc21961705" w:history="1">
            <w:r w:rsidRPr="00CD3075">
              <w:rPr>
                <w:rStyle w:val="Hyperlink"/>
                <w:rFonts w:ascii="Tahoma" w:eastAsia="Tahoma" w:hAnsi="Tahoma" w:cs="Tahoma"/>
                <w:noProof/>
              </w:rPr>
              <w:t>2.1</w:t>
            </w:r>
            <w:r>
              <w:rPr>
                <w:rFonts w:asciiTheme="minorHAnsi" w:eastAsiaTheme="minorEastAsia" w:hAnsiTheme="minorHAnsi" w:cstheme="minorBidi"/>
                <w:b w:val="0"/>
                <w:noProof/>
                <w:sz w:val="22"/>
                <w:szCs w:val="22"/>
                <w:lang w:val="nl-NL"/>
              </w:rPr>
              <w:tab/>
            </w:r>
            <w:r w:rsidRPr="00CD3075">
              <w:rPr>
                <w:rStyle w:val="Hyperlink"/>
                <w:rFonts w:ascii="Tahoma" w:eastAsia="Tahoma" w:hAnsi="Tahoma" w:cs="Tahoma"/>
                <w:noProof/>
              </w:rPr>
              <w:t>Context</w:t>
            </w:r>
            <w:r>
              <w:rPr>
                <w:noProof/>
                <w:webHidden/>
              </w:rPr>
              <w:tab/>
            </w:r>
            <w:r>
              <w:rPr>
                <w:noProof/>
                <w:webHidden/>
              </w:rPr>
              <w:fldChar w:fldCharType="begin"/>
            </w:r>
            <w:r>
              <w:rPr>
                <w:noProof/>
                <w:webHidden/>
              </w:rPr>
              <w:instrText xml:space="preserve"> PAGEREF _Toc21961705 \h </w:instrText>
            </w:r>
            <w:r>
              <w:rPr>
                <w:noProof/>
                <w:webHidden/>
              </w:rPr>
            </w:r>
            <w:r>
              <w:rPr>
                <w:noProof/>
                <w:webHidden/>
              </w:rPr>
              <w:fldChar w:fldCharType="separate"/>
            </w:r>
            <w:r>
              <w:rPr>
                <w:noProof/>
                <w:webHidden/>
              </w:rPr>
              <w:t>7</w:t>
            </w:r>
            <w:r>
              <w:rPr>
                <w:noProof/>
                <w:webHidden/>
              </w:rPr>
              <w:fldChar w:fldCharType="end"/>
            </w:r>
          </w:hyperlink>
        </w:p>
        <w:p w14:paraId="00EAFE62" w14:textId="5BF894F1" w:rsidR="006B7D62" w:rsidRDefault="006B7D62">
          <w:pPr>
            <w:pStyle w:val="TOC2"/>
            <w:tabs>
              <w:tab w:val="left" w:pos="800"/>
            </w:tabs>
            <w:rPr>
              <w:rFonts w:asciiTheme="minorHAnsi" w:eastAsiaTheme="minorEastAsia" w:hAnsiTheme="minorHAnsi" w:cstheme="minorBidi"/>
              <w:b w:val="0"/>
              <w:noProof/>
              <w:sz w:val="22"/>
              <w:szCs w:val="22"/>
              <w:lang w:val="nl-NL"/>
            </w:rPr>
          </w:pPr>
          <w:hyperlink w:anchor="_Toc21961706" w:history="1">
            <w:r w:rsidRPr="00CD3075">
              <w:rPr>
                <w:rStyle w:val="Hyperlink"/>
                <w:rFonts w:ascii="Tahoma" w:eastAsia="Tahoma" w:hAnsi="Tahoma" w:cs="Tahoma"/>
                <w:noProof/>
              </w:rPr>
              <w:t>2.2</w:t>
            </w:r>
            <w:r>
              <w:rPr>
                <w:rFonts w:asciiTheme="minorHAnsi" w:eastAsiaTheme="minorEastAsia" w:hAnsiTheme="minorHAnsi" w:cstheme="minorBidi"/>
                <w:b w:val="0"/>
                <w:noProof/>
                <w:sz w:val="22"/>
                <w:szCs w:val="22"/>
                <w:lang w:val="nl-NL"/>
              </w:rPr>
              <w:tab/>
            </w:r>
            <w:r w:rsidRPr="00CD3075">
              <w:rPr>
                <w:rStyle w:val="Hyperlink"/>
                <w:rFonts w:ascii="Tahoma" w:eastAsia="Tahoma" w:hAnsi="Tahoma" w:cs="Tahoma"/>
                <w:noProof/>
              </w:rPr>
              <w:t>Project Objective and Top-Level Requirements</w:t>
            </w:r>
            <w:r>
              <w:rPr>
                <w:noProof/>
                <w:webHidden/>
              </w:rPr>
              <w:tab/>
            </w:r>
            <w:r>
              <w:rPr>
                <w:noProof/>
                <w:webHidden/>
              </w:rPr>
              <w:fldChar w:fldCharType="begin"/>
            </w:r>
            <w:r>
              <w:rPr>
                <w:noProof/>
                <w:webHidden/>
              </w:rPr>
              <w:instrText xml:space="preserve"> PAGEREF _Toc21961706 \h </w:instrText>
            </w:r>
            <w:r>
              <w:rPr>
                <w:noProof/>
                <w:webHidden/>
              </w:rPr>
            </w:r>
            <w:r>
              <w:rPr>
                <w:noProof/>
                <w:webHidden/>
              </w:rPr>
              <w:fldChar w:fldCharType="separate"/>
            </w:r>
            <w:r>
              <w:rPr>
                <w:noProof/>
                <w:webHidden/>
              </w:rPr>
              <w:t>7</w:t>
            </w:r>
            <w:r>
              <w:rPr>
                <w:noProof/>
                <w:webHidden/>
              </w:rPr>
              <w:fldChar w:fldCharType="end"/>
            </w:r>
          </w:hyperlink>
        </w:p>
        <w:p w14:paraId="522DB3DE" w14:textId="10B34F3F" w:rsidR="006B7D62" w:rsidRDefault="006B7D62">
          <w:pPr>
            <w:pStyle w:val="TOC2"/>
            <w:tabs>
              <w:tab w:val="left" w:pos="800"/>
            </w:tabs>
            <w:rPr>
              <w:rFonts w:asciiTheme="minorHAnsi" w:eastAsiaTheme="minorEastAsia" w:hAnsiTheme="minorHAnsi" w:cstheme="minorBidi"/>
              <w:b w:val="0"/>
              <w:noProof/>
              <w:sz w:val="22"/>
              <w:szCs w:val="22"/>
              <w:lang w:val="nl-NL"/>
            </w:rPr>
          </w:pPr>
          <w:hyperlink w:anchor="_Toc21961707" w:history="1">
            <w:r w:rsidRPr="00CD3075">
              <w:rPr>
                <w:rStyle w:val="Hyperlink"/>
                <w:rFonts w:ascii="Tahoma" w:eastAsia="Tahoma" w:hAnsi="Tahoma" w:cs="Tahoma"/>
                <w:noProof/>
              </w:rPr>
              <w:t>2.3</w:t>
            </w:r>
            <w:r>
              <w:rPr>
                <w:rFonts w:asciiTheme="minorHAnsi" w:eastAsiaTheme="minorEastAsia" w:hAnsiTheme="minorHAnsi" w:cstheme="minorBidi"/>
                <w:b w:val="0"/>
                <w:noProof/>
                <w:sz w:val="22"/>
                <w:szCs w:val="22"/>
                <w:lang w:val="nl-NL"/>
              </w:rPr>
              <w:tab/>
            </w:r>
            <w:r w:rsidRPr="00CD3075">
              <w:rPr>
                <w:rStyle w:val="Hyperlink"/>
                <w:rFonts w:ascii="Tahoma" w:eastAsia="Tahoma" w:hAnsi="Tahoma" w:cs="Tahoma"/>
                <w:noProof/>
              </w:rPr>
              <w:t>Main Topics</w:t>
            </w:r>
            <w:r>
              <w:rPr>
                <w:noProof/>
                <w:webHidden/>
              </w:rPr>
              <w:tab/>
            </w:r>
            <w:r>
              <w:rPr>
                <w:noProof/>
                <w:webHidden/>
              </w:rPr>
              <w:fldChar w:fldCharType="begin"/>
            </w:r>
            <w:r>
              <w:rPr>
                <w:noProof/>
                <w:webHidden/>
              </w:rPr>
              <w:instrText xml:space="preserve"> PAGEREF _Toc21961707 \h </w:instrText>
            </w:r>
            <w:r>
              <w:rPr>
                <w:noProof/>
                <w:webHidden/>
              </w:rPr>
            </w:r>
            <w:r>
              <w:rPr>
                <w:noProof/>
                <w:webHidden/>
              </w:rPr>
              <w:fldChar w:fldCharType="separate"/>
            </w:r>
            <w:r>
              <w:rPr>
                <w:noProof/>
                <w:webHidden/>
              </w:rPr>
              <w:t>7</w:t>
            </w:r>
            <w:r>
              <w:rPr>
                <w:noProof/>
                <w:webHidden/>
              </w:rPr>
              <w:fldChar w:fldCharType="end"/>
            </w:r>
          </w:hyperlink>
        </w:p>
        <w:p w14:paraId="3E5A2351" w14:textId="023407C1" w:rsidR="006B7D62" w:rsidRDefault="006B7D62">
          <w:pPr>
            <w:pStyle w:val="TOC2"/>
            <w:tabs>
              <w:tab w:val="left" w:pos="800"/>
            </w:tabs>
            <w:rPr>
              <w:rFonts w:asciiTheme="minorHAnsi" w:eastAsiaTheme="minorEastAsia" w:hAnsiTheme="minorHAnsi" w:cstheme="minorBidi"/>
              <w:b w:val="0"/>
              <w:noProof/>
              <w:sz w:val="22"/>
              <w:szCs w:val="22"/>
              <w:lang w:val="nl-NL"/>
            </w:rPr>
          </w:pPr>
          <w:hyperlink w:anchor="_Toc21961708" w:history="1">
            <w:r w:rsidRPr="00CD3075">
              <w:rPr>
                <w:rStyle w:val="Hyperlink"/>
                <w:rFonts w:ascii="Tahoma" w:eastAsia="Tahoma" w:hAnsi="Tahoma" w:cs="Tahoma"/>
                <w:noProof/>
              </w:rPr>
              <w:t>2.4</w:t>
            </w:r>
            <w:r>
              <w:rPr>
                <w:rFonts w:asciiTheme="minorHAnsi" w:eastAsiaTheme="minorEastAsia" w:hAnsiTheme="minorHAnsi" w:cstheme="minorBidi"/>
                <w:b w:val="0"/>
                <w:noProof/>
                <w:sz w:val="22"/>
                <w:szCs w:val="22"/>
                <w:lang w:val="nl-NL"/>
              </w:rPr>
              <w:tab/>
            </w:r>
            <w:r w:rsidRPr="00CD3075">
              <w:rPr>
                <w:rStyle w:val="Hyperlink"/>
                <w:rFonts w:ascii="Tahoma" w:eastAsia="Tahoma" w:hAnsi="Tahoma" w:cs="Tahoma"/>
                <w:noProof/>
              </w:rPr>
              <w:t>Project outline</w:t>
            </w:r>
            <w:r>
              <w:rPr>
                <w:noProof/>
                <w:webHidden/>
              </w:rPr>
              <w:tab/>
            </w:r>
            <w:r>
              <w:rPr>
                <w:noProof/>
                <w:webHidden/>
              </w:rPr>
              <w:fldChar w:fldCharType="begin"/>
            </w:r>
            <w:r>
              <w:rPr>
                <w:noProof/>
                <w:webHidden/>
              </w:rPr>
              <w:instrText xml:space="preserve"> PAGEREF _Toc21961708 \h </w:instrText>
            </w:r>
            <w:r>
              <w:rPr>
                <w:noProof/>
                <w:webHidden/>
              </w:rPr>
            </w:r>
            <w:r>
              <w:rPr>
                <w:noProof/>
                <w:webHidden/>
              </w:rPr>
              <w:fldChar w:fldCharType="separate"/>
            </w:r>
            <w:r>
              <w:rPr>
                <w:noProof/>
                <w:webHidden/>
              </w:rPr>
              <w:t>7</w:t>
            </w:r>
            <w:r>
              <w:rPr>
                <w:noProof/>
                <w:webHidden/>
              </w:rPr>
              <w:fldChar w:fldCharType="end"/>
            </w:r>
          </w:hyperlink>
        </w:p>
        <w:p w14:paraId="2309AD4C" w14:textId="001EE5DA" w:rsidR="006B7D62" w:rsidRDefault="006B7D62">
          <w:pPr>
            <w:pStyle w:val="TOC2"/>
            <w:tabs>
              <w:tab w:val="left" w:pos="800"/>
            </w:tabs>
            <w:rPr>
              <w:rFonts w:asciiTheme="minorHAnsi" w:eastAsiaTheme="minorEastAsia" w:hAnsiTheme="minorHAnsi" w:cstheme="minorBidi"/>
              <w:b w:val="0"/>
              <w:noProof/>
              <w:sz w:val="22"/>
              <w:szCs w:val="22"/>
              <w:lang w:val="nl-NL"/>
            </w:rPr>
          </w:pPr>
          <w:hyperlink w:anchor="_Toc21961709" w:history="1">
            <w:r w:rsidRPr="00CD3075">
              <w:rPr>
                <w:rStyle w:val="Hyperlink"/>
                <w:rFonts w:ascii="Tahoma" w:eastAsia="Tahoma" w:hAnsi="Tahoma" w:cs="Tahoma"/>
                <w:noProof/>
              </w:rPr>
              <w:t>2.5</w:t>
            </w:r>
            <w:r>
              <w:rPr>
                <w:rFonts w:asciiTheme="minorHAnsi" w:eastAsiaTheme="minorEastAsia" w:hAnsiTheme="minorHAnsi" w:cstheme="minorBidi"/>
                <w:b w:val="0"/>
                <w:noProof/>
                <w:sz w:val="22"/>
                <w:szCs w:val="22"/>
                <w:lang w:val="nl-NL"/>
              </w:rPr>
              <w:tab/>
            </w:r>
            <w:r w:rsidRPr="00CD3075">
              <w:rPr>
                <w:rStyle w:val="Hyperlink"/>
                <w:rFonts w:ascii="Tahoma" w:eastAsia="Tahoma" w:hAnsi="Tahoma" w:cs="Tahoma"/>
                <w:noProof/>
              </w:rPr>
              <w:t>The Deliverable Items</w:t>
            </w:r>
            <w:r>
              <w:rPr>
                <w:noProof/>
                <w:webHidden/>
              </w:rPr>
              <w:tab/>
            </w:r>
            <w:r>
              <w:rPr>
                <w:noProof/>
                <w:webHidden/>
              </w:rPr>
              <w:fldChar w:fldCharType="begin"/>
            </w:r>
            <w:r>
              <w:rPr>
                <w:noProof/>
                <w:webHidden/>
              </w:rPr>
              <w:instrText xml:space="preserve"> PAGEREF _Toc21961709 \h </w:instrText>
            </w:r>
            <w:r>
              <w:rPr>
                <w:noProof/>
                <w:webHidden/>
              </w:rPr>
            </w:r>
            <w:r>
              <w:rPr>
                <w:noProof/>
                <w:webHidden/>
              </w:rPr>
              <w:fldChar w:fldCharType="separate"/>
            </w:r>
            <w:r>
              <w:rPr>
                <w:noProof/>
                <w:webHidden/>
              </w:rPr>
              <w:t>8</w:t>
            </w:r>
            <w:r>
              <w:rPr>
                <w:noProof/>
                <w:webHidden/>
              </w:rPr>
              <w:fldChar w:fldCharType="end"/>
            </w:r>
          </w:hyperlink>
        </w:p>
        <w:p w14:paraId="454A1267" w14:textId="562B1549" w:rsidR="006B7D62" w:rsidRDefault="006B7D62">
          <w:pPr>
            <w:pStyle w:val="TOC2"/>
            <w:tabs>
              <w:tab w:val="left" w:pos="800"/>
            </w:tabs>
            <w:rPr>
              <w:rFonts w:asciiTheme="minorHAnsi" w:eastAsiaTheme="minorEastAsia" w:hAnsiTheme="minorHAnsi" w:cstheme="minorBidi"/>
              <w:b w:val="0"/>
              <w:noProof/>
              <w:sz w:val="22"/>
              <w:szCs w:val="22"/>
              <w:lang w:val="nl-NL"/>
            </w:rPr>
          </w:pPr>
          <w:hyperlink w:anchor="_Toc21961710" w:history="1">
            <w:r w:rsidRPr="00CD3075">
              <w:rPr>
                <w:rStyle w:val="Hyperlink"/>
                <w:rFonts w:ascii="Tahoma" w:eastAsia="Tahoma" w:hAnsi="Tahoma" w:cs="Tahoma"/>
                <w:noProof/>
              </w:rPr>
              <w:t>2.6</w:t>
            </w:r>
            <w:r>
              <w:rPr>
                <w:rFonts w:asciiTheme="minorHAnsi" w:eastAsiaTheme="minorEastAsia" w:hAnsiTheme="minorHAnsi" w:cstheme="minorBidi"/>
                <w:b w:val="0"/>
                <w:noProof/>
                <w:sz w:val="22"/>
                <w:szCs w:val="22"/>
                <w:lang w:val="nl-NL"/>
              </w:rPr>
              <w:tab/>
            </w:r>
            <w:r w:rsidRPr="00CD3075">
              <w:rPr>
                <w:rStyle w:val="Hyperlink"/>
                <w:rFonts w:ascii="Tahoma" w:eastAsia="Tahoma" w:hAnsi="Tahoma" w:cs="Tahoma"/>
                <w:noProof/>
              </w:rPr>
              <w:t>References in deliverable reports</w:t>
            </w:r>
            <w:r>
              <w:rPr>
                <w:noProof/>
                <w:webHidden/>
              </w:rPr>
              <w:tab/>
            </w:r>
            <w:r>
              <w:rPr>
                <w:noProof/>
                <w:webHidden/>
              </w:rPr>
              <w:fldChar w:fldCharType="begin"/>
            </w:r>
            <w:r>
              <w:rPr>
                <w:noProof/>
                <w:webHidden/>
              </w:rPr>
              <w:instrText xml:space="preserve"> PAGEREF _Toc21961710 \h </w:instrText>
            </w:r>
            <w:r>
              <w:rPr>
                <w:noProof/>
                <w:webHidden/>
              </w:rPr>
            </w:r>
            <w:r>
              <w:rPr>
                <w:noProof/>
                <w:webHidden/>
              </w:rPr>
              <w:fldChar w:fldCharType="separate"/>
            </w:r>
            <w:r>
              <w:rPr>
                <w:noProof/>
                <w:webHidden/>
              </w:rPr>
              <w:t>10</w:t>
            </w:r>
            <w:r>
              <w:rPr>
                <w:noProof/>
                <w:webHidden/>
              </w:rPr>
              <w:fldChar w:fldCharType="end"/>
            </w:r>
          </w:hyperlink>
        </w:p>
        <w:p w14:paraId="45B0D26F" w14:textId="6E14E49D" w:rsidR="006B7D62" w:rsidRDefault="006B7D62">
          <w:pPr>
            <w:pStyle w:val="TOC2"/>
            <w:tabs>
              <w:tab w:val="left" w:pos="800"/>
            </w:tabs>
            <w:rPr>
              <w:rFonts w:asciiTheme="minorHAnsi" w:eastAsiaTheme="minorEastAsia" w:hAnsiTheme="minorHAnsi" w:cstheme="minorBidi"/>
              <w:b w:val="0"/>
              <w:noProof/>
              <w:sz w:val="22"/>
              <w:szCs w:val="22"/>
              <w:lang w:val="nl-NL"/>
            </w:rPr>
          </w:pPr>
          <w:hyperlink w:anchor="_Toc21961711" w:history="1">
            <w:r w:rsidRPr="00CD3075">
              <w:rPr>
                <w:rStyle w:val="Hyperlink"/>
                <w:rFonts w:ascii="Tahoma" w:eastAsia="Tahoma" w:hAnsi="Tahoma" w:cs="Tahoma"/>
                <w:noProof/>
              </w:rPr>
              <w:t>2.7</w:t>
            </w:r>
            <w:r>
              <w:rPr>
                <w:rFonts w:asciiTheme="minorHAnsi" w:eastAsiaTheme="minorEastAsia" w:hAnsiTheme="minorHAnsi" w:cstheme="minorBidi"/>
                <w:b w:val="0"/>
                <w:noProof/>
                <w:sz w:val="22"/>
                <w:szCs w:val="22"/>
                <w:lang w:val="nl-NL"/>
              </w:rPr>
              <w:tab/>
            </w:r>
            <w:r w:rsidRPr="00CD3075">
              <w:rPr>
                <w:rStyle w:val="Hyperlink"/>
                <w:rFonts w:ascii="Tahoma" w:eastAsia="Tahoma" w:hAnsi="Tahoma" w:cs="Tahoma"/>
                <w:noProof/>
              </w:rPr>
              <w:t>Meetings and Reviews</w:t>
            </w:r>
            <w:r>
              <w:rPr>
                <w:noProof/>
                <w:webHidden/>
              </w:rPr>
              <w:tab/>
            </w:r>
            <w:r>
              <w:rPr>
                <w:noProof/>
                <w:webHidden/>
              </w:rPr>
              <w:fldChar w:fldCharType="begin"/>
            </w:r>
            <w:r>
              <w:rPr>
                <w:noProof/>
                <w:webHidden/>
              </w:rPr>
              <w:instrText xml:space="preserve"> PAGEREF _Toc21961711 \h </w:instrText>
            </w:r>
            <w:r>
              <w:rPr>
                <w:noProof/>
                <w:webHidden/>
              </w:rPr>
            </w:r>
            <w:r>
              <w:rPr>
                <w:noProof/>
                <w:webHidden/>
              </w:rPr>
              <w:fldChar w:fldCharType="separate"/>
            </w:r>
            <w:r>
              <w:rPr>
                <w:noProof/>
                <w:webHidden/>
              </w:rPr>
              <w:t>10</w:t>
            </w:r>
            <w:r>
              <w:rPr>
                <w:noProof/>
                <w:webHidden/>
              </w:rPr>
              <w:fldChar w:fldCharType="end"/>
            </w:r>
          </w:hyperlink>
        </w:p>
        <w:p w14:paraId="2B85BE13" w14:textId="32839038" w:rsidR="006B7D62" w:rsidRDefault="006B7D62">
          <w:pPr>
            <w:pStyle w:val="TOC3"/>
            <w:tabs>
              <w:tab w:val="left" w:pos="1200"/>
            </w:tabs>
            <w:rPr>
              <w:rFonts w:asciiTheme="minorHAnsi" w:eastAsiaTheme="minorEastAsia" w:hAnsiTheme="minorHAnsi" w:cstheme="minorBidi"/>
              <w:noProof/>
              <w:sz w:val="22"/>
              <w:szCs w:val="22"/>
              <w:lang w:val="nl-NL"/>
            </w:rPr>
          </w:pPr>
          <w:hyperlink w:anchor="_Toc21961712" w:history="1">
            <w:r w:rsidRPr="00CD3075">
              <w:rPr>
                <w:rStyle w:val="Hyperlink"/>
                <w:rFonts w:ascii="Tahoma" w:eastAsia="Tahoma" w:hAnsi="Tahoma" w:cs="Tahoma"/>
                <w:noProof/>
              </w:rPr>
              <w:t>2.7.1</w:t>
            </w:r>
            <w:r>
              <w:rPr>
                <w:rFonts w:asciiTheme="minorHAnsi" w:eastAsiaTheme="minorEastAsia" w:hAnsiTheme="minorHAnsi" w:cstheme="minorBidi"/>
                <w:noProof/>
                <w:sz w:val="22"/>
                <w:szCs w:val="22"/>
                <w:lang w:val="nl-NL"/>
              </w:rPr>
              <w:tab/>
            </w:r>
            <w:r w:rsidRPr="00CD3075">
              <w:rPr>
                <w:rStyle w:val="Hyperlink"/>
                <w:rFonts w:ascii="Tahoma" w:eastAsia="Tahoma" w:hAnsi="Tahoma" w:cs="Tahoma"/>
                <w:noProof/>
              </w:rPr>
              <w:t>Status Meetings</w:t>
            </w:r>
            <w:r>
              <w:rPr>
                <w:noProof/>
                <w:webHidden/>
              </w:rPr>
              <w:tab/>
            </w:r>
            <w:r>
              <w:rPr>
                <w:noProof/>
                <w:webHidden/>
              </w:rPr>
              <w:fldChar w:fldCharType="begin"/>
            </w:r>
            <w:r>
              <w:rPr>
                <w:noProof/>
                <w:webHidden/>
              </w:rPr>
              <w:instrText xml:space="preserve"> PAGEREF _Toc21961712 \h </w:instrText>
            </w:r>
            <w:r>
              <w:rPr>
                <w:noProof/>
                <w:webHidden/>
              </w:rPr>
            </w:r>
            <w:r>
              <w:rPr>
                <w:noProof/>
                <w:webHidden/>
              </w:rPr>
              <w:fldChar w:fldCharType="separate"/>
            </w:r>
            <w:r>
              <w:rPr>
                <w:noProof/>
                <w:webHidden/>
              </w:rPr>
              <w:t>10</w:t>
            </w:r>
            <w:r>
              <w:rPr>
                <w:noProof/>
                <w:webHidden/>
              </w:rPr>
              <w:fldChar w:fldCharType="end"/>
            </w:r>
          </w:hyperlink>
        </w:p>
        <w:p w14:paraId="44D998E6" w14:textId="7DA04765" w:rsidR="006B7D62" w:rsidRDefault="006B7D62">
          <w:pPr>
            <w:pStyle w:val="TOC3"/>
            <w:tabs>
              <w:tab w:val="left" w:pos="1200"/>
            </w:tabs>
            <w:rPr>
              <w:rFonts w:asciiTheme="minorHAnsi" w:eastAsiaTheme="minorEastAsia" w:hAnsiTheme="minorHAnsi" w:cstheme="minorBidi"/>
              <w:noProof/>
              <w:sz w:val="22"/>
              <w:szCs w:val="22"/>
              <w:lang w:val="nl-NL"/>
            </w:rPr>
          </w:pPr>
          <w:hyperlink w:anchor="_Toc21961713" w:history="1">
            <w:r w:rsidRPr="00CD3075">
              <w:rPr>
                <w:rStyle w:val="Hyperlink"/>
                <w:rFonts w:ascii="Tahoma" w:eastAsia="Tahoma" w:hAnsi="Tahoma" w:cs="Tahoma"/>
                <w:noProof/>
              </w:rPr>
              <w:t>2.7.2</w:t>
            </w:r>
            <w:r>
              <w:rPr>
                <w:rFonts w:asciiTheme="minorHAnsi" w:eastAsiaTheme="minorEastAsia" w:hAnsiTheme="minorHAnsi" w:cstheme="minorBidi"/>
                <w:noProof/>
                <w:sz w:val="22"/>
                <w:szCs w:val="22"/>
                <w:lang w:val="nl-NL"/>
              </w:rPr>
              <w:tab/>
            </w:r>
            <w:r w:rsidRPr="00CD3075">
              <w:rPr>
                <w:rStyle w:val="Hyperlink"/>
                <w:rFonts w:ascii="Tahoma" w:eastAsia="Tahoma" w:hAnsi="Tahoma" w:cs="Tahoma"/>
                <w:noProof/>
              </w:rPr>
              <w:t>Milestone Reviews</w:t>
            </w:r>
            <w:r>
              <w:rPr>
                <w:noProof/>
                <w:webHidden/>
              </w:rPr>
              <w:tab/>
            </w:r>
            <w:r>
              <w:rPr>
                <w:noProof/>
                <w:webHidden/>
              </w:rPr>
              <w:fldChar w:fldCharType="begin"/>
            </w:r>
            <w:r>
              <w:rPr>
                <w:noProof/>
                <w:webHidden/>
              </w:rPr>
              <w:instrText xml:space="preserve"> PAGEREF _Toc21961713 \h </w:instrText>
            </w:r>
            <w:r>
              <w:rPr>
                <w:noProof/>
                <w:webHidden/>
              </w:rPr>
            </w:r>
            <w:r>
              <w:rPr>
                <w:noProof/>
                <w:webHidden/>
              </w:rPr>
              <w:fldChar w:fldCharType="separate"/>
            </w:r>
            <w:r>
              <w:rPr>
                <w:noProof/>
                <w:webHidden/>
              </w:rPr>
              <w:t>10</w:t>
            </w:r>
            <w:r>
              <w:rPr>
                <w:noProof/>
                <w:webHidden/>
              </w:rPr>
              <w:fldChar w:fldCharType="end"/>
            </w:r>
          </w:hyperlink>
        </w:p>
        <w:p w14:paraId="6ACB79A8" w14:textId="4E88C376" w:rsidR="006B7D62" w:rsidRDefault="006B7D62">
          <w:pPr>
            <w:pStyle w:val="TOC3"/>
            <w:tabs>
              <w:tab w:val="left" w:pos="1200"/>
            </w:tabs>
            <w:rPr>
              <w:rFonts w:asciiTheme="minorHAnsi" w:eastAsiaTheme="minorEastAsia" w:hAnsiTheme="minorHAnsi" w:cstheme="minorBidi"/>
              <w:noProof/>
              <w:sz w:val="22"/>
              <w:szCs w:val="22"/>
              <w:lang w:val="nl-NL"/>
            </w:rPr>
          </w:pPr>
          <w:hyperlink w:anchor="_Toc21961714" w:history="1">
            <w:r w:rsidRPr="00CD3075">
              <w:rPr>
                <w:rStyle w:val="Hyperlink"/>
                <w:rFonts w:ascii="Tahoma" w:eastAsia="Tahoma" w:hAnsi="Tahoma" w:cs="Tahoma"/>
                <w:noProof/>
              </w:rPr>
              <w:t>2.7.3</w:t>
            </w:r>
            <w:r>
              <w:rPr>
                <w:rFonts w:asciiTheme="minorHAnsi" w:eastAsiaTheme="minorEastAsia" w:hAnsiTheme="minorHAnsi" w:cstheme="minorBidi"/>
                <w:noProof/>
                <w:sz w:val="22"/>
                <w:szCs w:val="22"/>
                <w:lang w:val="nl-NL"/>
              </w:rPr>
              <w:tab/>
            </w:r>
            <w:r w:rsidRPr="00CD3075">
              <w:rPr>
                <w:rStyle w:val="Hyperlink"/>
                <w:rFonts w:ascii="Tahoma" w:eastAsia="Tahoma" w:hAnsi="Tahoma" w:cs="Tahoma"/>
                <w:noProof/>
              </w:rPr>
              <w:t>OS Symposium Day</w:t>
            </w:r>
            <w:r>
              <w:rPr>
                <w:noProof/>
                <w:webHidden/>
              </w:rPr>
              <w:tab/>
            </w:r>
            <w:r>
              <w:rPr>
                <w:noProof/>
                <w:webHidden/>
              </w:rPr>
              <w:fldChar w:fldCharType="begin"/>
            </w:r>
            <w:r>
              <w:rPr>
                <w:noProof/>
                <w:webHidden/>
              </w:rPr>
              <w:instrText xml:space="preserve"> PAGEREF _Toc21961714 \h </w:instrText>
            </w:r>
            <w:r>
              <w:rPr>
                <w:noProof/>
                <w:webHidden/>
              </w:rPr>
            </w:r>
            <w:r>
              <w:rPr>
                <w:noProof/>
                <w:webHidden/>
              </w:rPr>
              <w:fldChar w:fldCharType="separate"/>
            </w:r>
            <w:r>
              <w:rPr>
                <w:noProof/>
                <w:webHidden/>
              </w:rPr>
              <w:t>11</w:t>
            </w:r>
            <w:r>
              <w:rPr>
                <w:noProof/>
                <w:webHidden/>
              </w:rPr>
              <w:fldChar w:fldCharType="end"/>
            </w:r>
          </w:hyperlink>
        </w:p>
        <w:p w14:paraId="1B071486" w14:textId="15D10BB2" w:rsidR="006B7D62" w:rsidRDefault="006B7D62">
          <w:pPr>
            <w:pStyle w:val="TOC1"/>
            <w:tabs>
              <w:tab w:val="left" w:pos="600"/>
            </w:tabs>
            <w:rPr>
              <w:rFonts w:asciiTheme="minorHAnsi" w:eastAsiaTheme="minorEastAsia" w:hAnsiTheme="minorHAnsi" w:cstheme="minorBidi"/>
              <w:b w:val="0"/>
              <w:caps w:val="0"/>
              <w:noProof/>
              <w:sz w:val="22"/>
              <w:szCs w:val="22"/>
              <w:lang w:val="nl-NL"/>
            </w:rPr>
          </w:pPr>
          <w:hyperlink w:anchor="_Toc21961715" w:history="1">
            <w:r w:rsidRPr="00CD3075">
              <w:rPr>
                <w:rStyle w:val="Hyperlink"/>
                <w:rFonts w:ascii="Tahoma" w:eastAsia="Tahoma" w:hAnsi="Tahoma" w:cs="Tahoma"/>
                <w:noProof/>
              </w:rPr>
              <w:t>3.</w:t>
            </w:r>
            <w:r>
              <w:rPr>
                <w:rFonts w:asciiTheme="minorHAnsi" w:eastAsiaTheme="minorEastAsia" w:hAnsiTheme="minorHAnsi" w:cstheme="minorBidi"/>
                <w:b w:val="0"/>
                <w:caps w:val="0"/>
                <w:noProof/>
                <w:sz w:val="22"/>
                <w:szCs w:val="22"/>
                <w:lang w:val="nl-NL"/>
              </w:rPr>
              <w:tab/>
            </w:r>
            <w:r w:rsidRPr="00CD3075">
              <w:rPr>
                <w:rStyle w:val="Hyperlink"/>
                <w:rFonts w:ascii="Tahoma" w:eastAsia="Tahoma" w:hAnsi="Tahoma" w:cs="Tahoma"/>
                <w:noProof/>
              </w:rPr>
              <w:t>Organisation</w:t>
            </w:r>
            <w:r>
              <w:rPr>
                <w:noProof/>
                <w:webHidden/>
              </w:rPr>
              <w:tab/>
            </w:r>
            <w:r>
              <w:rPr>
                <w:noProof/>
                <w:webHidden/>
              </w:rPr>
              <w:fldChar w:fldCharType="begin"/>
            </w:r>
            <w:r>
              <w:rPr>
                <w:noProof/>
                <w:webHidden/>
              </w:rPr>
              <w:instrText xml:space="preserve"> PAGEREF _Toc21961715 \h </w:instrText>
            </w:r>
            <w:r>
              <w:rPr>
                <w:noProof/>
                <w:webHidden/>
              </w:rPr>
            </w:r>
            <w:r>
              <w:rPr>
                <w:noProof/>
                <w:webHidden/>
              </w:rPr>
              <w:fldChar w:fldCharType="separate"/>
            </w:r>
            <w:r>
              <w:rPr>
                <w:noProof/>
                <w:webHidden/>
              </w:rPr>
              <w:t>12</w:t>
            </w:r>
            <w:r>
              <w:rPr>
                <w:noProof/>
                <w:webHidden/>
              </w:rPr>
              <w:fldChar w:fldCharType="end"/>
            </w:r>
          </w:hyperlink>
        </w:p>
        <w:p w14:paraId="79AB2122" w14:textId="3A80F8F6" w:rsidR="006B7D62" w:rsidRDefault="006B7D62">
          <w:pPr>
            <w:pStyle w:val="TOC2"/>
            <w:tabs>
              <w:tab w:val="left" w:pos="800"/>
            </w:tabs>
            <w:rPr>
              <w:rFonts w:asciiTheme="minorHAnsi" w:eastAsiaTheme="minorEastAsia" w:hAnsiTheme="minorHAnsi" w:cstheme="minorBidi"/>
              <w:b w:val="0"/>
              <w:noProof/>
              <w:sz w:val="22"/>
              <w:szCs w:val="22"/>
              <w:lang w:val="nl-NL"/>
            </w:rPr>
          </w:pPr>
          <w:hyperlink w:anchor="_Toc21961716" w:history="1">
            <w:r w:rsidRPr="00CD3075">
              <w:rPr>
                <w:rStyle w:val="Hyperlink"/>
                <w:rFonts w:ascii="Tahoma" w:eastAsia="Tahoma" w:hAnsi="Tahoma" w:cs="Tahoma"/>
                <w:noProof/>
              </w:rPr>
              <w:t>3.1</w:t>
            </w:r>
            <w:r>
              <w:rPr>
                <w:rFonts w:asciiTheme="minorHAnsi" w:eastAsiaTheme="minorEastAsia" w:hAnsiTheme="minorHAnsi" w:cstheme="minorBidi"/>
                <w:b w:val="0"/>
                <w:noProof/>
                <w:sz w:val="22"/>
                <w:szCs w:val="22"/>
                <w:lang w:val="nl-NL"/>
              </w:rPr>
              <w:tab/>
            </w:r>
            <w:r w:rsidRPr="00CD3075">
              <w:rPr>
                <w:rStyle w:val="Hyperlink"/>
                <w:rFonts w:ascii="Tahoma" w:eastAsia="Tahoma" w:hAnsi="Tahoma" w:cs="Tahoma"/>
                <w:noProof/>
              </w:rPr>
              <w:t>Global planning</w:t>
            </w:r>
            <w:r>
              <w:rPr>
                <w:noProof/>
                <w:webHidden/>
              </w:rPr>
              <w:tab/>
            </w:r>
            <w:r>
              <w:rPr>
                <w:noProof/>
                <w:webHidden/>
              </w:rPr>
              <w:fldChar w:fldCharType="begin"/>
            </w:r>
            <w:r>
              <w:rPr>
                <w:noProof/>
                <w:webHidden/>
              </w:rPr>
              <w:instrText xml:space="preserve"> PAGEREF _Toc21961716 \h </w:instrText>
            </w:r>
            <w:r>
              <w:rPr>
                <w:noProof/>
                <w:webHidden/>
              </w:rPr>
            </w:r>
            <w:r>
              <w:rPr>
                <w:noProof/>
                <w:webHidden/>
              </w:rPr>
              <w:fldChar w:fldCharType="separate"/>
            </w:r>
            <w:r>
              <w:rPr>
                <w:noProof/>
                <w:webHidden/>
              </w:rPr>
              <w:t>12</w:t>
            </w:r>
            <w:r>
              <w:rPr>
                <w:noProof/>
                <w:webHidden/>
              </w:rPr>
              <w:fldChar w:fldCharType="end"/>
            </w:r>
          </w:hyperlink>
        </w:p>
        <w:p w14:paraId="352307FE" w14:textId="3DADA5F3" w:rsidR="006B7D62" w:rsidRDefault="006B7D62">
          <w:pPr>
            <w:pStyle w:val="TOC2"/>
            <w:tabs>
              <w:tab w:val="left" w:pos="800"/>
            </w:tabs>
            <w:rPr>
              <w:rFonts w:asciiTheme="minorHAnsi" w:eastAsiaTheme="minorEastAsia" w:hAnsiTheme="minorHAnsi" w:cstheme="minorBidi"/>
              <w:b w:val="0"/>
              <w:noProof/>
              <w:sz w:val="22"/>
              <w:szCs w:val="22"/>
              <w:lang w:val="nl-NL"/>
            </w:rPr>
          </w:pPr>
          <w:hyperlink w:anchor="_Toc21961717" w:history="1">
            <w:r w:rsidRPr="00CD3075">
              <w:rPr>
                <w:rStyle w:val="Hyperlink"/>
                <w:rFonts w:ascii="Tahoma" w:eastAsia="Tahoma" w:hAnsi="Tahoma" w:cs="Tahoma"/>
                <w:noProof/>
              </w:rPr>
              <w:t>3.2</w:t>
            </w:r>
            <w:r>
              <w:rPr>
                <w:rFonts w:asciiTheme="minorHAnsi" w:eastAsiaTheme="minorEastAsia" w:hAnsiTheme="minorHAnsi" w:cstheme="minorBidi"/>
                <w:b w:val="0"/>
                <w:noProof/>
                <w:sz w:val="22"/>
                <w:szCs w:val="22"/>
                <w:lang w:val="nl-NL"/>
              </w:rPr>
              <w:tab/>
            </w:r>
            <w:r w:rsidRPr="00CD3075">
              <w:rPr>
                <w:rStyle w:val="Hyperlink"/>
                <w:rFonts w:ascii="Tahoma" w:eastAsia="Tahoma" w:hAnsi="Tahoma" w:cs="Tahoma"/>
                <w:noProof/>
              </w:rPr>
              <w:t>Coaching and assistance</w:t>
            </w:r>
            <w:r>
              <w:rPr>
                <w:noProof/>
                <w:webHidden/>
              </w:rPr>
              <w:tab/>
            </w:r>
            <w:r>
              <w:rPr>
                <w:noProof/>
                <w:webHidden/>
              </w:rPr>
              <w:fldChar w:fldCharType="begin"/>
            </w:r>
            <w:r>
              <w:rPr>
                <w:noProof/>
                <w:webHidden/>
              </w:rPr>
              <w:instrText xml:space="preserve"> PAGEREF _Toc21961717 \h </w:instrText>
            </w:r>
            <w:r>
              <w:rPr>
                <w:noProof/>
                <w:webHidden/>
              </w:rPr>
            </w:r>
            <w:r>
              <w:rPr>
                <w:noProof/>
                <w:webHidden/>
              </w:rPr>
              <w:fldChar w:fldCharType="separate"/>
            </w:r>
            <w:r>
              <w:rPr>
                <w:noProof/>
                <w:webHidden/>
              </w:rPr>
              <w:t>12</w:t>
            </w:r>
            <w:r>
              <w:rPr>
                <w:noProof/>
                <w:webHidden/>
              </w:rPr>
              <w:fldChar w:fldCharType="end"/>
            </w:r>
          </w:hyperlink>
        </w:p>
        <w:p w14:paraId="1BF671D1" w14:textId="4A4057FF" w:rsidR="006B7D62" w:rsidRDefault="006B7D62">
          <w:pPr>
            <w:pStyle w:val="TOC2"/>
            <w:tabs>
              <w:tab w:val="left" w:pos="800"/>
            </w:tabs>
            <w:rPr>
              <w:rFonts w:asciiTheme="minorHAnsi" w:eastAsiaTheme="minorEastAsia" w:hAnsiTheme="minorHAnsi" w:cstheme="minorBidi"/>
              <w:b w:val="0"/>
              <w:noProof/>
              <w:sz w:val="22"/>
              <w:szCs w:val="22"/>
              <w:lang w:val="nl-NL"/>
            </w:rPr>
          </w:pPr>
          <w:hyperlink w:anchor="_Toc21961718" w:history="1">
            <w:r w:rsidRPr="00CD3075">
              <w:rPr>
                <w:rStyle w:val="Hyperlink"/>
                <w:rFonts w:ascii="Tahoma" w:eastAsia="Tahoma" w:hAnsi="Tahoma" w:cs="Tahoma"/>
                <w:noProof/>
              </w:rPr>
              <w:t>3.3</w:t>
            </w:r>
            <w:r>
              <w:rPr>
                <w:rFonts w:asciiTheme="minorHAnsi" w:eastAsiaTheme="minorEastAsia" w:hAnsiTheme="minorHAnsi" w:cstheme="minorBidi"/>
                <w:b w:val="0"/>
                <w:noProof/>
                <w:sz w:val="22"/>
                <w:szCs w:val="22"/>
                <w:lang w:val="nl-NL"/>
              </w:rPr>
              <w:tab/>
            </w:r>
            <w:r w:rsidRPr="00CD3075">
              <w:rPr>
                <w:rStyle w:val="Hyperlink"/>
                <w:rFonts w:ascii="Tahoma" w:eastAsia="Tahoma" w:hAnsi="Tahoma" w:cs="Tahoma"/>
                <w:noProof/>
              </w:rPr>
              <w:t>Project Facilities</w:t>
            </w:r>
            <w:r>
              <w:rPr>
                <w:noProof/>
                <w:webHidden/>
              </w:rPr>
              <w:tab/>
            </w:r>
            <w:r>
              <w:rPr>
                <w:noProof/>
                <w:webHidden/>
              </w:rPr>
              <w:fldChar w:fldCharType="begin"/>
            </w:r>
            <w:r>
              <w:rPr>
                <w:noProof/>
                <w:webHidden/>
              </w:rPr>
              <w:instrText xml:space="preserve"> PAGEREF _Toc21961718 \h </w:instrText>
            </w:r>
            <w:r>
              <w:rPr>
                <w:noProof/>
                <w:webHidden/>
              </w:rPr>
            </w:r>
            <w:r>
              <w:rPr>
                <w:noProof/>
                <w:webHidden/>
              </w:rPr>
              <w:fldChar w:fldCharType="separate"/>
            </w:r>
            <w:r>
              <w:rPr>
                <w:noProof/>
                <w:webHidden/>
              </w:rPr>
              <w:t>12</w:t>
            </w:r>
            <w:r>
              <w:rPr>
                <w:noProof/>
                <w:webHidden/>
              </w:rPr>
              <w:fldChar w:fldCharType="end"/>
            </w:r>
          </w:hyperlink>
        </w:p>
        <w:p w14:paraId="587930E5" w14:textId="492B46A3" w:rsidR="006B7D62" w:rsidRDefault="006B7D62">
          <w:pPr>
            <w:pStyle w:val="TOC2"/>
            <w:tabs>
              <w:tab w:val="left" w:pos="800"/>
            </w:tabs>
            <w:rPr>
              <w:rFonts w:asciiTheme="minorHAnsi" w:eastAsiaTheme="minorEastAsia" w:hAnsiTheme="minorHAnsi" w:cstheme="minorBidi"/>
              <w:b w:val="0"/>
              <w:noProof/>
              <w:sz w:val="22"/>
              <w:szCs w:val="22"/>
              <w:lang w:val="nl-NL"/>
            </w:rPr>
          </w:pPr>
          <w:hyperlink w:anchor="_Toc21961719" w:history="1">
            <w:r w:rsidRPr="00CD3075">
              <w:rPr>
                <w:rStyle w:val="Hyperlink"/>
                <w:rFonts w:ascii="Tahoma" w:eastAsia="Tahoma" w:hAnsi="Tahoma" w:cs="Tahoma"/>
                <w:noProof/>
              </w:rPr>
              <w:t>3.4</w:t>
            </w:r>
            <w:r>
              <w:rPr>
                <w:rFonts w:asciiTheme="minorHAnsi" w:eastAsiaTheme="minorEastAsia" w:hAnsiTheme="minorHAnsi" w:cstheme="minorBidi"/>
                <w:b w:val="0"/>
                <w:noProof/>
                <w:sz w:val="22"/>
                <w:szCs w:val="22"/>
                <w:lang w:val="nl-NL"/>
              </w:rPr>
              <w:tab/>
            </w:r>
            <w:r w:rsidRPr="00CD3075">
              <w:rPr>
                <w:rStyle w:val="Hyperlink"/>
                <w:rFonts w:ascii="Tahoma" w:eastAsia="Tahoma" w:hAnsi="Tahoma" w:cs="Tahoma"/>
                <w:noProof/>
              </w:rPr>
              <w:t>Brightspace</w:t>
            </w:r>
            <w:r>
              <w:rPr>
                <w:noProof/>
                <w:webHidden/>
              </w:rPr>
              <w:tab/>
            </w:r>
            <w:r>
              <w:rPr>
                <w:noProof/>
                <w:webHidden/>
              </w:rPr>
              <w:fldChar w:fldCharType="begin"/>
            </w:r>
            <w:r>
              <w:rPr>
                <w:noProof/>
                <w:webHidden/>
              </w:rPr>
              <w:instrText xml:space="preserve"> PAGEREF _Toc21961719 \h </w:instrText>
            </w:r>
            <w:r>
              <w:rPr>
                <w:noProof/>
                <w:webHidden/>
              </w:rPr>
            </w:r>
            <w:r>
              <w:rPr>
                <w:noProof/>
                <w:webHidden/>
              </w:rPr>
              <w:fldChar w:fldCharType="separate"/>
            </w:r>
            <w:r>
              <w:rPr>
                <w:noProof/>
                <w:webHidden/>
              </w:rPr>
              <w:t>13</w:t>
            </w:r>
            <w:r>
              <w:rPr>
                <w:noProof/>
                <w:webHidden/>
              </w:rPr>
              <w:fldChar w:fldCharType="end"/>
            </w:r>
          </w:hyperlink>
        </w:p>
        <w:p w14:paraId="3C55B674" w14:textId="5977C4B2" w:rsidR="006B7D62" w:rsidRDefault="006B7D62">
          <w:pPr>
            <w:pStyle w:val="TOC2"/>
            <w:tabs>
              <w:tab w:val="left" w:pos="800"/>
            </w:tabs>
            <w:rPr>
              <w:rFonts w:asciiTheme="minorHAnsi" w:eastAsiaTheme="minorEastAsia" w:hAnsiTheme="minorHAnsi" w:cstheme="minorBidi"/>
              <w:b w:val="0"/>
              <w:noProof/>
              <w:sz w:val="22"/>
              <w:szCs w:val="22"/>
              <w:lang w:val="nl-NL"/>
            </w:rPr>
          </w:pPr>
          <w:hyperlink w:anchor="_Toc21961720" w:history="1">
            <w:r w:rsidRPr="00CD3075">
              <w:rPr>
                <w:rStyle w:val="Hyperlink"/>
                <w:rFonts w:ascii="Tahoma" w:eastAsia="Tahoma" w:hAnsi="Tahoma" w:cs="Tahoma"/>
                <w:noProof/>
              </w:rPr>
              <w:t>3.5</w:t>
            </w:r>
            <w:r>
              <w:rPr>
                <w:rFonts w:asciiTheme="minorHAnsi" w:eastAsiaTheme="minorEastAsia" w:hAnsiTheme="minorHAnsi" w:cstheme="minorBidi"/>
                <w:b w:val="0"/>
                <w:noProof/>
                <w:sz w:val="22"/>
                <w:szCs w:val="22"/>
                <w:lang w:val="nl-NL"/>
              </w:rPr>
              <w:tab/>
            </w:r>
            <w:r w:rsidRPr="00CD3075">
              <w:rPr>
                <w:rStyle w:val="Hyperlink"/>
                <w:rFonts w:ascii="Tahoma" w:eastAsia="Tahoma" w:hAnsi="Tahoma" w:cs="Tahoma"/>
                <w:noProof/>
              </w:rPr>
              <w:t>Absence Regulation</w:t>
            </w:r>
            <w:r>
              <w:rPr>
                <w:noProof/>
                <w:webHidden/>
              </w:rPr>
              <w:tab/>
            </w:r>
            <w:r>
              <w:rPr>
                <w:noProof/>
                <w:webHidden/>
              </w:rPr>
              <w:fldChar w:fldCharType="begin"/>
            </w:r>
            <w:r>
              <w:rPr>
                <w:noProof/>
                <w:webHidden/>
              </w:rPr>
              <w:instrText xml:space="preserve"> PAGEREF _Toc21961720 \h </w:instrText>
            </w:r>
            <w:r>
              <w:rPr>
                <w:noProof/>
                <w:webHidden/>
              </w:rPr>
            </w:r>
            <w:r>
              <w:rPr>
                <w:noProof/>
                <w:webHidden/>
              </w:rPr>
              <w:fldChar w:fldCharType="separate"/>
            </w:r>
            <w:r>
              <w:rPr>
                <w:noProof/>
                <w:webHidden/>
              </w:rPr>
              <w:t>13</w:t>
            </w:r>
            <w:r>
              <w:rPr>
                <w:noProof/>
                <w:webHidden/>
              </w:rPr>
              <w:fldChar w:fldCharType="end"/>
            </w:r>
          </w:hyperlink>
        </w:p>
        <w:p w14:paraId="3F45643F" w14:textId="26B57E7C" w:rsidR="006B7D62" w:rsidRDefault="006B7D62">
          <w:pPr>
            <w:pStyle w:val="TOC2"/>
            <w:tabs>
              <w:tab w:val="left" w:pos="800"/>
            </w:tabs>
            <w:rPr>
              <w:rFonts w:asciiTheme="minorHAnsi" w:eastAsiaTheme="minorEastAsia" w:hAnsiTheme="minorHAnsi" w:cstheme="minorBidi"/>
              <w:b w:val="0"/>
              <w:noProof/>
              <w:sz w:val="22"/>
              <w:szCs w:val="22"/>
              <w:lang w:val="nl-NL"/>
            </w:rPr>
          </w:pPr>
          <w:hyperlink w:anchor="_Toc21961721" w:history="1">
            <w:r w:rsidRPr="00CD3075">
              <w:rPr>
                <w:rStyle w:val="Hyperlink"/>
                <w:rFonts w:ascii="Tahoma" w:eastAsia="Tahoma" w:hAnsi="Tahoma" w:cs="Tahoma"/>
                <w:noProof/>
              </w:rPr>
              <w:t>3.6</w:t>
            </w:r>
            <w:r>
              <w:rPr>
                <w:rFonts w:asciiTheme="minorHAnsi" w:eastAsiaTheme="minorEastAsia" w:hAnsiTheme="minorHAnsi" w:cstheme="minorBidi"/>
                <w:b w:val="0"/>
                <w:noProof/>
                <w:sz w:val="22"/>
                <w:szCs w:val="22"/>
                <w:lang w:val="nl-NL"/>
              </w:rPr>
              <w:tab/>
            </w:r>
            <w:r w:rsidRPr="00CD3075">
              <w:rPr>
                <w:rStyle w:val="Hyperlink"/>
                <w:rFonts w:ascii="Tahoma" w:eastAsia="Tahoma" w:hAnsi="Tahoma" w:cs="Tahoma"/>
                <w:noProof/>
              </w:rPr>
              <w:t>Self and Project Peer Evaluations</w:t>
            </w:r>
            <w:r>
              <w:rPr>
                <w:noProof/>
                <w:webHidden/>
              </w:rPr>
              <w:tab/>
            </w:r>
            <w:r>
              <w:rPr>
                <w:noProof/>
                <w:webHidden/>
              </w:rPr>
              <w:fldChar w:fldCharType="begin"/>
            </w:r>
            <w:r>
              <w:rPr>
                <w:noProof/>
                <w:webHidden/>
              </w:rPr>
              <w:instrText xml:space="preserve"> PAGEREF _Toc21961721 \h </w:instrText>
            </w:r>
            <w:r>
              <w:rPr>
                <w:noProof/>
                <w:webHidden/>
              </w:rPr>
            </w:r>
            <w:r>
              <w:rPr>
                <w:noProof/>
                <w:webHidden/>
              </w:rPr>
              <w:fldChar w:fldCharType="separate"/>
            </w:r>
            <w:r>
              <w:rPr>
                <w:noProof/>
                <w:webHidden/>
              </w:rPr>
              <w:t>14</w:t>
            </w:r>
            <w:r>
              <w:rPr>
                <w:noProof/>
                <w:webHidden/>
              </w:rPr>
              <w:fldChar w:fldCharType="end"/>
            </w:r>
          </w:hyperlink>
        </w:p>
        <w:p w14:paraId="64239223" w14:textId="487DEAA9" w:rsidR="006B7D62" w:rsidRDefault="006B7D62">
          <w:pPr>
            <w:pStyle w:val="TOC2"/>
            <w:tabs>
              <w:tab w:val="left" w:pos="800"/>
            </w:tabs>
            <w:rPr>
              <w:rFonts w:asciiTheme="minorHAnsi" w:eastAsiaTheme="minorEastAsia" w:hAnsiTheme="minorHAnsi" w:cstheme="minorBidi"/>
              <w:b w:val="0"/>
              <w:noProof/>
              <w:sz w:val="22"/>
              <w:szCs w:val="22"/>
              <w:lang w:val="nl-NL"/>
            </w:rPr>
          </w:pPr>
          <w:hyperlink w:anchor="_Toc21961722" w:history="1">
            <w:r w:rsidRPr="00CD3075">
              <w:rPr>
                <w:rStyle w:val="Hyperlink"/>
                <w:rFonts w:ascii="Tahoma" w:eastAsia="Tahoma" w:hAnsi="Tahoma" w:cs="Tahoma"/>
                <w:noProof/>
              </w:rPr>
              <w:t>3.7</w:t>
            </w:r>
            <w:r>
              <w:rPr>
                <w:rFonts w:asciiTheme="minorHAnsi" w:eastAsiaTheme="minorEastAsia" w:hAnsiTheme="minorHAnsi" w:cstheme="minorBidi"/>
                <w:b w:val="0"/>
                <w:noProof/>
                <w:sz w:val="22"/>
                <w:szCs w:val="22"/>
                <w:lang w:val="nl-NL"/>
              </w:rPr>
              <w:tab/>
            </w:r>
            <w:r w:rsidRPr="00CD3075">
              <w:rPr>
                <w:rStyle w:val="Hyperlink"/>
                <w:rFonts w:ascii="Tahoma" w:eastAsia="Tahoma" w:hAnsi="Tahoma" w:cs="Tahoma"/>
                <w:noProof/>
              </w:rPr>
              <w:t>Project Evaluation</w:t>
            </w:r>
            <w:r>
              <w:rPr>
                <w:noProof/>
                <w:webHidden/>
              </w:rPr>
              <w:tab/>
            </w:r>
            <w:r>
              <w:rPr>
                <w:noProof/>
                <w:webHidden/>
              </w:rPr>
              <w:fldChar w:fldCharType="begin"/>
            </w:r>
            <w:r>
              <w:rPr>
                <w:noProof/>
                <w:webHidden/>
              </w:rPr>
              <w:instrText xml:space="preserve"> PAGEREF _Toc21961722 \h </w:instrText>
            </w:r>
            <w:r>
              <w:rPr>
                <w:noProof/>
                <w:webHidden/>
              </w:rPr>
            </w:r>
            <w:r>
              <w:rPr>
                <w:noProof/>
                <w:webHidden/>
              </w:rPr>
              <w:fldChar w:fldCharType="separate"/>
            </w:r>
            <w:r>
              <w:rPr>
                <w:noProof/>
                <w:webHidden/>
              </w:rPr>
              <w:t>14</w:t>
            </w:r>
            <w:r>
              <w:rPr>
                <w:noProof/>
                <w:webHidden/>
              </w:rPr>
              <w:fldChar w:fldCharType="end"/>
            </w:r>
          </w:hyperlink>
        </w:p>
        <w:p w14:paraId="43AA2CF8" w14:textId="5B72B1AA" w:rsidR="006B7D62" w:rsidRDefault="006B7D62">
          <w:pPr>
            <w:pStyle w:val="TOC2"/>
            <w:tabs>
              <w:tab w:val="left" w:pos="800"/>
            </w:tabs>
            <w:rPr>
              <w:rFonts w:asciiTheme="minorHAnsi" w:eastAsiaTheme="minorEastAsia" w:hAnsiTheme="minorHAnsi" w:cstheme="minorBidi"/>
              <w:b w:val="0"/>
              <w:noProof/>
              <w:sz w:val="22"/>
              <w:szCs w:val="22"/>
              <w:lang w:val="nl-NL"/>
            </w:rPr>
          </w:pPr>
          <w:hyperlink w:anchor="_Toc21961723" w:history="1">
            <w:r w:rsidRPr="00CD3075">
              <w:rPr>
                <w:rStyle w:val="Hyperlink"/>
                <w:rFonts w:ascii="Tahoma" w:eastAsia="Tahoma" w:hAnsi="Tahoma" w:cs="Tahoma"/>
                <w:noProof/>
              </w:rPr>
              <w:t>3.8</w:t>
            </w:r>
            <w:r>
              <w:rPr>
                <w:rFonts w:asciiTheme="minorHAnsi" w:eastAsiaTheme="minorEastAsia" w:hAnsiTheme="minorHAnsi" w:cstheme="minorBidi"/>
                <w:b w:val="0"/>
                <w:noProof/>
                <w:sz w:val="22"/>
                <w:szCs w:val="22"/>
                <w:lang w:val="nl-NL"/>
              </w:rPr>
              <w:tab/>
            </w:r>
            <w:r w:rsidRPr="00CD3075">
              <w:rPr>
                <w:rStyle w:val="Hyperlink"/>
                <w:rFonts w:ascii="Tahoma" w:eastAsia="Tahoma" w:hAnsi="Tahoma" w:cs="Tahoma"/>
                <w:noProof/>
              </w:rPr>
              <w:t>Grading</w:t>
            </w:r>
            <w:r>
              <w:rPr>
                <w:noProof/>
                <w:webHidden/>
              </w:rPr>
              <w:tab/>
            </w:r>
            <w:r>
              <w:rPr>
                <w:noProof/>
                <w:webHidden/>
              </w:rPr>
              <w:fldChar w:fldCharType="begin"/>
            </w:r>
            <w:r>
              <w:rPr>
                <w:noProof/>
                <w:webHidden/>
              </w:rPr>
              <w:instrText xml:space="preserve"> PAGEREF _Toc21961723 \h </w:instrText>
            </w:r>
            <w:r>
              <w:rPr>
                <w:noProof/>
                <w:webHidden/>
              </w:rPr>
            </w:r>
            <w:r>
              <w:rPr>
                <w:noProof/>
                <w:webHidden/>
              </w:rPr>
              <w:fldChar w:fldCharType="separate"/>
            </w:r>
            <w:r>
              <w:rPr>
                <w:noProof/>
                <w:webHidden/>
              </w:rPr>
              <w:t>14</w:t>
            </w:r>
            <w:r>
              <w:rPr>
                <w:noProof/>
                <w:webHidden/>
              </w:rPr>
              <w:fldChar w:fldCharType="end"/>
            </w:r>
          </w:hyperlink>
        </w:p>
        <w:p w14:paraId="728C0147" w14:textId="20C3EFE0" w:rsidR="006B7D62" w:rsidRDefault="006B7D62">
          <w:pPr>
            <w:pStyle w:val="TOC2"/>
            <w:tabs>
              <w:tab w:val="left" w:pos="800"/>
            </w:tabs>
            <w:rPr>
              <w:rFonts w:asciiTheme="minorHAnsi" w:eastAsiaTheme="minorEastAsia" w:hAnsiTheme="minorHAnsi" w:cstheme="minorBidi"/>
              <w:b w:val="0"/>
              <w:noProof/>
              <w:sz w:val="22"/>
              <w:szCs w:val="22"/>
              <w:lang w:val="nl-NL"/>
            </w:rPr>
          </w:pPr>
          <w:hyperlink w:anchor="_Toc21961724" w:history="1">
            <w:r w:rsidRPr="00CD3075">
              <w:rPr>
                <w:rStyle w:val="Hyperlink"/>
                <w:rFonts w:ascii="Tahoma" w:eastAsia="Tahoma" w:hAnsi="Tahoma" w:cs="Tahoma"/>
                <w:noProof/>
              </w:rPr>
              <w:t>3.9</w:t>
            </w:r>
            <w:r>
              <w:rPr>
                <w:rFonts w:asciiTheme="minorHAnsi" w:eastAsiaTheme="minorEastAsia" w:hAnsiTheme="minorHAnsi" w:cstheme="minorBidi"/>
                <w:b w:val="0"/>
                <w:noProof/>
                <w:sz w:val="22"/>
                <w:szCs w:val="22"/>
                <w:lang w:val="nl-NL"/>
              </w:rPr>
              <w:tab/>
            </w:r>
            <w:r w:rsidRPr="00CD3075">
              <w:rPr>
                <w:rStyle w:val="Hyperlink"/>
                <w:rFonts w:ascii="Tahoma" w:eastAsia="Tahoma" w:hAnsi="Tahoma" w:cs="Tahoma"/>
                <w:noProof/>
              </w:rPr>
              <w:t>Symposium Day Jury</w:t>
            </w:r>
            <w:r>
              <w:rPr>
                <w:noProof/>
                <w:webHidden/>
              </w:rPr>
              <w:tab/>
            </w:r>
            <w:r>
              <w:rPr>
                <w:noProof/>
                <w:webHidden/>
              </w:rPr>
              <w:fldChar w:fldCharType="begin"/>
            </w:r>
            <w:r>
              <w:rPr>
                <w:noProof/>
                <w:webHidden/>
              </w:rPr>
              <w:instrText xml:space="preserve"> PAGEREF _Toc21961724 \h </w:instrText>
            </w:r>
            <w:r>
              <w:rPr>
                <w:noProof/>
                <w:webHidden/>
              </w:rPr>
            </w:r>
            <w:r>
              <w:rPr>
                <w:noProof/>
                <w:webHidden/>
              </w:rPr>
              <w:fldChar w:fldCharType="separate"/>
            </w:r>
            <w:r>
              <w:rPr>
                <w:noProof/>
                <w:webHidden/>
              </w:rPr>
              <w:t>16</w:t>
            </w:r>
            <w:r>
              <w:rPr>
                <w:noProof/>
                <w:webHidden/>
              </w:rPr>
              <w:fldChar w:fldCharType="end"/>
            </w:r>
          </w:hyperlink>
        </w:p>
        <w:p w14:paraId="001A032C" w14:textId="203DB83D" w:rsidR="006B7D62" w:rsidRDefault="006B7D62">
          <w:pPr>
            <w:pStyle w:val="TOC1"/>
            <w:tabs>
              <w:tab w:val="left" w:pos="600"/>
            </w:tabs>
            <w:rPr>
              <w:rFonts w:asciiTheme="minorHAnsi" w:eastAsiaTheme="minorEastAsia" w:hAnsiTheme="minorHAnsi" w:cstheme="minorBidi"/>
              <w:b w:val="0"/>
              <w:caps w:val="0"/>
              <w:noProof/>
              <w:sz w:val="22"/>
              <w:szCs w:val="22"/>
              <w:lang w:val="nl-NL"/>
            </w:rPr>
          </w:pPr>
          <w:hyperlink w:anchor="_Toc21961725" w:history="1">
            <w:r w:rsidRPr="00CD3075">
              <w:rPr>
                <w:rStyle w:val="Hyperlink"/>
                <w:rFonts w:ascii="Tahoma" w:eastAsia="Tahoma" w:hAnsi="Tahoma" w:cs="Tahoma"/>
                <w:noProof/>
              </w:rPr>
              <w:t>4.</w:t>
            </w:r>
            <w:r>
              <w:rPr>
                <w:rFonts w:asciiTheme="minorHAnsi" w:eastAsiaTheme="minorEastAsia" w:hAnsiTheme="minorHAnsi" w:cstheme="minorBidi"/>
                <w:b w:val="0"/>
                <w:caps w:val="0"/>
                <w:noProof/>
                <w:sz w:val="22"/>
                <w:szCs w:val="22"/>
                <w:lang w:val="nl-NL"/>
              </w:rPr>
              <w:tab/>
            </w:r>
            <w:r w:rsidRPr="00CD3075">
              <w:rPr>
                <w:rStyle w:val="Hyperlink"/>
                <w:rFonts w:ascii="Tahoma" w:eastAsia="Tahoma" w:hAnsi="Tahoma" w:cs="Tahoma"/>
                <w:noProof/>
              </w:rPr>
              <w:t>Project Management / Systems Engineering</w:t>
            </w:r>
            <w:r>
              <w:rPr>
                <w:noProof/>
                <w:webHidden/>
              </w:rPr>
              <w:tab/>
            </w:r>
            <w:r>
              <w:rPr>
                <w:noProof/>
                <w:webHidden/>
              </w:rPr>
              <w:fldChar w:fldCharType="begin"/>
            </w:r>
            <w:r>
              <w:rPr>
                <w:noProof/>
                <w:webHidden/>
              </w:rPr>
              <w:instrText xml:space="preserve"> PAGEREF _Toc21961725 \h </w:instrText>
            </w:r>
            <w:r>
              <w:rPr>
                <w:noProof/>
                <w:webHidden/>
              </w:rPr>
            </w:r>
            <w:r>
              <w:rPr>
                <w:noProof/>
                <w:webHidden/>
              </w:rPr>
              <w:fldChar w:fldCharType="separate"/>
            </w:r>
            <w:r>
              <w:rPr>
                <w:noProof/>
                <w:webHidden/>
              </w:rPr>
              <w:t>18</w:t>
            </w:r>
            <w:r>
              <w:rPr>
                <w:noProof/>
                <w:webHidden/>
              </w:rPr>
              <w:fldChar w:fldCharType="end"/>
            </w:r>
          </w:hyperlink>
        </w:p>
        <w:p w14:paraId="00F86490" w14:textId="1D1BFBA5" w:rsidR="006B7D62" w:rsidRDefault="006B7D62">
          <w:pPr>
            <w:pStyle w:val="TOC1"/>
            <w:tabs>
              <w:tab w:val="left" w:pos="600"/>
            </w:tabs>
            <w:rPr>
              <w:rFonts w:asciiTheme="minorHAnsi" w:eastAsiaTheme="minorEastAsia" w:hAnsiTheme="minorHAnsi" w:cstheme="minorBidi"/>
              <w:b w:val="0"/>
              <w:caps w:val="0"/>
              <w:noProof/>
              <w:sz w:val="22"/>
              <w:szCs w:val="22"/>
              <w:lang w:val="nl-NL"/>
            </w:rPr>
          </w:pPr>
          <w:hyperlink w:anchor="_Toc21961726" w:history="1">
            <w:r w:rsidRPr="00CD3075">
              <w:rPr>
                <w:rStyle w:val="Hyperlink"/>
                <w:rFonts w:ascii="Tahoma" w:eastAsia="Tahoma" w:hAnsi="Tahoma" w:cs="Tahoma"/>
                <w:noProof/>
              </w:rPr>
              <w:t>5.</w:t>
            </w:r>
            <w:r>
              <w:rPr>
                <w:rFonts w:asciiTheme="minorHAnsi" w:eastAsiaTheme="minorEastAsia" w:hAnsiTheme="minorHAnsi" w:cstheme="minorBidi"/>
                <w:b w:val="0"/>
                <w:caps w:val="0"/>
                <w:noProof/>
                <w:sz w:val="22"/>
                <w:szCs w:val="22"/>
                <w:lang w:val="nl-NL"/>
              </w:rPr>
              <w:tab/>
            </w:r>
            <w:r w:rsidRPr="00CD3075">
              <w:rPr>
                <w:rStyle w:val="Hyperlink"/>
                <w:rFonts w:ascii="Tahoma" w:eastAsia="Tahoma" w:hAnsi="Tahoma" w:cs="Tahoma"/>
                <w:noProof/>
              </w:rPr>
              <w:t>Getting Organized</w:t>
            </w:r>
            <w:r>
              <w:rPr>
                <w:noProof/>
                <w:webHidden/>
              </w:rPr>
              <w:tab/>
            </w:r>
            <w:r>
              <w:rPr>
                <w:noProof/>
                <w:webHidden/>
              </w:rPr>
              <w:fldChar w:fldCharType="begin"/>
            </w:r>
            <w:r>
              <w:rPr>
                <w:noProof/>
                <w:webHidden/>
              </w:rPr>
              <w:instrText xml:space="preserve"> PAGEREF _Toc21961726 \h </w:instrText>
            </w:r>
            <w:r>
              <w:rPr>
                <w:noProof/>
                <w:webHidden/>
              </w:rPr>
            </w:r>
            <w:r>
              <w:rPr>
                <w:noProof/>
                <w:webHidden/>
              </w:rPr>
              <w:fldChar w:fldCharType="separate"/>
            </w:r>
            <w:r>
              <w:rPr>
                <w:noProof/>
                <w:webHidden/>
              </w:rPr>
              <w:t>20</w:t>
            </w:r>
            <w:r>
              <w:rPr>
                <w:noProof/>
                <w:webHidden/>
              </w:rPr>
              <w:fldChar w:fldCharType="end"/>
            </w:r>
          </w:hyperlink>
        </w:p>
        <w:p w14:paraId="543696EB" w14:textId="18ABA161" w:rsidR="006B7D62" w:rsidRDefault="006B7D62">
          <w:pPr>
            <w:pStyle w:val="TOC2"/>
            <w:tabs>
              <w:tab w:val="left" w:pos="800"/>
            </w:tabs>
            <w:rPr>
              <w:rFonts w:asciiTheme="minorHAnsi" w:eastAsiaTheme="minorEastAsia" w:hAnsiTheme="minorHAnsi" w:cstheme="minorBidi"/>
              <w:b w:val="0"/>
              <w:noProof/>
              <w:sz w:val="22"/>
              <w:szCs w:val="22"/>
              <w:lang w:val="nl-NL"/>
            </w:rPr>
          </w:pPr>
          <w:hyperlink w:anchor="_Toc21961727" w:history="1">
            <w:r w:rsidRPr="00CD3075">
              <w:rPr>
                <w:rStyle w:val="Hyperlink"/>
                <w:rFonts w:ascii="Tahoma" w:eastAsia="Tahoma" w:hAnsi="Tahoma" w:cs="Tahoma"/>
                <w:noProof/>
              </w:rPr>
              <w:t>5.1</w:t>
            </w:r>
            <w:r>
              <w:rPr>
                <w:rFonts w:asciiTheme="minorHAnsi" w:eastAsiaTheme="minorEastAsia" w:hAnsiTheme="minorHAnsi" w:cstheme="minorBidi"/>
                <w:b w:val="0"/>
                <w:noProof/>
                <w:sz w:val="22"/>
                <w:szCs w:val="22"/>
                <w:lang w:val="nl-NL"/>
              </w:rPr>
              <w:tab/>
            </w:r>
            <w:r w:rsidRPr="00CD3075">
              <w:rPr>
                <w:rStyle w:val="Hyperlink"/>
                <w:rFonts w:ascii="Tahoma" w:eastAsia="Tahoma" w:hAnsi="Tahoma" w:cs="Tahoma"/>
                <w:noProof/>
              </w:rPr>
              <w:t>The first step: organize yourself as a team</w:t>
            </w:r>
            <w:r>
              <w:rPr>
                <w:noProof/>
                <w:webHidden/>
              </w:rPr>
              <w:tab/>
            </w:r>
            <w:r>
              <w:rPr>
                <w:noProof/>
                <w:webHidden/>
              </w:rPr>
              <w:fldChar w:fldCharType="begin"/>
            </w:r>
            <w:r>
              <w:rPr>
                <w:noProof/>
                <w:webHidden/>
              </w:rPr>
              <w:instrText xml:space="preserve"> PAGEREF _Toc21961727 \h </w:instrText>
            </w:r>
            <w:r>
              <w:rPr>
                <w:noProof/>
                <w:webHidden/>
              </w:rPr>
            </w:r>
            <w:r>
              <w:rPr>
                <w:noProof/>
                <w:webHidden/>
              </w:rPr>
              <w:fldChar w:fldCharType="separate"/>
            </w:r>
            <w:r>
              <w:rPr>
                <w:noProof/>
                <w:webHidden/>
              </w:rPr>
              <w:t>20</w:t>
            </w:r>
            <w:r>
              <w:rPr>
                <w:noProof/>
                <w:webHidden/>
              </w:rPr>
              <w:fldChar w:fldCharType="end"/>
            </w:r>
          </w:hyperlink>
        </w:p>
        <w:p w14:paraId="4D489CD5" w14:textId="09AA6D34" w:rsidR="006B7D62" w:rsidRDefault="006B7D62">
          <w:pPr>
            <w:pStyle w:val="TOC2"/>
            <w:tabs>
              <w:tab w:val="left" w:pos="800"/>
            </w:tabs>
            <w:rPr>
              <w:rFonts w:asciiTheme="minorHAnsi" w:eastAsiaTheme="minorEastAsia" w:hAnsiTheme="minorHAnsi" w:cstheme="minorBidi"/>
              <w:b w:val="0"/>
              <w:noProof/>
              <w:sz w:val="22"/>
              <w:szCs w:val="22"/>
              <w:lang w:val="nl-NL"/>
            </w:rPr>
          </w:pPr>
          <w:hyperlink w:anchor="_Toc21961728" w:history="1">
            <w:r w:rsidRPr="00CD3075">
              <w:rPr>
                <w:rStyle w:val="Hyperlink"/>
                <w:rFonts w:ascii="Tahoma" w:eastAsia="Tahoma" w:hAnsi="Tahoma" w:cs="Tahoma"/>
                <w:noProof/>
              </w:rPr>
              <w:t>5.2</w:t>
            </w:r>
            <w:r>
              <w:rPr>
                <w:rFonts w:asciiTheme="minorHAnsi" w:eastAsiaTheme="minorEastAsia" w:hAnsiTheme="minorHAnsi" w:cstheme="minorBidi"/>
                <w:b w:val="0"/>
                <w:noProof/>
                <w:sz w:val="22"/>
                <w:szCs w:val="22"/>
                <w:lang w:val="nl-NL"/>
              </w:rPr>
              <w:tab/>
            </w:r>
            <w:r w:rsidRPr="00CD3075">
              <w:rPr>
                <w:rStyle w:val="Hyperlink"/>
                <w:rFonts w:ascii="Tahoma" w:eastAsia="Tahoma" w:hAnsi="Tahoma" w:cs="Tahoma"/>
                <w:noProof/>
              </w:rPr>
              <w:t>The second step: organize your project</w:t>
            </w:r>
            <w:r>
              <w:rPr>
                <w:noProof/>
                <w:webHidden/>
              </w:rPr>
              <w:tab/>
            </w:r>
            <w:r>
              <w:rPr>
                <w:noProof/>
                <w:webHidden/>
              </w:rPr>
              <w:fldChar w:fldCharType="begin"/>
            </w:r>
            <w:r>
              <w:rPr>
                <w:noProof/>
                <w:webHidden/>
              </w:rPr>
              <w:instrText xml:space="preserve"> PAGEREF _Toc21961728 \h </w:instrText>
            </w:r>
            <w:r>
              <w:rPr>
                <w:noProof/>
                <w:webHidden/>
              </w:rPr>
            </w:r>
            <w:r>
              <w:rPr>
                <w:noProof/>
                <w:webHidden/>
              </w:rPr>
              <w:fldChar w:fldCharType="separate"/>
            </w:r>
            <w:r>
              <w:rPr>
                <w:noProof/>
                <w:webHidden/>
              </w:rPr>
              <w:t>20</w:t>
            </w:r>
            <w:r>
              <w:rPr>
                <w:noProof/>
                <w:webHidden/>
              </w:rPr>
              <w:fldChar w:fldCharType="end"/>
            </w:r>
          </w:hyperlink>
        </w:p>
        <w:p w14:paraId="75B58645" w14:textId="18F0CB7E" w:rsidR="006B7D62" w:rsidRDefault="006B7D62">
          <w:pPr>
            <w:pStyle w:val="TOC1"/>
            <w:tabs>
              <w:tab w:val="left" w:pos="600"/>
            </w:tabs>
            <w:rPr>
              <w:rFonts w:asciiTheme="minorHAnsi" w:eastAsiaTheme="minorEastAsia" w:hAnsiTheme="minorHAnsi" w:cstheme="minorBidi"/>
              <w:b w:val="0"/>
              <w:caps w:val="0"/>
              <w:noProof/>
              <w:sz w:val="22"/>
              <w:szCs w:val="22"/>
              <w:lang w:val="nl-NL"/>
            </w:rPr>
          </w:pPr>
          <w:hyperlink w:anchor="_Toc21961729" w:history="1">
            <w:r w:rsidRPr="00CD3075">
              <w:rPr>
                <w:rStyle w:val="Hyperlink"/>
                <w:rFonts w:ascii="Tahoma" w:eastAsia="Tahoma" w:hAnsi="Tahoma" w:cs="Tahoma"/>
                <w:noProof/>
              </w:rPr>
              <w:t>6.</w:t>
            </w:r>
            <w:r>
              <w:rPr>
                <w:rFonts w:asciiTheme="minorHAnsi" w:eastAsiaTheme="minorEastAsia" w:hAnsiTheme="minorHAnsi" w:cstheme="minorBidi"/>
                <w:b w:val="0"/>
                <w:caps w:val="0"/>
                <w:noProof/>
                <w:sz w:val="22"/>
                <w:szCs w:val="22"/>
                <w:lang w:val="nl-NL"/>
              </w:rPr>
              <w:tab/>
            </w:r>
            <w:r w:rsidRPr="00CD3075">
              <w:rPr>
                <w:rStyle w:val="Hyperlink"/>
                <w:rFonts w:ascii="Tahoma" w:eastAsia="Tahoma" w:hAnsi="Tahoma" w:cs="Tahoma"/>
                <w:noProof/>
              </w:rPr>
              <w:t>Document List</w:t>
            </w:r>
            <w:r>
              <w:rPr>
                <w:noProof/>
                <w:webHidden/>
              </w:rPr>
              <w:tab/>
            </w:r>
            <w:r>
              <w:rPr>
                <w:noProof/>
                <w:webHidden/>
              </w:rPr>
              <w:fldChar w:fldCharType="begin"/>
            </w:r>
            <w:r>
              <w:rPr>
                <w:noProof/>
                <w:webHidden/>
              </w:rPr>
              <w:instrText xml:space="preserve"> PAGEREF _Toc21961729 \h </w:instrText>
            </w:r>
            <w:r>
              <w:rPr>
                <w:noProof/>
                <w:webHidden/>
              </w:rPr>
            </w:r>
            <w:r>
              <w:rPr>
                <w:noProof/>
                <w:webHidden/>
              </w:rPr>
              <w:fldChar w:fldCharType="separate"/>
            </w:r>
            <w:r>
              <w:rPr>
                <w:noProof/>
                <w:webHidden/>
              </w:rPr>
              <w:t>21</w:t>
            </w:r>
            <w:r>
              <w:rPr>
                <w:noProof/>
                <w:webHidden/>
              </w:rPr>
              <w:fldChar w:fldCharType="end"/>
            </w:r>
          </w:hyperlink>
        </w:p>
        <w:p w14:paraId="4FECFEAD" w14:textId="3BC2668B" w:rsidR="006B7D62" w:rsidRDefault="006B7D62">
          <w:pPr>
            <w:pStyle w:val="TOC1"/>
            <w:tabs>
              <w:tab w:val="left" w:pos="600"/>
            </w:tabs>
            <w:rPr>
              <w:rFonts w:asciiTheme="minorHAnsi" w:eastAsiaTheme="minorEastAsia" w:hAnsiTheme="minorHAnsi" w:cstheme="minorBidi"/>
              <w:b w:val="0"/>
              <w:caps w:val="0"/>
              <w:noProof/>
              <w:sz w:val="22"/>
              <w:szCs w:val="22"/>
              <w:lang w:val="nl-NL"/>
            </w:rPr>
          </w:pPr>
          <w:hyperlink w:anchor="_Toc21961730" w:history="1">
            <w:r w:rsidRPr="00CD3075">
              <w:rPr>
                <w:rStyle w:val="Hyperlink"/>
                <w:rFonts w:ascii="Tahoma" w:eastAsia="Tahoma" w:hAnsi="Tahoma" w:cs="Tahoma"/>
                <w:noProof/>
              </w:rPr>
              <w:t>7.</w:t>
            </w:r>
            <w:r>
              <w:rPr>
                <w:rFonts w:asciiTheme="minorHAnsi" w:eastAsiaTheme="minorEastAsia" w:hAnsiTheme="minorHAnsi" w:cstheme="minorBidi"/>
                <w:b w:val="0"/>
                <w:caps w:val="0"/>
                <w:noProof/>
                <w:sz w:val="22"/>
                <w:szCs w:val="22"/>
                <w:lang w:val="nl-NL"/>
              </w:rPr>
              <w:tab/>
            </w:r>
            <w:r w:rsidRPr="00CD3075">
              <w:rPr>
                <w:rStyle w:val="Hyperlink"/>
                <w:rFonts w:ascii="Tahoma" w:eastAsia="Tahoma" w:hAnsi="Tahoma" w:cs="Tahoma"/>
                <w:noProof/>
              </w:rPr>
              <w:t>Abbreviations</w:t>
            </w:r>
            <w:r>
              <w:rPr>
                <w:noProof/>
                <w:webHidden/>
              </w:rPr>
              <w:tab/>
            </w:r>
            <w:r>
              <w:rPr>
                <w:noProof/>
                <w:webHidden/>
              </w:rPr>
              <w:fldChar w:fldCharType="begin"/>
            </w:r>
            <w:r>
              <w:rPr>
                <w:noProof/>
                <w:webHidden/>
              </w:rPr>
              <w:instrText xml:space="preserve"> PAGEREF _Toc21961730 \h </w:instrText>
            </w:r>
            <w:r>
              <w:rPr>
                <w:noProof/>
                <w:webHidden/>
              </w:rPr>
            </w:r>
            <w:r>
              <w:rPr>
                <w:noProof/>
                <w:webHidden/>
              </w:rPr>
              <w:fldChar w:fldCharType="separate"/>
            </w:r>
            <w:r>
              <w:rPr>
                <w:noProof/>
                <w:webHidden/>
              </w:rPr>
              <w:t>24</w:t>
            </w:r>
            <w:r>
              <w:rPr>
                <w:noProof/>
                <w:webHidden/>
              </w:rPr>
              <w:fldChar w:fldCharType="end"/>
            </w:r>
          </w:hyperlink>
        </w:p>
        <w:p w14:paraId="000000D0" w14:textId="7D091445" w:rsidR="00860220" w:rsidRDefault="00681D0E" w:rsidP="00A56D3D">
          <w:pPr>
            <w:pBdr>
              <w:top w:val="nil"/>
              <w:left w:val="nil"/>
              <w:bottom w:val="nil"/>
              <w:right w:val="nil"/>
              <w:between w:val="nil"/>
            </w:pBdr>
            <w:spacing w:after="120"/>
            <w:rPr>
              <w:rFonts w:ascii="Tahoma" w:eastAsia="Tahoma" w:hAnsi="Tahoma" w:cs="Tahoma"/>
              <w:color w:val="000000"/>
            </w:rPr>
          </w:pPr>
          <w:r>
            <w:fldChar w:fldCharType="end"/>
          </w:r>
        </w:p>
        <w:sdt>
          <w:sdtPr>
            <w:tag w:val="goog_rdk_207"/>
            <w:id w:val="331810928"/>
            <w:showingPlcHdr/>
          </w:sdtPr>
          <w:sdtContent>
            <w:p w14:paraId="42D8546F" w14:textId="77777777" w:rsidR="00860220" w:rsidRDefault="006B7D62" w:rsidP="00A56D3D">
              <w:pPr>
                <w:pBdr>
                  <w:top w:val="nil"/>
                  <w:left w:val="nil"/>
                  <w:bottom w:val="nil"/>
                  <w:right w:val="nil"/>
                  <w:between w:val="nil"/>
                </w:pBdr>
                <w:spacing w:after="120"/>
                <w:rPr>
                  <w:rFonts w:ascii="Tahoma" w:eastAsia="Tahoma" w:hAnsi="Tahoma" w:cs="Tahoma"/>
                  <w:color w:val="000000"/>
                </w:rPr>
              </w:pPr>
              <w:r>
                <w:t xml:space="preserve">     </w:t>
              </w:r>
            </w:p>
          </w:sdtContent>
        </w:sdt>
      </w:sdtContent>
    </w:sdt>
    <w:sdt>
      <w:sdtPr>
        <w:tag w:val="goog_rdk_208"/>
        <w:id w:val="733507229"/>
      </w:sdtPr>
      <w:sdtContent>
        <w:p w14:paraId="000000D1" w14:textId="16809C07" w:rsidR="00860220" w:rsidRDefault="00681D0E" w:rsidP="00A56D3D">
          <w:pPr>
            <w:pBdr>
              <w:top w:val="nil"/>
              <w:left w:val="nil"/>
              <w:bottom w:val="nil"/>
              <w:right w:val="nil"/>
              <w:between w:val="nil"/>
            </w:pBdr>
            <w:spacing w:after="120"/>
            <w:rPr>
              <w:rFonts w:ascii="Tahoma" w:eastAsia="Tahoma" w:hAnsi="Tahoma" w:cs="Tahoma"/>
              <w:b/>
              <w:color w:val="000000"/>
              <w:sz w:val="24"/>
              <w:szCs w:val="24"/>
            </w:rPr>
          </w:pPr>
          <w:r>
            <w:rPr>
              <w:rFonts w:ascii="Tahoma" w:eastAsia="Tahoma" w:hAnsi="Tahoma" w:cs="Tahoma"/>
              <w:b/>
              <w:color w:val="000000"/>
              <w:sz w:val="24"/>
              <w:szCs w:val="24"/>
            </w:rPr>
            <w:t xml:space="preserve">Appendix A: </w:t>
          </w:r>
          <w:r w:rsidR="00EB0235">
            <w:rPr>
              <w:rFonts w:ascii="Tahoma" w:eastAsia="Tahoma" w:hAnsi="Tahoma" w:cs="Tahoma"/>
              <w:b/>
              <w:color w:val="000000"/>
              <w:sz w:val="24"/>
              <w:szCs w:val="24"/>
            </w:rPr>
            <w:t xml:space="preserve">Planning &amp; Formats of </w:t>
          </w:r>
          <w:r>
            <w:rPr>
              <w:rFonts w:ascii="Tahoma" w:eastAsia="Tahoma" w:hAnsi="Tahoma" w:cs="Tahoma"/>
              <w:b/>
              <w:color w:val="000000"/>
              <w:sz w:val="24"/>
              <w:szCs w:val="24"/>
            </w:rPr>
            <w:t>Deliverable Item Descriptions (DIDs)</w:t>
          </w:r>
          <w:r w:rsidR="00EB0235">
            <w:rPr>
              <w:rFonts w:ascii="Tahoma" w:eastAsia="Tahoma" w:hAnsi="Tahoma" w:cs="Tahoma"/>
              <w:b/>
              <w:color w:val="000000"/>
              <w:sz w:val="24"/>
              <w:szCs w:val="24"/>
            </w:rPr>
            <w:t xml:space="preserve"> </w:t>
          </w:r>
        </w:p>
      </w:sdtContent>
    </w:sdt>
    <w:sdt>
      <w:sdtPr>
        <w:tag w:val="goog_rdk_209"/>
        <w:id w:val="-497892539"/>
      </w:sdtPr>
      <w:sdtContent>
        <w:p w14:paraId="000000D2" w14:textId="558BCA15" w:rsidR="00860220" w:rsidRDefault="00681D0E" w:rsidP="00A56D3D">
          <w:pPr>
            <w:pBdr>
              <w:top w:val="nil"/>
              <w:left w:val="nil"/>
              <w:bottom w:val="nil"/>
              <w:right w:val="nil"/>
              <w:between w:val="nil"/>
            </w:pBdr>
            <w:spacing w:after="120"/>
            <w:rPr>
              <w:rFonts w:ascii="Tahoma" w:eastAsia="Tahoma" w:hAnsi="Tahoma" w:cs="Tahoma"/>
              <w:b/>
              <w:color w:val="000000"/>
              <w:sz w:val="24"/>
              <w:szCs w:val="24"/>
            </w:rPr>
          </w:pPr>
          <w:r>
            <w:rPr>
              <w:rFonts w:ascii="Tahoma" w:eastAsia="Tahoma" w:hAnsi="Tahoma" w:cs="Tahoma"/>
              <w:b/>
              <w:color w:val="000000"/>
              <w:sz w:val="24"/>
              <w:szCs w:val="24"/>
            </w:rPr>
            <w:t xml:space="preserve">Appendix B: </w:t>
          </w:r>
          <w:r w:rsidR="00EB0235">
            <w:rPr>
              <w:rFonts w:ascii="Tahoma" w:eastAsia="Tahoma" w:hAnsi="Tahoma" w:cs="Tahoma"/>
              <w:b/>
              <w:color w:val="000000"/>
              <w:sz w:val="24"/>
              <w:szCs w:val="24"/>
            </w:rPr>
            <w:t>Contents of DIDs</w:t>
          </w:r>
          <w:r>
            <w:rPr>
              <w:rFonts w:ascii="Tahoma" w:eastAsia="Tahoma" w:hAnsi="Tahoma" w:cs="Tahoma"/>
              <w:b/>
              <w:color w:val="000000"/>
              <w:sz w:val="24"/>
              <w:szCs w:val="24"/>
            </w:rPr>
            <w:t xml:space="preserve"> </w:t>
          </w:r>
        </w:p>
      </w:sdtContent>
    </w:sdt>
    <w:sdt>
      <w:sdtPr>
        <w:tag w:val="goog_rdk_210"/>
        <w:id w:val="-1606264599"/>
      </w:sdtPr>
      <w:sdtContent>
        <w:p w14:paraId="000000D3" w14:textId="77777777" w:rsidR="00860220" w:rsidRDefault="00681D0E" w:rsidP="00A56D3D">
          <w:pPr>
            <w:pBdr>
              <w:top w:val="nil"/>
              <w:left w:val="nil"/>
              <w:bottom w:val="nil"/>
              <w:right w:val="nil"/>
              <w:between w:val="nil"/>
            </w:pBdr>
            <w:spacing w:after="120"/>
            <w:rPr>
              <w:rFonts w:ascii="Tahoma" w:eastAsia="Tahoma" w:hAnsi="Tahoma" w:cs="Tahoma"/>
              <w:color w:val="000000"/>
              <w:sz w:val="24"/>
              <w:szCs w:val="24"/>
            </w:rPr>
          </w:pPr>
          <w:r>
            <w:rPr>
              <w:rFonts w:ascii="Tahoma" w:eastAsia="Tahoma" w:hAnsi="Tahoma" w:cs="Tahoma"/>
              <w:b/>
              <w:color w:val="000000"/>
              <w:sz w:val="24"/>
              <w:szCs w:val="24"/>
            </w:rPr>
            <w:t>Appendix C: Glossary of DSE terms</w:t>
          </w:r>
          <w:r>
            <w:rPr>
              <w:rFonts w:ascii="Tahoma" w:eastAsia="Tahoma" w:hAnsi="Tahoma" w:cs="Tahoma"/>
              <w:color w:val="000000"/>
              <w:sz w:val="24"/>
              <w:szCs w:val="24"/>
            </w:rPr>
            <w:t xml:space="preserve"> </w:t>
          </w:r>
        </w:p>
      </w:sdtContent>
    </w:sdt>
    <w:sdt>
      <w:sdtPr>
        <w:tag w:val="goog_rdk_211"/>
        <w:id w:val="963855008"/>
      </w:sdtPr>
      <w:sdtContent>
        <w:p w14:paraId="000000D4" w14:textId="77777777" w:rsidR="00860220" w:rsidRDefault="00681D0E" w:rsidP="00A56D3D">
          <w:pPr>
            <w:pBdr>
              <w:top w:val="nil"/>
              <w:left w:val="nil"/>
              <w:bottom w:val="nil"/>
              <w:right w:val="nil"/>
              <w:between w:val="nil"/>
            </w:pBdr>
            <w:spacing w:after="120"/>
            <w:rPr>
              <w:rFonts w:ascii="Tahoma" w:eastAsia="Tahoma" w:hAnsi="Tahoma" w:cs="Tahoma"/>
              <w:b/>
              <w:color w:val="000000"/>
              <w:sz w:val="24"/>
              <w:szCs w:val="24"/>
            </w:rPr>
          </w:pPr>
          <w:r>
            <w:rPr>
              <w:rFonts w:ascii="Tahoma" w:eastAsia="Tahoma" w:hAnsi="Tahoma" w:cs="Tahoma"/>
              <w:b/>
              <w:color w:val="000000"/>
              <w:sz w:val="24"/>
              <w:szCs w:val="24"/>
            </w:rPr>
            <w:t>Appendix D: Format of Reference List</w:t>
          </w:r>
        </w:p>
      </w:sdtContent>
    </w:sdt>
    <w:sdt>
      <w:sdtPr>
        <w:tag w:val="goog_rdk_212"/>
        <w:id w:val="994607371"/>
      </w:sdtPr>
      <w:sdtContent>
        <w:p w14:paraId="000000D5" w14:textId="77777777" w:rsidR="00860220" w:rsidRDefault="00000000" w:rsidP="00A56D3D">
          <w:pPr>
            <w:pBdr>
              <w:top w:val="nil"/>
              <w:left w:val="nil"/>
              <w:bottom w:val="nil"/>
              <w:right w:val="nil"/>
              <w:between w:val="nil"/>
            </w:pBdr>
            <w:spacing w:after="120"/>
            <w:rPr>
              <w:rFonts w:ascii="Tahoma" w:eastAsia="Tahoma" w:hAnsi="Tahoma" w:cs="Tahoma"/>
              <w:b/>
              <w:color w:val="000000"/>
            </w:rPr>
          </w:pPr>
        </w:p>
      </w:sdtContent>
    </w:sdt>
    <w:sdt>
      <w:sdtPr>
        <w:tag w:val="goog_rdk_213"/>
        <w:id w:val="-719817905"/>
      </w:sdtPr>
      <w:sdtContent>
        <w:p w14:paraId="000000D6" w14:textId="77777777" w:rsidR="00860220" w:rsidRDefault="00000000" w:rsidP="00A56D3D">
          <w:pPr>
            <w:pBdr>
              <w:top w:val="nil"/>
              <w:left w:val="nil"/>
              <w:bottom w:val="nil"/>
              <w:right w:val="nil"/>
              <w:between w:val="nil"/>
            </w:pBdr>
            <w:spacing w:after="120"/>
            <w:rPr>
              <w:rFonts w:ascii="Tahoma" w:eastAsia="Tahoma" w:hAnsi="Tahoma" w:cs="Tahoma"/>
              <w:color w:val="000000"/>
            </w:rPr>
          </w:pPr>
        </w:p>
      </w:sdtContent>
    </w:sdt>
    <w:sdt>
      <w:sdtPr>
        <w:tag w:val="goog_rdk_214"/>
        <w:id w:val="-432054239"/>
        <w:showingPlcHdr/>
      </w:sdtPr>
      <w:sdtContent>
        <w:p w14:paraId="000000D7" w14:textId="24BB18F2" w:rsidR="00860220" w:rsidRDefault="003716F2" w:rsidP="00A56D3D">
          <w:pPr>
            <w:pBdr>
              <w:top w:val="nil"/>
              <w:left w:val="nil"/>
              <w:bottom w:val="nil"/>
              <w:right w:val="nil"/>
              <w:between w:val="nil"/>
            </w:pBdr>
            <w:spacing w:after="120"/>
            <w:rPr>
              <w:rFonts w:ascii="Tahoma" w:eastAsia="Tahoma" w:hAnsi="Tahoma" w:cs="Tahoma"/>
              <w:color w:val="000000"/>
            </w:rPr>
          </w:pPr>
          <w:r>
            <w:t xml:space="preserve">     </w:t>
          </w:r>
        </w:p>
      </w:sdtContent>
    </w:sdt>
    <w:sdt>
      <w:sdtPr>
        <w:tag w:val="goog_rdk_215"/>
        <w:id w:val="866101472"/>
      </w:sdtPr>
      <w:sdtContent>
        <w:p w14:paraId="000000D8" w14:textId="77777777" w:rsidR="00860220" w:rsidRDefault="00000000" w:rsidP="00A56D3D">
          <w:pPr>
            <w:pBdr>
              <w:top w:val="nil"/>
              <w:left w:val="nil"/>
              <w:bottom w:val="nil"/>
              <w:right w:val="nil"/>
              <w:between w:val="nil"/>
            </w:pBdr>
            <w:spacing w:after="120"/>
            <w:rPr>
              <w:rFonts w:ascii="Tahoma" w:eastAsia="Tahoma" w:hAnsi="Tahoma" w:cs="Tahoma"/>
              <w:color w:val="000000"/>
            </w:rPr>
          </w:pPr>
        </w:p>
      </w:sdtContent>
    </w:sdt>
    <w:bookmarkStart w:id="0" w:name="_heading=h.gjdgxs" w:colFirst="0" w:colLast="0" w:displacedByCustomXml="next"/>
    <w:bookmarkEnd w:id="0" w:displacedByCustomXml="next"/>
    <w:sdt>
      <w:sdtPr>
        <w:tag w:val="goog_rdk_216"/>
        <w:id w:val="-108282391"/>
      </w:sdtPr>
      <w:sdtContent>
        <w:p w14:paraId="000000D9" w14:textId="77777777" w:rsidR="00860220" w:rsidRDefault="00000000" w:rsidP="00A56D3D">
          <w:pPr>
            <w:pBdr>
              <w:top w:val="nil"/>
              <w:left w:val="nil"/>
              <w:bottom w:val="nil"/>
              <w:right w:val="nil"/>
              <w:between w:val="nil"/>
            </w:pBdr>
            <w:spacing w:after="120"/>
            <w:rPr>
              <w:rFonts w:ascii="Tahoma" w:eastAsia="Tahoma" w:hAnsi="Tahoma" w:cs="Tahoma"/>
              <w:color w:val="000000"/>
            </w:rPr>
            <w:sectPr w:rsidR="00860220" w:rsidSect="00506C8D">
              <w:headerReference w:type="even" r:id="rId23"/>
              <w:headerReference w:type="default" r:id="rId24"/>
              <w:footerReference w:type="default" r:id="rId25"/>
              <w:headerReference w:type="first" r:id="rId26"/>
              <w:footerReference w:type="first" r:id="rId27"/>
              <w:pgSz w:w="11907" w:h="16840"/>
              <w:pgMar w:top="2552" w:right="992" w:bottom="1440" w:left="1797" w:header="567" w:footer="284" w:gutter="0"/>
              <w:pgNumType w:start="1"/>
              <w:cols w:space="708" w:equalWidth="0">
                <w:col w:w="9406"/>
              </w:cols>
              <w:titlePg/>
            </w:sectPr>
          </w:pPr>
        </w:p>
      </w:sdtContent>
    </w:sdt>
    <w:bookmarkStart w:id="1" w:name="_Toc21961702" w:displacedByCustomXml="next"/>
    <w:sdt>
      <w:sdtPr>
        <w:tag w:val="goog_rdk_217"/>
        <w:id w:val="-369147983"/>
      </w:sdtPr>
      <w:sdtContent>
        <w:p w14:paraId="000000DA" w14:textId="28A23C0A" w:rsidR="00860220" w:rsidRDefault="00681D0E" w:rsidP="00A56D3D">
          <w:pPr>
            <w:pStyle w:val="Heading1"/>
            <w:numPr>
              <w:ilvl w:val="0"/>
              <w:numId w:val="12"/>
            </w:numPr>
            <w:jc w:val="both"/>
            <w:rPr>
              <w:rFonts w:ascii="Tahoma" w:eastAsia="Tahoma" w:hAnsi="Tahoma" w:cs="Tahoma"/>
            </w:rPr>
          </w:pPr>
          <w:r>
            <w:rPr>
              <w:rFonts w:ascii="Tahoma" w:eastAsia="Tahoma" w:hAnsi="Tahoma" w:cs="Tahoma"/>
            </w:rPr>
            <w:t xml:space="preserve">The Design Synthesis </w:t>
          </w:r>
          <w:proofErr w:type="spellStart"/>
          <w:r>
            <w:rPr>
              <w:rFonts w:ascii="Tahoma" w:eastAsia="Tahoma" w:hAnsi="Tahoma" w:cs="Tahoma"/>
            </w:rPr>
            <w:t>Excercise</w:t>
          </w:r>
          <w:proofErr w:type="spellEnd"/>
        </w:p>
      </w:sdtContent>
    </w:sdt>
    <w:bookmarkEnd w:id="1" w:displacedByCustomXml="prev"/>
    <w:bookmarkStart w:id="2" w:name="_Toc21961703" w:displacedByCustomXml="next"/>
    <w:sdt>
      <w:sdtPr>
        <w:tag w:val="goog_rdk_218"/>
        <w:id w:val="-1079449279"/>
      </w:sdtPr>
      <w:sdtContent>
        <w:p w14:paraId="000000DB" w14:textId="77777777" w:rsidR="00860220" w:rsidRDefault="00681D0E" w:rsidP="00A56D3D">
          <w:pPr>
            <w:pStyle w:val="Heading2"/>
            <w:numPr>
              <w:ilvl w:val="1"/>
              <w:numId w:val="12"/>
            </w:numPr>
            <w:rPr>
              <w:rFonts w:ascii="Tahoma" w:eastAsia="Tahoma" w:hAnsi="Tahoma" w:cs="Tahoma"/>
            </w:rPr>
          </w:pPr>
          <w:r>
            <w:rPr>
              <w:rFonts w:ascii="Tahoma" w:eastAsia="Tahoma" w:hAnsi="Tahoma" w:cs="Tahoma"/>
            </w:rPr>
            <w:t>The scope and objectives</w:t>
          </w:r>
        </w:p>
      </w:sdtContent>
    </w:sdt>
    <w:bookmarkEnd w:id="2" w:displacedByCustomXml="prev"/>
    <w:sdt>
      <w:sdtPr>
        <w:tag w:val="goog_rdk_219"/>
        <w:id w:val="-1023480711"/>
      </w:sdtPr>
      <w:sdtContent>
        <w:p w14:paraId="000000DC" w14:textId="77777777" w:rsidR="00860220" w:rsidRDefault="00681D0E" w:rsidP="00A56D3D">
          <w:pPr>
            <w:jc w:val="both"/>
            <w:rPr>
              <w:rFonts w:ascii="Tahoma" w:eastAsia="Tahoma" w:hAnsi="Tahoma" w:cs="Tahoma"/>
            </w:rPr>
          </w:pPr>
          <w:r>
            <w:rPr>
              <w:rFonts w:ascii="Tahoma" w:eastAsia="Tahoma" w:hAnsi="Tahoma" w:cs="Tahoma"/>
            </w:rPr>
            <w:t>The Design Synthesis Exercise (AE3-200) is scheduled in the 2</w:t>
          </w:r>
          <w:r>
            <w:rPr>
              <w:rFonts w:ascii="Tahoma" w:eastAsia="Tahoma" w:hAnsi="Tahoma" w:cs="Tahoma"/>
              <w:vertAlign w:val="superscript"/>
            </w:rPr>
            <w:t>nd</w:t>
          </w:r>
          <w:r>
            <w:rPr>
              <w:rFonts w:ascii="Tahoma" w:eastAsia="Tahoma" w:hAnsi="Tahoma" w:cs="Tahoma"/>
            </w:rPr>
            <w:t xml:space="preserve"> part of the 2</w:t>
          </w:r>
          <w:r>
            <w:rPr>
              <w:rFonts w:ascii="Tahoma" w:eastAsia="Tahoma" w:hAnsi="Tahoma" w:cs="Tahoma"/>
              <w:vertAlign w:val="superscript"/>
            </w:rPr>
            <w:t>nd</w:t>
          </w:r>
          <w:r>
            <w:rPr>
              <w:rFonts w:ascii="Tahoma" w:eastAsia="Tahoma" w:hAnsi="Tahoma" w:cs="Tahoma"/>
            </w:rPr>
            <w:t xml:space="preserve"> semester of the academic year (with a “resit” in the 2</w:t>
          </w:r>
          <w:r>
            <w:rPr>
              <w:rFonts w:ascii="Tahoma" w:eastAsia="Tahoma" w:hAnsi="Tahoma" w:cs="Tahoma"/>
              <w:vertAlign w:val="superscript"/>
            </w:rPr>
            <w:t>nd</w:t>
          </w:r>
          <w:r>
            <w:rPr>
              <w:rFonts w:ascii="Tahoma" w:eastAsia="Tahoma" w:hAnsi="Tahoma" w:cs="Tahoma"/>
            </w:rPr>
            <w:t xml:space="preserve"> part of the first semester) and constitutes the concluding part of the Bachelor’s study program (BSc). The objectives of the Design Synthesis Exercise are for the students to enhance their skills in:</w:t>
          </w:r>
        </w:p>
      </w:sdtContent>
    </w:sdt>
    <w:sdt>
      <w:sdtPr>
        <w:tag w:val="goog_rdk_220"/>
        <w:id w:val="1169910023"/>
      </w:sdtPr>
      <w:sdtContent>
        <w:p w14:paraId="000000DD" w14:textId="77777777" w:rsidR="00860220" w:rsidRDefault="00681D0E" w:rsidP="00A56D3D">
          <w:pPr>
            <w:numPr>
              <w:ilvl w:val="0"/>
              <w:numId w:val="3"/>
            </w:numPr>
            <w:ind w:left="0" w:firstLine="0"/>
            <w:jc w:val="both"/>
            <w:rPr>
              <w:rFonts w:ascii="Tahoma" w:eastAsia="Tahoma" w:hAnsi="Tahoma" w:cs="Tahoma"/>
            </w:rPr>
          </w:pPr>
          <w:r>
            <w:rPr>
              <w:rFonts w:ascii="Tahoma" w:eastAsia="Tahoma" w:hAnsi="Tahoma" w:cs="Tahoma"/>
            </w:rPr>
            <w:t>Designing</w:t>
          </w:r>
        </w:p>
      </w:sdtContent>
    </w:sdt>
    <w:sdt>
      <w:sdtPr>
        <w:tag w:val="goog_rdk_221"/>
        <w:id w:val="-1938363736"/>
      </w:sdtPr>
      <w:sdtContent>
        <w:p w14:paraId="000000DE" w14:textId="77777777" w:rsidR="00860220" w:rsidRDefault="00681D0E" w:rsidP="00A56D3D">
          <w:pPr>
            <w:numPr>
              <w:ilvl w:val="0"/>
              <w:numId w:val="3"/>
            </w:numPr>
            <w:ind w:left="0" w:firstLine="0"/>
            <w:jc w:val="both"/>
            <w:rPr>
              <w:rFonts w:ascii="Tahoma" w:eastAsia="Tahoma" w:hAnsi="Tahoma" w:cs="Tahoma"/>
            </w:rPr>
          </w:pPr>
          <w:r>
            <w:rPr>
              <w:rFonts w:ascii="Tahoma" w:eastAsia="Tahoma" w:hAnsi="Tahoma" w:cs="Tahoma"/>
            </w:rPr>
            <w:t>Applying knowledge</w:t>
          </w:r>
        </w:p>
      </w:sdtContent>
    </w:sdt>
    <w:sdt>
      <w:sdtPr>
        <w:tag w:val="goog_rdk_222"/>
        <w:id w:val="-1894032421"/>
      </w:sdtPr>
      <w:sdtContent>
        <w:p w14:paraId="000000DF" w14:textId="77777777" w:rsidR="00860220" w:rsidRDefault="00681D0E" w:rsidP="00A56D3D">
          <w:pPr>
            <w:numPr>
              <w:ilvl w:val="0"/>
              <w:numId w:val="3"/>
            </w:numPr>
            <w:ind w:left="0" w:firstLine="0"/>
            <w:jc w:val="both"/>
            <w:rPr>
              <w:rFonts w:ascii="Tahoma" w:eastAsia="Tahoma" w:hAnsi="Tahoma" w:cs="Tahoma"/>
            </w:rPr>
          </w:pPr>
          <w:r>
            <w:rPr>
              <w:rFonts w:ascii="Tahoma" w:eastAsia="Tahoma" w:hAnsi="Tahoma" w:cs="Tahoma"/>
            </w:rPr>
            <w:t>Communicating (discussion, presentation, report)</w:t>
          </w:r>
        </w:p>
      </w:sdtContent>
    </w:sdt>
    <w:sdt>
      <w:sdtPr>
        <w:tag w:val="goog_rdk_223"/>
        <w:id w:val="640149990"/>
      </w:sdtPr>
      <w:sdtContent>
        <w:p w14:paraId="000000E0" w14:textId="77777777" w:rsidR="00860220" w:rsidRDefault="00681D0E" w:rsidP="00A56D3D">
          <w:pPr>
            <w:numPr>
              <w:ilvl w:val="0"/>
              <w:numId w:val="3"/>
            </w:numPr>
            <w:ind w:left="0" w:firstLine="0"/>
            <w:jc w:val="both"/>
            <w:rPr>
              <w:rFonts w:ascii="Tahoma" w:eastAsia="Tahoma" w:hAnsi="Tahoma" w:cs="Tahoma"/>
            </w:rPr>
          </w:pPr>
          <w:r>
            <w:rPr>
              <w:rFonts w:ascii="Tahoma" w:eastAsia="Tahoma" w:hAnsi="Tahoma" w:cs="Tahoma"/>
            </w:rPr>
            <w:t>Working as a team</w:t>
          </w:r>
        </w:p>
      </w:sdtContent>
    </w:sdt>
    <w:sdt>
      <w:sdtPr>
        <w:tag w:val="goog_rdk_224"/>
        <w:id w:val="-1901046928"/>
      </w:sdtPr>
      <w:sdtContent>
        <w:p w14:paraId="000000E1" w14:textId="77777777" w:rsidR="00860220" w:rsidRDefault="00681D0E" w:rsidP="00A56D3D">
          <w:pPr>
            <w:numPr>
              <w:ilvl w:val="0"/>
              <w:numId w:val="3"/>
            </w:numPr>
            <w:ind w:left="0" w:firstLine="0"/>
            <w:jc w:val="both"/>
            <w:rPr>
              <w:rFonts w:ascii="Tahoma" w:eastAsia="Tahoma" w:hAnsi="Tahoma" w:cs="Tahoma"/>
            </w:rPr>
          </w:pPr>
          <w:r>
            <w:rPr>
              <w:rFonts w:ascii="Tahoma" w:eastAsia="Tahoma" w:hAnsi="Tahoma" w:cs="Tahoma"/>
            </w:rPr>
            <w:t>Sustainable development</w:t>
          </w:r>
        </w:p>
      </w:sdtContent>
    </w:sdt>
    <w:sdt>
      <w:sdtPr>
        <w:tag w:val="goog_rdk_225"/>
        <w:id w:val="1346447168"/>
      </w:sdtPr>
      <w:sdtContent>
        <w:p w14:paraId="000000E2" w14:textId="77777777" w:rsidR="00860220" w:rsidRDefault="00000000" w:rsidP="00A56D3D">
          <w:pPr>
            <w:jc w:val="both"/>
            <w:rPr>
              <w:rFonts w:ascii="Tahoma" w:eastAsia="Tahoma" w:hAnsi="Tahoma" w:cs="Tahoma"/>
            </w:rPr>
          </w:pPr>
        </w:p>
      </w:sdtContent>
    </w:sdt>
    <w:sdt>
      <w:sdtPr>
        <w:tag w:val="goog_rdk_226"/>
        <w:id w:val="246161333"/>
      </w:sdtPr>
      <w:sdtContent>
        <w:p w14:paraId="000000E3" w14:textId="77777777" w:rsidR="00860220" w:rsidRDefault="00681D0E" w:rsidP="00A56D3D">
          <w:pPr>
            <w:jc w:val="both"/>
            <w:rPr>
              <w:rFonts w:ascii="Tahoma" w:eastAsia="Tahoma" w:hAnsi="Tahoma" w:cs="Tahoma"/>
            </w:rPr>
          </w:pPr>
          <w:r>
            <w:rPr>
              <w:rFonts w:ascii="Tahoma" w:eastAsia="Tahoma" w:hAnsi="Tahoma" w:cs="Tahoma"/>
            </w:rPr>
            <w:t>Because this design exercise is part of the undergraduate program it is not the aim to attain a flawless final result, able to compete with contemporary standards in industrial practice. Although the student, together with the tutors, will have the natural drive to create "the best design", it is expected that design choices will be made which will not lead to the optimal result. These choices can only be partially iterated within the limited timeframe of the exercise. Such an iterative process is an invaluable element in obtaining design experience.</w:t>
          </w:r>
        </w:p>
      </w:sdtContent>
    </w:sdt>
    <w:sdt>
      <w:sdtPr>
        <w:tag w:val="goog_rdk_227"/>
        <w:id w:val="-1055936209"/>
      </w:sdtPr>
      <w:sdtContent>
        <w:p w14:paraId="000000E4" w14:textId="77777777" w:rsidR="00860220" w:rsidRDefault="00000000" w:rsidP="00A56D3D">
          <w:pPr>
            <w:jc w:val="both"/>
            <w:rPr>
              <w:rFonts w:ascii="Tahoma" w:eastAsia="Tahoma" w:hAnsi="Tahoma" w:cs="Tahoma"/>
            </w:rPr>
          </w:pPr>
        </w:p>
      </w:sdtContent>
    </w:sdt>
    <w:sdt>
      <w:sdtPr>
        <w:tag w:val="goog_rdk_228"/>
        <w:id w:val="-1167239564"/>
      </w:sdtPr>
      <w:sdtContent>
        <w:p w14:paraId="000000E5" w14:textId="77777777" w:rsidR="00860220" w:rsidRDefault="00681D0E" w:rsidP="00A56D3D">
          <w:pPr>
            <w:jc w:val="both"/>
            <w:rPr>
              <w:rFonts w:ascii="Tahoma" w:eastAsia="Tahoma" w:hAnsi="Tahoma" w:cs="Tahoma"/>
            </w:rPr>
          </w:pPr>
          <w:r>
            <w:rPr>
              <w:rFonts w:ascii="Tahoma" w:eastAsia="Tahoma" w:hAnsi="Tahoma" w:cs="Tahoma"/>
            </w:rPr>
            <w:t xml:space="preserve">The technical result will therefore be just one of the aspects that will be considered in the grading. Performing the design process as a team is an essential part of the exercise, because it reflects most industrial design approaches. It puts the students in the position that enables them to fully devote their personal skill as part of a greater organisation. </w:t>
          </w:r>
        </w:p>
      </w:sdtContent>
    </w:sdt>
    <w:sdt>
      <w:sdtPr>
        <w:tag w:val="goog_rdk_229"/>
        <w:id w:val="-477069226"/>
      </w:sdtPr>
      <w:sdtContent>
        <w:p w14:paraId="000000E6" w14:textId="77777777" w:rsidR="00860220" w:rsidRDefault="00000000" w:rsidP="00A56D3D">
          <w:pPr>
            <w:jc w:val="both"/>
            <w:rPr>
              <w:rFonts w:ascii="Tahoma" w:eastAsia="Tahoma" w:hAnsi="Tahoma" w:cs="Tahoma"/>
            </w:rPr>
          </w:pPr>
        </w:p>
      </w:sdtContent>
    </w:sdt>
    <w:sdt>
      <w:sdtPr>
        <w:tag w:val="goog_rdk_230"/>
        <w:id w:val="-1078282085"/>
      </w:sdtPr>
      <w:sdtContent>
        <w:p w14:paraId="000000E7" w14:textId="77777777" w:rsidR="00860220" w:rsidRDefault="00681D0E" w:rsidP="00A56D3D">
          <w:pPr>
            <w:jc w:val="both"/>
            <w:rPr>
              <w:rFonts w:ascii="Tahoma" w:eastAsia="Tahoma" w:hAnsi="Tahoma" w:cs="Tahoma"/>
            </w:rPr>
          </w:pPr>
          <w:r>
            <w:rPr>
              <w:rFonts w:ascii="Tahoma" w:eastAsia="Tahoma" w:hAnsi="Tahoma" w:cs="Tahoma"/>
            </w:rPr>
            <w:t xml:space="preserve">For the grading </w:t>
          </w:r>
          <w:r>
            <w:rPr>
              <w:rFonts w:ascii="Tahoma" w:eastAsia="Tahoma" w:hAnsi="Tahoma" w:cs="Tahoma"/>
              <w:u w:val="single"/>
            </w:rPr>
            <w:t>the way in which</w:t>
          </w:r>
          <w:r>
            <w:rPr>
              <w:rFonts w:ascii="Tahoma" w:eastAsia="Tahoma" w:hAnsi="Tahoma" w:cs="Tahoma"/>
            </w:rPr>
            <w:t xml:space="preserve"> the design process is developed and executed is therefore as important as the technical result itself:</w:t>
          </w:r>
        </w:p>
      </w:sdtContent>
    </w:sdt>
    <w:sdt>
      <w:sdtPr>
        <w:tag w:val="goog_rdk_231"/>
        <w:id w:val="1999530298"/>
      </w:sdtPr>
      <w:sdtContent>
        <w:p w14:paraId="000000E8" w14:textId="77777777" w:rsidR="00860220" w:rsidRDefault="00681D0E" w:rsidP="00A56D3D">
          <w:pPr>
            <w:numPr>
              <w:ilvl w:val="0"/>
              <w:numId w:val="1"/>
            </w:numPr>
            <w:ind w:left="0" w:firstLine="0"/>
            <w:jc w:val="both"/>
            <w:rPr>
              <w:rFonts w:ascii="Tahoma" w:eastAsia="Tahoma" w:hAnsi="Tahoma" w:cs="Tahoma"/>
            </w:rPr>
          </w:pPr>
          <w:r>
            <w:rPr>
              <w:rFonts w:ascii="Tahoma" w:eastAsia="Tahoma" w:hAnsi="Tahoma" w:cs="Tahoma"/>
            </w:rPr>
            <w:t>is the project executed as an integrated project rather than a set of independent activities?</w:t>
          </w:r>
        </w:p>
      </w:sdtContent>
    </w:sdt>
    <w:sdt>
      <w:sdtPr>
        <w:tag w:val="goog_rdk_232"/>
        <w:id w:val="854456508"/>
      </w:sdtPr>
      <w:sdtContent>
        <w:p w14:paraId="000000E9" w14:textId="77777777" w:rsidR="00860220" w:rsidRDefault="00681D0E" w:rsidP="00A56D3D">
          <w:pPr>
            <w:numPr>
              <w:ilvl w:val="0"/>
              <w:numId w:val="1"/>
            </w:numPr>
            <w:ind w:left="0" w:firstLine="0"/>
            <w:jc w:val="both"/>
            <w:rPr>
              <w:rFonts w:ascii="Tahoma" w:eastAsia="Tahoma" w:hAnsi="Tahoma" w:cs="Tahoma"/>
            </w:rPr>
          </w:pPr>
          <w:r>
            <w:rPr>
              <w:rFonts w:ascii="Tahoma" w:eastAsia="Tahoma" w:hAnsi="Tahoma" w:cs="Tahoma"/>
            </w:rPr>
            <w:t>does the group work as a team rather than a number of individuals?</w:t>
          </w:r>
        </w:p>
      </w:sdtContent>
    </w:sdt>
    <w:sdt>
      <w:sdtPr>
        <w:tag w:val="goog_rdk_233"/>
        <w:id w:val="-1467804869"/>
      </w:sdtPr>
      <w:sdtContent>
        <w:p w14:paraId="000000EA" w14:textId="77777777" w:rsidR="00860220" w:rsidRDefault="00000000" w:rsidP="00A56D3D">
          <w:pPr>
            <w:jc w:val="both"/>
            <w:rPr>
              <w:rFonts w:ascii="Tahoma" w:eastAsia="Tahoma" w:hAnsi="Tahoma" w:cs="Tahoma"/>
            </w:rPr>
          </w:pPr>
        </w:p>
      </w:sdtContent>
    </w:sdt>
    <w:sdt>
      <w:sdtPr>
        <w:tag w:val="goog_rdk_234"/>
        <w:id w:val="150569640"/>
      </w:sdtPr>
      <w:sdtContent>
        <w:p w14:paraId="000000EB" w14:textId="77777777" w:rsidR="00860220" w:rsidRDefault="00681D0E" w:rsidP="00A56D3D">
          <w:pPr>
            <w:jc w:val="both"/>
            <w:rPr>
              <w:rFonts w:ascii="Tahoma" w:eastAsia="Tahoma" w:hAnsi="Tahoma" w:cs="Tahoma"/>
            </w:rPr>
          </w:pPr>
          <w:r>
            <w:rPr>
              <w:rFonts w:ascii="Tahoma" w:eastAsia="Tahoma" w:hAnsi="Tahoma" w:cs="Tahoma"/>
            </w:rPr>
            <w:t xml:space="preserve">During the exercise the students will come across fields of knowledge and supervisors from various chairs within the faculty. The exercise offers students the opportunity to orient themselves on the different main subjects and gain insight into his or her specific capabilities and fields of interest. Thus the exercise provides additional support to choosing the </w:t>
          </w:r>
          <w:proofErr w:type="spellStart"/>
          <w:r>
            <w:rPr>
              <w:rFonts w:ascii="Tahoma" w:eastAsia="Tahoma" w:hAnsi="Tahoma" w:cs="Tahoma"/>
            </w:rPr>
            <w:t>M.Sc</w:t>
          </w:r>
          <w:proofErr w:type="spellEnd"/>
          <w:r>
            <w:rPr>
              <w:rFonts w:ascii="Tahoma" w:eastAsia="Tahoma" w:hAnsi="Tahoma" w:cs="Tahoma"/>
            </w:rPr>
            <w:t xml:space="preserve"> program.</w:t>
          </w:r>
        </w:p>
      </w:sdtContent>
    </w:sdt>
    <w:sdt>
      <w:sdtPr>
        <w:tag w:val="goog_rdk_235"/>
        <w:id w:val="-909687341"/>
      </w:sdtPr>
      <w:sdtContent>
        <w:p w14:paraId="000000EC" w14:textId="77777777" w:rsidR="00860220" w:rsidRDefault="00000000" w:rsidP="00A56D3D">
          <w:pPr>
            <w:jc w:val="both"/>
            <w:rPr>
              <w:rFonts w:ascii="Tahoma" w:eastAsia="Tahoma" w:hAnsi="Tahoma" w:cs="Tahoma"/>
            </w:rPr>
          </w:pPr>
        </w:p>
      </w:sdtContent>
    </w:sdt>
    <w:sdt>
      <w:sdtPr>
        <w:tag w:val="goog_rdk_236"/>
        <w:id w:val="226657668"/>
      </w:sdtPr>
      <w:sdtContent>
        <w:p w14:paraId="000000ED" w14:textId="77777777" w:rsidR="00860220" w:rsidRDefault="00000000" w:rsidP="00A56D3D">
          <w:pPr>
            <w:jc w:val="both"/>
            <w:rPr>
              <w:rFonts w:ascii="Tahoma" w:eastAsia="Tahoma" w:hAnsi="Tahoma" w:cs="Tahoma"/>
            </w:rPr>
          </w:pPr>
        </w:p>
      </w:sdtContent>
    </w:sdt>
    <w:tbl>
      <w:tblPr>
        <w:tblStyle w:val="a2"/>
        <w:tblW w:w="9308" w:type="dxa"/>
        <w:tblInd w:w="14"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308"/>
      </w:tblGrid>
      <w:tr w:rsidR="00860220" w14:paraId="13DB78CD" w14:textId="77777777">
        <w:trPr>
          <w:trHeight w:val="1620"/>
        </w:trPr>
        <w:tc>
          <w:tcPr>
            <w:tcW w:w="9308" w:type="dxa"/>
            <w:shd w:val="clear" w:color="auto" w:fill="FF0000"/>
          </w:tcPr>
          <w:sdt>
            <w:sdtPr>
              <w:tag w:val="goog_rdk_237"/>
              <w:id w:val="1839965626"/>
            </w:sdtPr>
            <w:sdtContent>
              <w:p w14:paraId="000000EE" w14:textId="77777777" w:rsidR="00860220" w:rsidRDefault="00000000" w:rsidP="00A56D3D">
                <w:pPr>
                  <w:jc w:val="both"/>
                  <w:rPr>
                    <w:rFonts w:ascii="Tahoma" w:eastAsia="Tahoma" w:hAnsi="Tahoma" w:cs="Tahoma"/>
                    <w:b/>
                    <w:color w:val="FF0000"/>
                  </w:rPr>
                </w:pPr>
              </w:p>
            </w:sdtContent>
          </w:sdt>
          <w:sdt>
            <w:sdtPr>
              <w:tag w:val="goog_rdk_238"/>
              <w:id w:val="689965012"/>
            </w:sdtPr>
            <w:sdtContent>
              <w:p w14:paraId="000000EF" w14:textId="77777777" w:rsidR="00860220" w:rsidRDefault="00681D0E" w:rsidP="00A56D3D">
                <w:pPr>
                  <w:jc w:val="both"/>
                  <w:rPr>
                    <w:rFonts w:ascii="Tahoma" w:eastAsia="Tahoma" w:hAnsi="Tahoma" w:cs="Tahoma"/>
                    <w:b/>
                  </w:rPr>
                </w:pPr>
                <w:r>
                  <w:rPr>
                    <w:rFonts w:ascii="Tahoma" w:eastAsia="Tahoma" w:hAnsi="Tahoma" w:cs="Tahoma"/>
                    <w:b/>
                  </w:rPr>
                  <w:t>DISCLAIMER</w:t>
                </w:r>
              </w:p>
            </w:sdtContent>
          </w:sdt>
          <w:sdt>
            <w:sdtPr>
              <w:tag w:val="goog_rdk_239"/>
              <w:id w:val="-1589382167"/>
            </w:sdtPr>
            <w:sdtContent>
              <w:p w14:paraId="000000F0" w14:textId="77777777" w:rsidR="00860220" w:rsidRDefault="00000000" w:rsidP="00A56D3D">
                <w:pPr>
                  <w:jc w:val="both"/>
                  <w:rPr>
                    <w:rFonts w:ascii="Tahoma" w:eastAsia="Tahoma" w:hAnsi="Tahoma" w:cs="Tahoma"/>
                    <w:b/>
                  </w:rPr>
                </w:pPr>
              </w:p>
            </w:sdtContent>
          </w:sdt>
          <w:sdt>
            <w:sdtPr>
              <w:tag w:val="goog_rdk_240"/>
              <w:id w:val="-1535265771"/>
            </w:sdtPr>
            <w:sdtContent>
              <w:p w14:paraId="000000F1" w14:textId="77777777" w:rsidR="00860220" w:rsidRDefault="00681D0E" w:rsidP="00A56D3D">
                <w:pPr>
                  <w:jc w:val="both"/>
                  <w:rPr>
                    <w:rFonts w:ascii="Tahoma" w:eastAsia="Tahoma" w:hAnsi="Tahoma" w:cs="Tahoma"/>
                    <w:b/>
                    <w:color w:val="FF0000"/>
                  </w:rPr>
                </w:pPr>
                <w:r>
                  <w:rPr>
                    <w:rFonts w:ascii="Tahoma" w:eastAsia="Tahoma" w:hAnsi="Tahoma" w:cs="Tahoma"/>
                    <w:b/>
                  </w:rPr>
                  <w:t>Any outcome of the DSE can only be used in another form than the deliverables required for the DSE, by explicit, prior and written permission of the tutor of the project.</w:t>
                </w:r>
              </w:p>
            </w:sdtContent>
          </w:sdt>
          <w:sdt>
            <w:sdtPr>
              <w:tag w:val="goog_rdk_241"/>
              <w:id w:val="-335378336"/>
            </w:sdtPr>
            <w:sdtContent>
              <w:p w14:paraId="000000F2" w14:textId="77777777" w:rsidR="00860220" w:rsidRDefault="00000000" w:rsidP="00A56D3D">
                <w:pPr>
                  <w:jc w:val="both"/>
                  <w:rPr>
                    <w:rFonts w:ascii="Tahoma" w:eastAsia="Tahoma" w:hAnsi="Tahoma" w:cs="Tahoma"/>
                    <w:b/>
                    <w:color w:val="FF0000"/>
                  </w:rPr>
                </w:pPr>
              </w:p>
            </w:sdtContent>
          </w:sdt>
        </w:tc>
      </w:tr>
    </w:tbl>
    <w:bookmarkStart w:id="3" w:name="_Toc21961704" w:displacedByCustomXml="next"/>
    <w:sdt>
      <w:sdtPr>
        <w:tag w:val="goog_rdk_242"/>
        <w:id w:val="-882169543"/>
      </w:sdtPr>
      <w:sdtContent>
        <w:p w14:paraId="000000F3" w14:textId="0F7B736C" w:rsidR="00860220" w:rsidRDefault="00681D0E" w:rsidP="00A56D3D">
          <w:pPr>
            <w:pStyle w:val="Heading1"/>
            <w:numPr>
              <w:ilvl w:val="0"/>
              <w:numId w:val="12"/>
            </w:numPr>
            <w:jc w:val="both"/>
            <w:rPr>
              <w:rFonts w:ascii="Tahoma" w:eastAsia="Tahoma" w:hAnsi="Tahoma" w:cs="Tahoma"/>
            </w:rPr>
          </w:pPr>
          <w:r>
            <w:rPr>
              <w:rFonts w:ascii="Tahoma" w:eastAsia="Tahoma" w:hAnsi="Tahoma" w:cs="Tahoma"/>
            </w:rPr>
            <w:t>The Assignment</w:t>
          </w:r>
        </w:p>
      </w:sdtContent>
    </w:sdt>
    <w:bookmarkEnd w:id="3" w:displacedByCustomXml="prev"/>
    <w:bookmarkStart w:id="4" w:name="_Toc21961705" w:displacedByCustomXml="next"/>
    <w:sdt>
      <w:sdtPr>
        <w:tag w:val="goog_rdk_243"/>
        <w:id w:val="-1364355437"/>
      </w:sdtPr>
      <w:sdtContent>
        <w:p w14:paraId="000000F4" w14:textId="77777777" w:rsidR="00860220" w:rsidRDefault="00681D0E" w:rsidP="00A56D3D">
          <w:pPr>
            <w:pStyle w:val="Heading2"/>
            <w:numPr>
              <w:ilvl w:val="1"/>
              <w:numId w:val="12"/>
            </w:numPr>
            <w:rPr>
              <w:rFonts w:ascii="Tahoma" w:eastAsia="Tahoma" w:hAnsi="Tahoma" w:cs="Tahoma"/>
            </w:rPr>
          </w:pPr>
          <w:r>
            <w:rPr>
              <w:rFonts w:ascii="Tahoma" w:eastAsia="Tahoma" w:hAnsi="Tahoma" w:cs="Tahoma"/>
            </w:rPr>
            <w:t>Context</w:t>
          </w:r>
        </w:p>
      </w:sdtContent>
    </w:sdt>
    <w:bookmarkEnd w:id="4" w:displacedByCustomXml="prev"/>
    <w:sdt>
      <w:sdtPr>
        <w:tag w:val="goog_rdk_244"/>
        <w:id w:val="-702710867"/>
      </w:sdtPr>
      <w:sdtContent>
        <w:p w14:paraId="0BF80FB7" w14:textId="77777777" w:rsidR="00EC45B0" w:rsidRDefault="00EC45B0" w:rsidP="00EC45B0">
          <w:pPr>
            <w:jc w:val="both"/>
            <w:rPr>
              <w:rFonts w:ascii="Tahoma" w:hAnsi="Tahoma"/>
              <w:sz w:val="22"/>
            </w:rPr>
          </w:pPr>
          <w:r w:rsidRPr="00C81D03">
            <w:rPr>
              <w:rFonts w:ascii="Tahoma" w:hAnsi="Tahoma"/>
              <w:sz w:val="22"/>
            </w:rPr>
            <w:t>High-altitude balloons are widely used for meteorology, environmental sensing, and commercial experiments. Occasionally, such balloons drift into restricted or populated airspace</w:t>
          </w:r>
          <w:r>
            <w:rPr>
              <w:rFonts w:ascii="Tahoma" w:hAnsi="Tahoma"/>
              <w:sz w:val="22"/>
            </w:rPr>
            <w:t xml:space="preserve"> (e.g. near airports)</w:t>
          </w:r>
          <w:r w:rsidRPr="00C81D03">
            <w:rPr>
              <w:rFonts w:ascii="Tahoma" w:hAnsi="Tahoma"/>
              <w:sz w:val="22"/>
            </w:rPr>
            <w:t xml:space="preserve">, creating a </w:t>
          </w:r>
          <w:r w:rsidRPr="000A40DC">
            <w:rPr>
              <w:rFonts w:ascii="Tahoma" w:hAnsi="Tahoma"/>
              <w:sz w:val="22"/>
            </w:rPr>
            <w:t>need for safe, controlled recovery</w:t>
          </w:r>
          <w:r w:rsidRPr="00C81D03">
            <w:rPr>
              <w:rFonts w:ascii="Tahoma" w:hAnsi="Tahoma"/>
              <w:sz w:val="22"/>
            </w:rPr>
            <w:t xml:space="preserve"> without damage to people, infrastructure, </w:t>
          </w:r>
          <w:r>
            <w:rPr>
              <w:rFonts w:ascii="Tahoma" w:hAnsi="Tahoma"/>
              <w:sz w:val="22"/>
            </w:rPr>
            <w:t xml:space="preserve">operations, </w:t>
          </w:r>
          <w:r w:rsidRPr="00C81D03">
            <w:rPr>
              <w:rFonts w:ascii="Tahoma" w:hAnsi="Tahoma"/>
              <w:sz w:val="22"/>
            </w:rPr>
            <w:t>or the environment.</w:t>
          </w:r>
        </w:p>
        <w:p w14:paraId="467F9FB2" w14:textId="77777777" w:rsidR="00EC45B0" w:rsidRDefault="00EC45B0" w:rsidP="00EC45B0">
          <w:pPr>
            <w:rPr>
              <w:rFonts w:ascii="Tahoma" w:hAnsi="Tahoma"/>
              <w:sz w:val="22"/>
            </w:rPr>
          </w:pPr>
        </w:p>
        <w:p w14:paraId="000000F5" w14:textId="4935F60A" w:rsidR="00860220" w:rsidRDefault="00EC45B0" w:rsidP="00EC45B0">
          <w:pPr>
            <w:jc w:val="both"/>
            <w:rPr>
              <w:rFonts w:ascii="Tahoma" w:hAnsi="Tahoma"/>
              <w:sz w:val="22"/>
            </w:rPr>
          </w:pPr>
          <w:r>
            <w:rPr>
              <w:rFonts w:ascii="Tahoma" w:hAnsi="Tahoma"/>
              <w:sz w:val="22"/>
            </w:rPr>
            <w:t>The goal is to</w:t>
          </w:r>
          <w:r w:rsidRPr="000A40DC">
            <w:rPr>
              <w:rFonts w:ascii="Tahoma" w:hAnsi="Tahoma"/>
              <w:sz w:val="22"/>
            </w:rPr>
            <w:t xml:space="preserve"> develop a drone-based solution that can detect, track, and interact with an uncooperative balloon in a controlled and non-destructive manner. The emphasis is on gentle intervention techniques—such as guided descent or gradual deflation—rather than forceful or hazardous approaches. Safety, reliability, and sustainability are central design drivers throughout the project.</w:t>
          </w:r>
        </w:p>
        <w:p w14:paraId="22FBD46A" w14:textId="77777777" w:rsidR="00CA68AF" w:rsidRDefault="00CA68AF" w:rsidP="00EC45B0">
          <w:pPr>
            <w:jc w:val="both"/>
            <w:rPr>
              <w:rFonts w:ascii="Tahoma" w:hAnsi="Tahoma"/>
              <w:sz w:val="22"/>
            </w:rPr>
          </w:pPr>
        </w:p>
        <w:tbl>
          <w:tblPr>
            <w:tblW w:w="0" w:type="auto"/>
            <w:tblLook w:val="04A0" w:firstRow="1" w:lastRow="0" w:firstColumn="1" w:lastColumn="0" w:noHBand="0" w:noVBand="1"/>
          </w:tblPr>
          <w:tblGrid>
            <w:gridCol w:w="3251"/>
            <w:gridCol w:w="5676"/>
          </w:tblGrid>
          <w:tr w:rsidR="00CA68AF" w14:paraId="58D716B4" w14:textId="77777777" w:rsidTr="00EC020A">
            <w:tc>
              <w:tcPr>
                <w:tcW w:w="4525" w:type="dxa"/>
              </w:tcPr>
              <w:p w14:paraId="5E834A60" w14:textId="77777777" w:rsidR="00CA68AF" w:rsidRDefault="00CA68AF" w:rsidP="00EC020A">
                <w:pPr>
                  <w:jc w:val="center"/>
                  <w:rPr>
                    <w:rFonts w:ascii="Tahoma" w:hAnsi="Tahoma"/>
                    <w:sz w:val="22"/>
                  </w:rPr>
                </w:pPr>
                <w:r>
                  <w:fldChar w:fldCharType="begin"/>
                </w:r>
                <w:r>
                  <w:instrText xml:space="preserve"> INCLUDEPICTURE "https://www.wnct.com/wp-content/uploads/sites/99/2015/11/balloon_39455070_ver1.0.jpg" \* MERGEFORMATINET </w:instrText>
                </w:r>
                <w:r>
                  <w:fldChar w:fldCharType="separate"/>
                </w:r>
                <w:r>
                  <w:pict w14:anchorId="1D01B0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0.5pt;height:195.75pt">
                      <v:imagedata r:id="rId28" r:href="rId29"/>
                    </v:shape>
                  </w:pict>
                </w:r>
                <w:r>
                  <w:fldChar w:fldCharType="end"/>
                </w:r>
              </w:p>
            </w:tc>
            <w:tc>
              <w:tcPr>
                <w:tcW w:w="4526" w:type="dxa"/>
              </w:tcPr>
              <w:p w14:paraId="6DC92681" w14:textId="68CA4B86" w:rsidR="00CA68AF" w:rsidRDefault="00CA68AF" w:rsidP="00EC020A">
                <w:pPr>
                  <w:jc w:val="center"/>
                  <w:rPr>
                    <w:rFonts w:ascii="Tahoma" w:hAnsi="Tahoma"/>
                    <w:sz w:val="22"/>
                  </w:rPr>
                </w:pPr>
                <w:r>
                  <w:rPr>
                    <w:rFonts w:ascii="Tahoma" w:hAnsi="Tahoma"/>
                    <w:noProof/>
                    <w:sz w:val="22"/>
                  </w:rPr>
                  <w:drawing>
                    <wp:inline distT="0" distB="0" distL="0" distR="0" wp14:anchorId="64CE6EF3" wp14:editId="33C04832">
                      <wp:extent cx="3457575" cy="2486025"/>
                      <wp:effectExtent l="0" t="0" r="9525" b="9525"/>
                      <wp:docPr id="160113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457575" cy="2486025"/>
                              </a:xfrm>
                              <a:prstGeom prst="rect">
                                <a:avLst/>
                              </a:prstGeom>
                              <a:noFill/>
                              <a:ln>
                                <a:noFill/>
                              </a:ln>
                            </pic:spPr>
                          </pic:pic>
                        </a:graphicData>
                      </a:graphic>
                    </wp:inline>
                  </w:drawing>
                </w:r>
              </w:p>
            </w:tc>
          </w:tr>
        </w:tbl>
        <w:p w14:paraId="434F3E48" w14:textId="77777777" w:rsidR="00CA68AF" w:rsidRPr="00EC45B0" w:rsidRDefault="00000000" w:rsidP="00EC45B0">
          <w:pPr>
            <w:jc w:val="both"/>
            <w:rPr>
              <w:rFonts w:ascii="Tahoma" w:hAnsi="Tahoma"/>
              <w:sz w:val="22"/>
            </w:rPr>
          </w:pPr>
        </w:p>
      </w:sdtContent>
    </w:sdt>
    <w:sdt>
      <w:sdtPr>
        <w:tag w:val="goog_rdk_245"/>
        <w:id w:val="115033447"/>
        <w:showingPlcHdr/>
      </w:sdtPr>
      <w:sdtContent>
        <w:p w14:paraId="000000F6" w14:textId="0E07BA33" w:rsidR="00860220" w:rsidRDefault="00A56D3D" w:rsidP="00A56D3D">
          <w:pPr>
            <w:rPr>
              <w:rFonts w:ascii="Tahoma" w:eastAsia="Tahoma" w:hAnsi="Tahoma" w:cs="Tahoma"/>
              <w:i/>
              <w:color w:val="000000"/>
              <w:sz w:val="18"/>
              <w:szCs w:val="18"/>
            </w:rPr>
          </w:pPr>
          <w:r>
            <w:t xml:space="preserve">     </w:t>
          </w:r>
        </w:p>
      </w:sdtContent>
    </w:sdt>
    <w:bookmarkStart w:id="5" w:name="_Toc21961706" w:displacedByCustomXml="next"/>
    <w:sdt>
      <w:sdtPr>
        <w:tag w:val="goog_rdk_246"/>
        <w:id w:val="-822964740"/>
      </w:sdtPr>
      <w:sdtContent>
        <w:p w14:paraId="000000F8" w14:textId="248DA64E" w:rsidR="00860220" w:rsidRPr="000106AB" w:rsidRDefault="00681D0E" w:rsidP="000106AB">
          <w:pPr>
            <w:pStyle w:val="Heading2"/>
            <w:numPr>
              <w:ilvl w:val="1"/>
              <w:numId w:val="12"/>
            </w:numPr>
            <w:rPr>
              <w:rFonts w:ascii="Tahoma" w:eastAsia="Tahoma" w:hAnsi="Tahoma" w:cs="Tahoma"/>
            </w:rPr>
          </w:pPr>
          <w:r>
            <w:rPr>
              <w:rFonts w:ascii="Tahoma" w:eastAsia="Tahoma" w:hAnsi="Tahoma" w:cs="Tahoma"/>
            </w:rPr>
            <w:t>Project Objective and Top-Level Requirements</w:t>
          </w:r>
        </w:p>
      </w:sdtContent>
    </w:sdt>
    <w:bookmarkEnd w:id="5" w:displacedByCustomXml="prev"/>
    <w:p w14:paraId="5EA92787" w14:textId="77777777" w:rsidR="000106AB" w:rsidRPr="00A91CF0" w:rsidRDefault="000106AB" w:rsidP="000106AB">
      <w:pPr>
        <w:pStyle w:val="ListParagraph"/>
        <w:ind w:left="0"/>
        <w:jc w:val="both"/>
        <w:rPr>
          <w:rFonts w:ascii="Tahoma" w:hAnsi="Tahoma"/>
          <w:b/>
          <w:bCs/>
        </w:rPr>
      </w:pPr>
      <w:r w:rsidRPr="00A91CF0">
        <w:rPr>
          <w:rFonts w:ascii="Tahoma" w:hAnsi="Tahoma"/>
          <w:b/>
          <w:bCs/>
        </w:rPr>
        <w:t>OBJECTIVE:</w:t>
      </w:r>
    </w:p>
    <w:p w14:paraId="2C38B91D" w14:textId="5671F4B4" w:rsidR="000106AB" w:rsidRDefault="000106AB" w:rsidP="000106AB">
      <w:pPr>
        <w:pStyle w:val="ListParagraph"/>
        <w:ind w:left="0"/>
        <w:jc w:val="both"/>
        <w:rPr>
          <w:rFonts w:ascii="Tahoma" w:hAnsi="Tahoma"/>
        </w:rPr>
      </w:pPr>
      <w:r w:rsidRPr="000106AB">
        <w:rPr>
          <w:rFonts w:ascii="Tahoma" w:hAnsi="Tahoma"/>
        </w:rPr>
        <w:t xml:space="preserve">Design and prototype a </w:t>
      </w:r>
      <w:r w:rsidRPr="000106AB">
        <w:rPr>
          <w:rFonts w:ascii="Tahoma" w:hAnsi="Tahoma"/>
          <w:b/>
          <w:bCs/>
        </w:rPr>
        <w:t>small unmanned aerial system (UAS)</w:t>
      </w:r>
      <w:r w:rsidRPr="000106AB">
        <w:rPr>
          <w:rFonts w:ascii="Tahoma" w:hAnsi="Tahoma"/>
        </w:rPr>
        <w:t xml:space="preserve"> capable of </w:t>
      </w:r>
      <w:r w:rsidRPr="000106AB">
        <w:rPr>
          <w:rFonts w:ascii="Tahoma" w:hAnsi="Tahoma"/>
          <w:b/>
          <w:bCs/>
        </w:rPr>
        <w:t>locating, intercepting, and safely disabling or recovering a free-floating balloon</w:t>
      </w:r>
      <w:r w:rsidRPr="000106AB">
        <w:rPr>
          <w:rFonts w:ascii="Tahoma" w:hAnsi="Tahoma"/>
        </w:rPr>
        <w:t xml:space="preserve"> in a controlled manner.</w:t>
      </w:r>
    </w:p>
    <w:p w14:paraId="0A30A91B" w14:textId="77777777" w:rsidR="000106AB" w:rsidRPr="00A91CF0" w:rsidRDefault="000106AB" w:rsidP="000106AB">
      <w:pPr>
        <w:pStyle w:val="ListParagraph"/>
        <w:ind w:left="0"/>
        <w:jc w:val="both"/>
        <w:rPr>
          <w:rFonts w:ascii="Tahoma" w:hAnsi="Tahoma"/>
          <w:b/>
          <w:bCs/>
        </w:rPr>
      </w:pPr>
    </w:p>
    <w:p w14:paraId="7DDCD8C8" w14:textId="77777777" w:rsidR="00C71E10" w:rsidRDefault="00C71E10">
      <w:pPr>
        <w:rPr>
          <w:b/>
          <w:bCs/>
        </w:rPr>
      </w:pPr>
      <w:r>
        <w:rPr>
          <w:b/>
          <w:bCs/>
        </w:rPr>
        <w:br w:type="page"/>
      </w:r>
    </w:p>
    <w:p w14:paraId="17224AAE" w14:textId="7793D845" w:rsidR="000106AB" w:rsidRPr="004F6623" w:rsidRDefault="000106AB" w:rsidP="000106AB">
      <w:pPr>
        <w:rPr>
          <w:b/>
          <w:bCs/>
          <w:sz w:val="24"/>
          <w:szCs w:val="24"/>
        </w:rPr>
      </w:pPr>
      <w:r w:rsidRPr="004F6623">
        <w:rPr>
          <w:b/>
          <w:bCs/>
          <w:sz w:val="24"/>
          <w:szCs w:val="24"/>
        </w:rPr>
        <w:lastRenderedPageBreak/>
        <w:t>REQUIREMENTS:</w:t>
      </w:r>
    </w:p>
    <w:p w14:paraId="711EEF13" w14:textId="4F779E39" w:rsidR="000106AB" w:rsidRPr="004F6623" w:rsidRDefault="000106AB" w:rsidP="000106AB">
      <w:pPr>
        <w:pStyle w:val="ListParagraph"/>
        <w:numPr>
          <w:ilvl w:val="0"/>
          <w:numId w:val="30"/>
        </w:numPr>
        <w:rPr>
          <w:sz w:val="24"/>
          <w:szCs w:val="24"/>
        </w:rPr>
      </w:pPr>
      <w:r w:rsidRPr="004F6623">
        <w:rPr>
          <w:sz w:val="24"/>
          <w:szCs w:val="24"/>
        </w:rPr>
        <w:t>Performance</w:t>
      </w:r>
    </w:p>
    <w:p w14:paraId="40ED826F" w14:textId="77777777" w:rsidR="000106AB" w:rsidRPr="004F6623" w:rsidRDefault="000106AB" w:rsidP="000106AB">
      <w:pPr>
        <w:pStyle w:val="ListParagraph"/>
        <w:numPr>
          <w:ilvl w:val="1"/>
          <w:numId w:val="30"/>
        </w:numPr>
        <w:rPr>
          <w:sz w:val="24"/>
          <w:szCs w:val="24"/>
        </w:rPr>
      </w:pPr>
      <w:r w:rsidRPr="004F6623">
        <w:rPr>
          <w:sz w:val="24"/>
          <w:szCs w:val="24"/>
        </w:rPr>
        <w:t>The balloon is uncooperative (no onboard control, unknown drift)</w:t>
      </w:r>
    </w:p>
    <w:p w14:paraId="72B1C0E0" w14:textId="77777777" w:rsidR="000106AB" w:rsidRPr="004F6623" w:rsidRDefault="000106AB" w:rsidP="000106AB">
      <w:pPr>
        <w:pStyle w:val="ListParagraph"/>
        <w:numPr>
          <w:ilvl w:val="1"/>
          <w:numId w:val="30"/>
        </w:numPr>
        <w:rPr>
          <w:sz w:val="24"/>
          <w:szCs w:val="24"/>
        </w:rPr>
      </w:pPr>
      <w:r w:rsidRPr="004F6623">
        <w:rPr>
          <w:sz w:val="24"/>
          <w:szCs w:val="24"/>
        </w:rPr>
        <w:t>The system shall be capable of detecting and tracking a free-floating balloon with a diameter of 2–6 m at altitudes up to 300 m AGL.</w:t>
      </w:r>
    </w:p>
    <w:p w14:paraId="0730D9F2" w14:textId="0FD36383" w:rsidR="000106AB" w:rsidRPr="004F6623" w:rsidRDefault="000106AB" w:rsidP="00605BF7">
      <w:pPr>
        <w:pStyle w:val="ListParagraph"/>
        <w:numPr>
          <w:ilvl w:val="1"/>
          <w:numId w:val="30"/>
        </w:numPr>
        <w:rPr>
          <w:sz w:val="24"/>
          <w:szCs w:val="24"/>
        </w:rPr>
      </w:pPr>
      <w:r w:rsidRPr="004F6623">
        <w:rPr>
          <w:sz w:val="24"/>
          <w:szCs w:val="24"/>
        </w:rPr>
        <w:t>The UAS shall be able to intercept the balloon within 10 minutes of visual or sensor acquisition under nominal wind conditions (≤ 8 m/s).</w:t>
      </w:r>
    </w:p>
    <w:p w14:paraId="38698AD7" w14:textId="134E562F" w:rsidR="000106AB" w:rsidRPr="004F6623" w:rsidRDefault="000106AB" w:rsidP="000106AB">
      <w:pPr>
        <w:pStyle w:val="ListParagraph"/>
        <w:numPr>
          <w:ilvl w:val="0"/>
          <w:numId w:val="30"/>
        </w:numPr>
        <w:rPr>
          <w:sz w:val="24"/>
          <w:szCs w:val="24"/>
        </w:rPr>
      </w:pPr>
      <w:r w:rsidRPr="004F6623">
        <w:rPr>
          <w:sz w:val="24"/>
          <w:szCs w:val="24"/>
        </w:rPr>
        <w:t>Safety and reliability</w:t>
      </w:r>
    </w:p>
    <w:p w14:paraId="0158882F" w14:textId="77777777" w:rsidR="00605BF7" w:rsidRPr="004F6623" w:rsidRDefault="00605BF7" w:rsidP="00605BF7">
      <w:pPr>
        <w:pStyle w:val="ListParagraph"/>
        <w:numPr>
          <w:ilvl w:val="1"/>
          <w:numId w:val="30"/>
        </w:numPr>
        <w:rPr>
          <w:sz w:val="24"/>
          <w:szCs w:val="24"/>
        </w:rPr>
      </w:pPr>
      <w:r w:rsidRPr="004F6623">
        <w:rPr>
          <w:sz w:val="24"/>
          <w:szCs w:val="24"/>
        </w:rPr>
        <w:t>Assume operation in civilian airspace with strict safety requirements.</w:t>
      </w:r>
    </w:p>
    <w:p w14:paraId="3C6D328A" w14:textId="77777777" w:rsidR="00605BF7" w:rsidRPr="004F6623" w:rsidRDefault="00605BF7" w:rsidP="00605BF7">
      <w:pPr>
        <w:pStyle w:val="ListParagraph"/>
        <w:numPr>
          <w:ilvl w:val="1"/>
          <w:numId w:val="30"/>
        </w:numPr>
        <w:rPr>
          <w:sz w:val="24"/>
          <w:szCs w:val="24"/>
        </w:rPr>
      </w:pPr>
      <w:r w:rsidRPr="004F6623">
        <w:rPr>
          <w:sz w:val="24"/>
          <w:szCs w:val="24"/>
        </w:rPr>
        <w:t>All interaction mechanisms shall be non-explosive, non-pyrotechnic, non-destructive and pose no cutting hazard to people on the ground. The solution must avoid falling debris larger than 50g or uncontrolled descent.</w:t>
      </w:r>
    </w:p>
    <w:p w14:paraId="4438AC34" w14:textId="77777777" w:rsidR="00605BF7" w:rsidRPr="004F6623" w:rsidRDefault="00605BF7" w:rsidP="00605BF7">
      <w:pPr>
        <w:pStyle w:val="ListParagraph"/>
        <w:numPr>
          <w:ilvl w:val="1"/>
          <w:numId w:val="30"/>
        </w:numPr>
        <w:rPr>
          <w:sz w:val="24"/>
          <w:szCs w:val="24"/>
        </w:rPr>
      </w:pPr>
      <w:r w:rsidRPr="004F6623">
        <w:rPr>
          <w:sz w:val="24"/>
          <w:szCs w:val="24"/>
        </w:rPr>
        <w:t>The system shall include redundant positioning and attitude estimation (e.g., GNSS + visual or inertial backup).</w:t>
      </w:r>
    </w:p>
    <w:p w14:paraId="4D33248D" w14:textId="77777777" w:rsidR="00605BF7" w:rsidRPr="004F6623" w:rsidRDefault="00605BF7" w:rsidP="00605BF7">
      <w:pPr>
        <w:pStyle w:val="ListParagraph"/>
        <w:numPr>
          <w:ilvl w:val="1"/>
          <w:numId w:val="30"/>
        </w:numPr>
        <w:rPr>
          <w:sz w:val="24"/>
          <w:szCs w:val="24"/>
        </w:rPr>
      </w:pPr>
      <w:r w:rsidRPr="004F6623">
        <w:rPr>
          <w:sz w:val="24"/>
          <w:szCs w:val="24"/>
        </w:rPr>
        <w:t>The system shall tolerate single-point failures in sensors or actuators without catastrophic outcomes.</w:t>
      </w:r>
    </w:p>
    <w:p w14:paraId="65CAF990" w14:textId="4C0CC6B6" w:rsidR="000106AB" w:rsidRPr="004F6623" w:rsidRDefault="00605BF7" w:rsidP="00605BF7">
      <w:pPr>
        <w:pStyle w:val="ListParagraph"/>
        <w:numPr>
          <w:ilvl w:val="1"/>
          <w:numId w:val="30"/>
        </w:numPr>
        <w:rPr>
          <w:sz w:val="24"/>
          <w:szCs w:val="24"/>
        </w:rPr>
      </w:pPr>
      <w:r w:rsidRPr="004F6623">
        <w:rPr>
          <w:sz w:val="24"/>
          <w:szCs w:val="24"/>
        </w:rPr>
        <w:t>Pre-flight risk assessment and checklists are mandatory.</w:t>
      </w:r>
    </w:p>
    <w:p w14:paraId="06568C59" w14:textId="6634A0B4" w:rsidR="000106AB" w:rsidRPr="004F6623" w:rsidRDefault="000106AB" w:rsidP="000106AB">
      <w:pPr>
        <w:pStyle w:val="ListParagraph"/>
        <w:numPr>
          <w:ilvl w:val="0"/>
          <w:numId w:val="30"/>
        </w:numPr>
        <w:rPr>
          <w:sz w:val="24"/>
          <w:szCs w:val="24"/>
        </w:rPr>
      </w:pPr>
      <w:r w:rsidRPr="004F6623">
        <w:rPr>
          <w:sz w:val="24"/>
          <w:szCs w:val="24"/>
        </w:rPr>
        <w:t>Sustainability</w:t>
      </w:r>
    </w:p>
    <w:p w14:paraId="6272F0B1" w14:textId="77777777" w:rsidR="00CA68AF" w:rsidRPr="004F6623" w:rsidRDefault="00CA68AF" w:rsidP="00CA68AF">
      <w:pPr>
        <w:pStyle w:val="ListParagraph"/>
        <w:numPr>
          <w:ilvl w:val="1"/>
          <w:numId w:val="30"/>
        </w:numPr>
        <w:rPr>
          <w:sz w:val="24"/>
          <w:szCs w:val="24"/>
        </w:rPr>
      </w:pPr>
      <w:r w:rsidRPr="004F6623">
        <w:rPr>
          <w:sz w:val="24"/>
          <w:szCs w:val="24"/>
        </w:rPr>
        <w:t>The system shall be designed to minimise material waste, favouring reusable or recyclable components.</w:t>
      </w:r>
    </w:p>
    <w:p w14:paraId="6E88A6D7" w14:textId="77777777" w:rsidR="00CA68AF" w:rsidRPr="004F6623" w:rsidRDefault="00CA68AF" w:rsidP="00CA68AF">
      <w:pPr>
        <w:pStyle w:val="ListParagraph"/>
        <w:numPr>
          <w:ilvl w:val="1"/>
          <w:numId w:val="30"/>
        </w:numPr>
        <w:rPr>
          <w:sz w:val="24"/>
          <w:szCs w:val="24"/>
        </w:rPr>
      </w:pPr>
      <w:r w:rsidRPr="004F6623">
        <w:rPr>
          <w:sz w:val="24"/>
          <w:szCs w:val="24"/>
        </w:rPr>
        <w:t>Energy storage shall be electric only (no combustion engines).</w:t>
      </w:r>
    </w:p>
    <w:p w14:paraId="0B757F91" w14:textId="77777777" w:rsidR="00CA68AF" w:rsidRPr="004F6623" w:rsidRDefault="00CA68AF" w:rsidP="00CA68AF">
      <w:pPr>
        <w:pStyle w:val="ListParagraph"/>
        <w:numPr>
          <w:ilvl w:val="1"/>
          <w:numId w:val="30"/>
        </w:numPr>
        <w:rPr>
          <w:sz w:val="24"/>
          <w:szCs w:val="24"/>
        </w:rPr>
      </w:pPr>
      <w:r w:rsidRPr="004F6623">
        <w:rPr>
          <w:sz w:val="24"/>
          <w:szCs w:val="24"/>
        </w:rPr>
        <w:t>The balloon recovery method shall aim to prevent dispersion of debris or cargo and allow retrieval and proper disposal where feasible.</w:t>
      </w:r>
    </w:p>
    <w:p w14:paraId="35ABA216" w14:textId="77777777" w:rsidR="00CA68AF" w:rsidRPr="004F6623" w:rsidRDefault="00CA68AF" w:rsidP="00CA68AF">
      <w:pPr>
        <w:pStyle w:val="ListParagraph"/>
        <w:numPr>
          <w:ilvl w:val="1"/>
          <w:numId w:val="30"/>
        </w:numPr>
        <w:rPr>
          <w:sz w:val="24"/>
          <w:szCs w:val="24"/>
        </w:rPr>
      </w:pPr>
      <w:r w:rsidRPr="004F6623">
        <w:rPr>
          <w:sz w:val="24"/>
          <w:szCs w:val="24"/>
        </w:rPr>
        <w:t>Noise levels during operation should be kept below 65 dB at 50 m.</w:t>
      </w:r>
    </w:p>
    <w:p w14:paraId="22098A99" w14:textId="11EBA618" w:rsidR="000106AB" w:rsidRPr="004F6623" w:rsidRDefault="00CA68AF" w:rsidP="00C71E10">
      <w:pPr>
        <w:pStyle w:val="ListParagraph"/>
        <w:numPr>
          <w:ilvl w:val="1"/>
          <w:numId w:val="30"/>
        </w:numPr>
        <w:rPr>
          <w:sz w:val="24"/>
          <w:szCs w:val="24"/>
        </w:rPr>
      </w:pPr>
      <w:r w:rsidRPr="004F6623">
        <w:rPr>
          <w:sz w:val="24"/>
          <w:szCs w:val="24"/>
        </w:rPr>
        <w:t>Life-cycle considerations (manufacturing, operation, disposal) must be discussed in the final report.</w:t>
      </w:r>
    </w:p>
    <w:p w14:paraId="5CD21EC6" w14:textId="101E7C18" w:rsidR="000106AB" w:rsidRPr="004F6623" w:rsidRDefault="000106AB" w:rsidP="000106AB">
      <w:pPr>
        <w:pStyle w:val="ListParagraph"/>
        <w:numPr>
          <w:ilvl w:val="0"/>
          <w:numId w:val="30"/>
        </w:numPr>
        <w:rPr>
          <w:sz w:val="24"/>
          <w:szCs w:val="24"/>
        </w:rPr>
      </w:pPr>
      <w:r w:rsidRPr="004F6623">
        <w:rPr>
          <w:sz w:val="24"/>
          <w:szCs w:val="24"/>
        </w:rPr>
        <w:t>Cost</w:t>
      </w:r>
    </w:p>
    <w:p w14:paraId="1E03BA01" w14:textId="77777777" w:rsidR="00C71E10" w:rsidRPr="004F6623" w:rsidRDefault="00C71E10" w:rsidP="00C71E10">
      <w:pPr>
        <w:pStyle w:val="ListParagraph"/>
        <w:numPr>
          <w:ilvl w:val="1"/>
          <w:numId w:val="30"/>
        </w:numPr>
        <w:rPr>
          <w:sz w:val="24"/>
          <w:szCs w:val="24"/>
        </w:rPr>
      </w:pPr>
      <w:r w:rsidRPr="004F6623">
        <w:rPr>
          <w:sz w:val="24"/>
          <w:szCs w:val="24"/>
        </w:rPr>
        <w:t>The total cost of the unmanned aerial system, including airframe, propulsion, onboard computer, sensors, communication hardware, and interaction mechanisms, shall not exceed €5,000. This cost represents a one-time acquisition cost and excludes ground control equipment.</w:t>
      </w:r>
    </w:p>
    <w:p w14:paraId="10037908" w14:textId="77777777" w:rsidR="00C71E10" w:rsidRPr="004F6623" w:rsidRDefault="00C71E10" w:rsidP="00C71E10">
      <w:pPr>
        <w:pStyle w:val="ListParagraph"/>
        <w:numPr>
          <w:ilvl w:val="1"/>
          <w:numId w:val="30"/>
        </w:numPr>
        <w:rPr>
          <w:sz w:val="24"/>
          <w:szCs w:val="24"/>
        </w:rPr>
      </w:pPr>
      <w:r w:rsidRPr="004F6623">
        <w:rPr>
          <w:sz w:val="24"/>
          <w:szCs w:val="24"/>
        </w:rPr>
        <w:t>Design choices should favour modularity and reusability to minimize replacement costs following routine operation or minor failures.</w:t>
      </w:r>
    </w:p>
    <w:p w14:paraId="7046D203" w14:textId="77777777" w:rsidR="00C71E10" w:rsidRPr="004F6623" w:rsidRDefault="00C71E10" w:rsidP="00C71E10">
      <w:pPr>
        <w:pStyle w:val="ListParagraph"/>
        <w:numPr>
          <w:ilvl w:val="1"/>
          <w:numId w:val="30"/>
        </w:numPr>
        <w:rPr>
          <w:sz w:val="24"/>
          <w:szCs w:val="24"/>
        </w:rPr>
      </w:pPr>
      <w:r w:rsidRPr="004F6623">
        <w:rPr>
          <w:sz w:val="24"/>
          <w:szCs w:val="24"/>
        </w:rPr>
        <w:t>The estimated cost per deployment shall not exceed €500. Per-deployment cost may include energy consumption (battery charging or replacement), consumable components (e.g., tethers, puncture elements, recovery bags), routine wear and maintenance attributable to a single mission.</w:t>
      </w:r>
    </w:p>
    <w:p w14:paraId="7E37063C" w14:textId="283A4F30" w:rsidR="000106AB" w:rsidRPr="004F6623" w:rsidRDefault="00C71E10" w:rsidP="00C71E10">
      <w:pPr>
        <w:pStyle w:val="ListParagraph"/>
        <w:numPr>
          <w:ilvl w:val="1"/>
          <w:numId w:val="30"/>
        </w:numPr>
        <w:rPr>
          <w:sz w:val="24"/>
          <w:szCs w:val="24"/>
        </w:rPr>
      </w:pPr>
      <w:r w:rsidRPr="004F6623">
        <w:rPr>
          <w:sz w:val="24"/>
          <w:szCs w:val="24"/>
        </w:rPr>
        <w:t>Designs that rely on single-use or disposable components must explicitly justify their necessity and cost impact.</w:t>
      </w:r>
    </w:p>
    <w:p w14:paraId="7A5986C9" w14:textId="657407E6" w:rsidR="00C71E10" w:rsidRPr="004F6623" w:rsidRDefault="00C71E10" w:rsidP="00C71E10">
      <w:pPr>
        <w:pStyle w:val="ListParagraph"/>
        <w:numPr>
          <w:ilvl w:val="0"/>
          <w:numId w:val="30"/>
        </w:numPr>
        <w:rPr>
          <w:sz w:val="24"/>
          <w:szCs w:val="24"/>
        </w:rPr>
      </w:pPr>
      <w:r w:rsidRPr="004F6623">
        <w:rPr>
          <w:sz w:val="24"/>
          <w:szCs w:val="24"/>
        </w:rPr>
        <w:t>Validation Requirements</w:t>
      </w:r>
    </w:p>
    <w:p w14:paraId="0CB093B1" w14:textId="7301A197" w:rsidR="00C71E10" w:rsidRPr="004F6623" w:rsidRDefault="00C71E10" w:rsidP="00C71E10">
      <w:pPr>
        <w:pStyle w:val="ListParagraph"/>
        <w:numPr>
          <w:ilvl w:val="1"/>
          <w:numId w:val="30"/>
        </w:numPr>
        <w:rPr>
          <w:sz w:val="24"/>
          <w:szCs w:val="24"/>
        </w:rPr>
      </w:pPr>
      <w:r w:rsidRPr="004F6623">
        <w:rPr>
          <w:sz w:val="24"/>
          <w:szCs w:val="24"/>
        </w:rPr>
        <w:t>At least two failure scenarios must be demonstrated or analysed (e.g. lost target, partial mechanism failure).</w:t>
      </w:r>
    </w:p>
    <w:p w14:paraId="77323625" w14:textId="77777777" w:rsidR="000106AB" w:rsidRDefault="000106AB" w:rsidP="00A56D3D"/>
    <w:sdt>
      <w:sdtPr>
        <w:tag w:val="goog_rdk_252"/>
        <w:id w:val="-1450161822"/>
        <w:showingPlcHdr/>
      </w:sdtPr>
      <w:sdtContent>
        <w:p w14:paraId="000000FD" w14:textId="0E9B4EFF" w:rsidR="00860220" w:rsidRDefault="00681D0E" w:rsidP="00A56D3D">
          <w:pPr>
            <w:rPr>
              <w:rFonts w:ascii="Tahoma" w:eastAsia="Tahoma" w:hAnsi="Tahoma" w:cs="Tahoma"/>
              <w:i/>
              <w:color w:val="000000"/>
              <w:sz w:val="18"/>
              <w:szCs w:val="18"/>
            </w:rPr>
          </w:pPr>
          <w:r>
            <w:t xml:space="preserve">     </w:t>
          </w:r>
        </w:p>
      </w:sdtContent>
    </w:sdt>
    <w:bookmarkStart w:id="6" w:name="_Toc21961707" w:displacedByCustomXml="next"/>
    <w:sdt>
      <w:sdtPr>
        <w:tag w:val="goog_rdk_253"/>
        <w:id w:val="-1895890970"/>
      </w:sdtPr>
      <w:sdtContent>
        <w:p w14:paraId="000000FE" w14:textId="77777777" w:rsidR="00860220" w:rsidRDefault="00681D0E" w:rsidP="00A56D3D">
          <w:pPr>
            <w:pStyle w:val="Heading2"/>
            <w:numPr>
              <w:ilvl w:val="1"/>
              <w:numId w:val="12"/>
            </w:numPr>
            <w:rPr>
              <w:rFonts w:ascii="Tahoma" w:eastAsia="Tahoma" w:hAnsi="Tahoma" w:cs="Tahoma"/>
            </w:rPr>
          </w:pPr>
          <w:r>
            <w:rPr>
              <w:rFonts w:ascii="Tahoma" w:eastAsia="Tahoma" w:hAnsi="Tahoma" w:cs="Tahoma"/>
            </w:rPr>
            <w:t>Main Topics</w:t>
          </w:r>
        </w:p>
      </w:sdtContent>
    </w:sdt>
    <w:bookmarkEnd w:id="6" w:displacedByCustomXml="prev"/>
    <w:sdt>
      <w:sdtPr>
        <w:tag w:val="goog_rdk_254"/>
        <w:id w:val="2081017370"/>
      </w:sdtPr>
      <w:sdtContent>
        <w:p w14:paraId="000000FF" w14:textId="77777777" w:rsidR="00860220" w:rsidRDefault="00681D0E" w:rsidP="00A56D3D">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rPr>
            <w:t>The study shall cover as a minimum the following aspects. The relative importance in the table is only indicative.</w:t>
          </w:r>
        </w:p>
      </w:sdtContent>
    </w:sdt>
    <w:p w14:paraId="00000101" w14:textId="32228EA0" w:rsidR="00860220" w:rsidRDefault="00860220" w:rsidP="00A56D3D">
      <w:pPr>
        <w:rPr>
          <w:rFonts w:ascii="Tahoma" w:eastAsia="Tahoma" w:hAnsi="Tahoma" w:cs="Tahoma"/>
          <w:i/>
          <w:color w:val="000000"/>
        </w:rPr>
      </w:pPr>
    </w:p>
    <w:tbl>
      <w:tblPr>
        <w:tblStyle w:val="a3"/>
        <w:tblW w:w="8868" w:type="dxa"/>
        <w:jc w:val="center"/>
        <w:tblInd w:w="0" w:type="dxa"/>
        <w:tblLayout w:type="fixed"/>
        <w:tblLook w:val="0000" w:firstRow="0" w:lastRow="0" w:firstColumn="0" w:lastColumn="0" w:noHBand="0" w:noVBand="0"/>
      </w:tblPr>
      <w:tblGrid>
        <w:gridCol w:w="912"/>
        <w:gridCol w:w="5406"/>
        <w:gridCol w:w="2550"/>
      </w:tblGrid>
      <w:tr w:rsidR="00860220" w14:paraId="116C352D" w14:textId="77777777">
        <w:trPr>
          <w:trHeight w:val="260"/>
          <w:jc w:val="center"/>
        </w:trPr>
        <w:tc>
          <w:tcPr>
            <w:tcW w:w="912" w:type="dxa"/>
            <w:tcBorders>
              <w:top w:val="single" w:sz="8" w:space="0" w:color="000000"/>
              <w:left w:val="single" w:sz="8" w:space="0" w:color="000000"/>
              <w:bottom w:val="single" w:sz="8" w:space="0" w:color="000000"/>
            </w:tcBorders>
            <w:vAlign w:val="bottom"/>
          </w:tcPr>
          <w:sdt>
            <w:sdtPr>
              <w:tag w:val="goog_rdk_257"/>
              <w:id w:val="242770436"/>
            </w:sdtPr>
            <w:sdtContent>
              <w:p w14:paraId="00000102" w14:textId="77777777" w:rsidR="00860220" w:rsidRDefault="00681D0E" w:rsidP="00A56D3D">
                <w:pPr>
                  <w:jc w:val="center"/>
                  <w:rPr>
                    <w:rFonts w:ascii="Tahoma" w:eastAsia="Tahoma" w:hAnsi="Tahoma" w:cs="Tahoma"/>
                  </w:rPr>
                </w:pPr>
                <w:r>
                  <w:rPr>
                    <w:rFonts w:ascii="Tahoma" w:eastAsia="Tahoma" w:hAnsi="Tahoma" w:cs="Tahoma"/>
                    <w:sz w:val="22"/>
                    <w:szCs w:val="22"/>
                  </w:rPr>
                  <w:t>Nr</w:t>
                </w:r>
              </w:p>
            </w:sdtContent>
          </w:sdt>
        </w:tc>
        <w:tc>
          <w:tcPr>
            <w:tcW w:w="5406" w:type="dxa"/>
            <w:tcBorders>
              <w:top w:val="single" w:sz="8" w:space="0" w:color="000000"/>
              <w:left w:val="single" w:sz="4" w:space="0" w:color="000000"/>
              <w:bottom w:val="single" w:sz="8" w:space="0" w:color="000000"/>
            </w:tcBorders>
            <w:tcMar>
              <w:top w:w="0" w:type="dxa"/>
              <w:left w:w="0" w:type="dxa"/>
              <w:right w:w="0" w:type="dxa"/>
            </w:tcMar>
            <w:vAlign w:val="bottom"/>
          </w:tcPr>
          <w:sdt>
            <w:sdtPr>
              <w:tag w:val="goog_rdk_258"/>
              <w:id w:val="-2138249218"/>
            </w:sdtPr>
            <w:sdtContent>
              <w:p w14:paraId="00000103" w14:textId="77777777" w:rsidR="00860220" w:rsidRDefault="00681D0E" w:rsidP="00A56D3D">
                <w:pPr>
                  <w:jc w:val="center"/>
                  <w:rPr>
                    <w:rFonts w:ascii="Tahoma" w:eastAsia="Tahoma" w:hAnsi="Tahoma" w:cs="Tahoma"/>
                  </w:rPr>
                </w:pPr>
                <w:r>
                  <w:rPr>
                    <w:rFonts w:ascii="Tahoma" w:eastAsia="Tahoma" w:hAnsi="Tahoma" w:cs="Tahoma"/>
                    <w:sz w:val="22"/>
                    <w:szCs w:val="22"/>
                  </w:rPr>
                  <w:t>Discipline</w:t>
                </w:r>
              </w:p>
            </w:sdtContent>
          </w:sdt>
        </w:tc>
        <w:tc>
          <w:tcPr>
            <w:tcW w:w="2550" w:type="dxa"/>
            <w:tcBorders>
              <w:top w:val="single" w:sz="8" w:space="0" w:color="000000"/>
              <w:left w:val="single" w:sz="4" w:space="0" w:color="000000"/>
              <w:bottom w:val="single" w:sz="8" w:space="0" w:color="000000"/>
              <w:right w:val="single" w:sz="8" w:space="0" w:color="000000"/>
            </w:tcBorders>
            <w:tcMar>
              <w:top w:w="0" w:type="dxa"/>
              <w:left w:w="0" w:type="dxa"/>
              <w:right w:w="0" w:type="dxa"/>
            </w:tcMar>
          </w:tcPr>
          <w:sdt>
            <w:sdtPr>
              <w:tag w:val="goog_rdk_259"/>
              <w:id w:val="1981185856"/>
            </w:sdtPr>
            <w:sdtContent>
              <w:p w14:paraId="00000104" w14:textId="77777777" w:rsidR="00860220" w:rsidRDefault="00681D0E" w:rsidP="00A56D3D">
                <w:pPr>
                  <w:jc w:val="center"/>
                  <w:rPr>
                    <w:rFonts w:ascii="Tahoma" w:eastAsia="Tahoma" w:hAnsi="Tahoma" w:cs="Tahoma"/>
                  </w:rPr>
                </w:pPr>
                <w:r>
                  <w:rPr>
                    <w:rFonts w:ascii="Tahoma" w:eastAsia="Tahoma" w:hAnsi="Tahoma" w:cs="Tahoma"/>
                    <w:sz w:val="22"/>
                    <w:szCs w:val="22"/>
                  </w:rPr>
                  <w:t>Relative importance %</w:t>
                </w:r>
              </w:p>
            </w:sdtContent>
          </w:sdt>
        </w:tc>
      </w:tr>
      <w:tr w:rsidR="00860220" w14:paraId="6B9EE5AA" w14:textId="77777777">
        <w:trPr>
          <w:trHeight w:val="260"/>
          <w:jc w:val="center"/>
        </w:trPr>
        <w:tc>
          <w:tcPr>
            <w:tcW w:w="912" w:type="dxa"/>
            <w:tcBorders>
              <w:left w:val="single" w:sz="8" w:space="0" w:color="000000"/>
              <w:bottom w:val="single" w:sz="4" w:space="0" w:color="000000"/>
            </w:tcBorders>
            <w:vAlign w:val="bottom"/>
          </w:tcPr>
          <w:sdt>
            <w:sdtPr>
              <w:tag w:val="goog_rdk_260"/>
              <w:id w:val="-25106994"/>
            </w:sdtPr>
            <w:sdtContent>
              <w:p w14:paraId="00000105" w14:textId="77777777" w:rsidR="00860220" w:rsidRDefault="00681D0E" w:rsidP="00A56D3D">
                <w:pPr>
                  <w:jc w:val="center"/>
                  <w:rPr>
                    <w:rFonts w:ascii="Tahoma" w:eastAsia="Tahoma" w:hAnsi="Tahoma" w:cs="Tahoma"/>
                  </w:rPr>
                </w:pPr>
                <w:r>
                  <w:rPr>
                    <w:rFonts w:ascii="Tahoma" w:eastAsia="Tahoma" w:hAnsi="Tahoma" w:cs="Tahoma"/>
                    <w:sz w:val="22"/>
                    <w:szCs w:val="22"/>
                  </w:rPr>
                  <w:t>1</w:t>
                </w:r>
              </w:p>
            </w:sdtContent>
          </w:sdt>
        </w:tc>
        <w:tc>
          <w:tcPr>
            <w:tcW w:w="5406" w:type="dxa"/>
            <w:tcBorders>
              <w:left w:val="single" w:sz="4" w:space="0" w:color="000000"/>
              <w:bottom w:val="single" w:sz="4" w:space="0" w:color="000000"/>
            </w:tcBorders>
            <w:tcMar>
              <w:top w:w="0" w:type="dxa"/>
              <w:left w:w="0" w:type="dxa"/>
              <w:right w:w="0" w:type="dxa"/>
            </w:tcMar>
            <w:vAlign w:val="bottom"/>
          </w:tcPr>
          <w:sdt>
            <w:sdtPr>
              <w:tag w:val="goog_rdk_261"/>
              <w:id w:val="2108538153"/>
            </w:sdtPr>
            <w:sdtContent>
              <w:p w14:paraId="00000106" w14:textId="77777777" w:rsidR="00860220" w:rsidRDefault="00681D0E" w:rsidP="00A56D3D">
                <w:pPr>
                  <w:jc w:val="both"/>
                  <w:rPr>
                    <w:rFonts w:ascii="Tahoma" w:eastAsia="Tahoma" w:hAnsi="Tahoma" w:cs="Tahoma"/>
                  </w:rPr>
                </w:pPr>
                <w:r>
                  <w:rPr>
                    <w:rFonts w:ascii="Tahoma" w:eastAsia="Tahoma" w:hAnsi="Tahoma" w:cs="Tahoma"/>
                    <w:sz w:val="22"/>
                    <w:szCs w:val="22"/>
                  </w:rPr>
                  <w:t xml:space="preserve">  Aerospace materials</w:t>
                </w:r>
              </w:p>
            </w:sdtContent>
          </w:sdt>
        </w:tc>
        <w:tc>
          <w:tcPr>
            <w:tcW w:w="2550" w:type="dxa"/>
            <w:tcBorders>
              <w:left w:val="single" w:sz="4" w:space="0" w:color="000000"/>
              <w:bottom w:val="single" w:sz="4" w:space="0" w:color="000000"/>
              <w:right w:val="single" w:sz="8" w:space="0" w:color="000000"/>
            </w:tcBorders>
            <w:tcMar>
              <w:top w:w="0" w:type="dxa"/>
              <w:left w:w="0" w:type="dxa"/>
              <w:right w:w="0" w:type="dxa"/>
            </w:tcMar>
          </w:tcPr>
          <w:sdt>
            <w:sdtPr>
              <w:tag w:val="goog_rdk_262"/>
              <w:id w:val="572317763"/>
            </w:sdtPr>
            <w:sdtContent>
              <w:p w14:paraId="00000107" w14:textId="3D4703A8" w:rsidR="00860220" w:rsidRDefault="00E80C18" w:rsidP="00A56D3D">
                <w:pPr>
                  <w:jc w:val="both"/>
                  <w:rPr>
                    <w:rFonts w:ascii="Tahoma" w:eastAsia="Tahoma" w:hAnsi="Tahoma" w:cs="Tahoma"/>
                  </w:rPr>
                </w:pPr>
                <w:r>
                  <w:t>10</w:t>
                </w:r>
              </w:p>
            </w:sdtContent>
          </w:sdt>
        </w:tc>
      </w:tr>
      <w:tr w:rsidR="00860220" w14:paraId="68033732" w14:textId="77777777">
        <w:trPr>
          <w:trHeight w:val="260"/>
          <w:jc w:val="center"/>
        </w:trPr>
        <w:tc>
          <w:tcPr>
            <w:tcW w:w="912" w:type="dxa"/>
            <w:tcBorders>
              <w:left w:val="single" w:sz="8" w:space="0" w:color="000000"/>
              <w:bottom w:val="single" w:sz="4" w:space="0" w:color="000000"/>
            </w:tcBorders>
            <w:vAlign w:val="bottom"/>
          </w:tcPr>
          <w:sdt>
            <w:sdtPr>
              <w:tag w:val="goog_rdk_263"/>
              <w:id w:val="-1816481747"/>
            </w:sdtPr>
            <w:sdtContent>
              <w:p w14:paraId="00000108" w14:textId="77777777" w:rsidR="00860220" w:rsidRDefault="00681D0E" w:rsidP="00A56D3D">
                <w:pPr>
                  <w:jc w:val="center"/>
                  <w:rPr>
                    <w:rFonts w:ascii="Tahoma" w:eastAsia="Tahoma" w:hAnsi="Tahoma" w:cs="Tahoma"/>
                  </w:rPr>
                </w:pPr>
                <w:r>
                  <w:rPr>
                    <w:rFonts w:ascii="Tahoma" w:eastAsia="Tahoma" w:hAnsi="Tahoma" w:cs="Tahoma"/>
                    <w:sz w:val="22"/>
                    <w:szCs w:val="22"/>
                  </w:rPr>
                  <w:t>2</w:t>
                </w:r>
              </w:p>
            </w:sdtContent>
          </w:sdt>
        </w:tc>
        <w:tc>
          <w:tcPr>
            <w:tcW w:w="5406" w:type="dxa"/>
            <w:tcBorders>
              <w:left w:val="single" w:sz="4" w:space="0" w:color="000000"/>
              <w:bottom w:val="single" w:sz="4" w:space="0" w:color="000000"/>
            </w:tcBorders>
            <w:tcMar>
              <w:top w:w="0" w:type="dxa"/>
              <w:left w:w="0" w:type="dxa"/>
              <w:right w:w="0" w:type="dxa"/>
            </w:tcMar>
            <w:vAlign w:val="bottom"/>
          </w:tcPr>
          <w:sdt>
            <w:sdtPr>
              <w:tag w:val="goog_rdk_264"/>
              <w:id w:val="98760538"/>
            </w:sdtPr>
            <w:sdtContent>
              <w:p w14:paraId="00000109" w14:textId="77777777" w:rsidR="00860220" w:rsidRDefault="00681D0E" w:rsidP="00A56D3D">
                <w:pPr>
                  <w:jc w:val="both"/>
                  <w:rPr>
                    <w:rFonts w:ascii="Tahoma" w:eastAsia="Tahoma" w:hAnsi="Tahoma" w:cs="Tahoma"/>
                  </w:rPr>
                </w:pPr>
                <w:r>
                  <w:rPr>
                    <w:rFonts w:ascii="Tahoma" w:eastAsia="Tahoma" w:hAnsi="Tahoma" w:cs="Tahoma"/>
                    <w:sz w:val="22"/>
                    <w:szCs w:val="22"/>
                  </w:rPr>
                  <w:t xml:space="preserve">  Manufacturing</w:t>
                </w:r>
              </w:p>
            </w:sdtContent>
          </w:sdt>
        </w:tc>
        <w:tc>
          <w:tcPr>
            <w:tcW w:w="2550" w:type="dxa"/>
            <w:tcBorders>
              <w:left w:val="single" w:sz="4" w:space="0" w:color="000000"/>
              <w:bottom w:val="single" w:sz="4" w:space="0" w:color="000000"/>
              <w:right w:val="single" w:sz="8" w:space="0" w:color="000000"/>
            </w:tcBorders>
            <w:tcMar>
              <w:top w:w="0" w:type="dxa"/>
              <w:left w:w="0" w:type="dxa"/>
              <w:right w:w="0" w:type="dxa"/>
            </w:tcMar>
          </w:tcPr>
          <w:sdt>
            <w:sdtPr>
              <w:tag w:val="goog_rdk_265"/>
              <w:id w:val="-1252574337"/>
            </w:sdtPr>
            <w:sdtContent>
              <w:p w14:paraId="0000010A" w14:textId="6556349C" w:rsidR="00860220" w:rsidRDefault="00E80C18" w:rsidP="00A56D3D">
                <w:pPr>
                  <w:jc w:val="both"/>
                  <w:rPr>
                    <w:rFonts w:ascii="Tahoma" w:eastAsia="Tahoma" w:hAnsi="Tahoma" w:cs="Tahoma"/>
                  </w:rPr>
                </w:pPr>
                <w:r>
                  <w:t>10</w:t>
                </w:r>
              </w:p>
            </w:sdtContent>
          </w:sdt>
        </w:tc>
      </w:tr>
      <w:tr w:rsidR="00860220" w14:paraId="22C07727" w14:textId="77777777">
        <w:trPr>
          <w:trHeight w:val="260"/>
          <w:jc w:val="center"/>
        </w:trPr>
        <w:tc>
          <w:tcPr>
            <w:tcW w:w="912" w:type="dxa"/>
            <w:tcBorders>
              <w:left w:val="single" w:sz="8" w:space="0" w:color="000000"/>
              <w:bottom w:val="single" w:sz="8" w:space="0" w:color="000000"/>
            </w:tcBorders>
            <w:vAlign w:val="bottom"/>
          </w:tcPr>
          <w:sdt>
            <w:sdtPr>
              <w:tag w:val="goog_rdk_266"/>
              <w:id w:val="-1127082265"/>
            </w:sdtPr>
            <w:sdtContent>
              <w:p w14:paraId="0000010B" w14:textId="77777777" w:rsidR="00860220" w:rsidRDefault="00681D0E" w:rsidP="00A56D3D">
                <w:pPr>
                  <w:jc w:val="center"/>
                  <w:rPr>
                    <w:rFonts w:ascii="Tahoma" w:eastAsia="Tahoma" w:hAnsi="Tahoma" w:cs="Tahoma"/>
                  </w:rPr>
                </w:pPr>
                <w:r>
                  <w:rPr>
                    <w:rFonts w:ascii="Tahoma" w:eastAsia="Tahoma" w:hAnsi="Tahoma" w:cs="Tahoma"/>
                    <w:sz w:val="22"/>
                    <w:szCs w:val="22"/>
                  </w:rPr>
                  <w:t>3</w:t>
                </w:r>
              </w:p>
            </w:sdtContent>
          </w:sdt>
        </w:tc>
        <w:tc>
          <w:tcPr>
            <w:tcW w:w="5406" w:type="dxa"/>
            <w:tcBorders>
              <w:left w:val="single" w:sz="4" w:space="0" w:color="000000"/>
              <w:bottom w:val="single" w:sz="8" w:space="0" w:color="000000"/>
            </w:tcBorders>
            <w:tcMar>
              <w:top w:w="0" w:type="dxa"/>
              <w:left w:w="0" w:type="dxa"/>
              <w:right w:w="0" w:type="dxa"/>
            </w:tcMar>
            <w:vAlign w:val="bottom"/>
          </w:tcPr>
          <w:sdt>
            <w:sdtPr>
              <w:tag w:val="goog_rdk_267"/>
              <w:id w:val="-398981532"/>
            </w:sdtPr>
            <w:sdtContent>
              <w:p w14:paraId="0000010C" w14:textId="77777777" w:rsidR="00860220" w:rsidRDefault="00681D0E" w:rsidP="00A56D3D">
                <w:pPr>
                  <w:jc w:val="both"/>
                  <w:rPr>
                    <w:rFonts w:ascii="Tahoma" w:eastAsia="Tahoma" w:hAnsi="Tahoma" w:cs="Tahoma"/>
                  </w:rPr>
                </w:pPr>
                <w:r>
                  <w:rPr>
                    <w:rFonts w:ascii="Tahoma" w:eastAsia="Tahoma" w:hAnsi="Tahoma" w:cs="Tahoma"/>
                    <w:sz w:val="22"/>
                    <w:szCs w:val="22"/>
                  </w:rPr>
                  <w:t xml:space="preserve">  Structures</w:t>
                </w:r>
              </w:p>
            </w:sdtContent>
          </w:sdt>
        </w:tc>
        <w:tc>
          <w:tcPr>
            <w:tcW w:w="2550" w:type="dxa"/>
            <w:tcBorders>
              <w:left w:val="single" w:sz="4" w:space="0" w:color="000000"/>
              <w:bottom w:val="single" w:sz="8" w:space="0" w:color="000000"/>
              <w:right w:val="single" w:sz="8" w:space="0" w:color="000000"/>
            </w:tcBorders>
            <w:tcMar>
              <w:top w:w="0" w:type="dxa"/>
              <w:left w:w="0" w:type="dxa"/>
              <w:right w:w="0" w:type="dxa"/>
            </w:tcMar>
          </w:tcPr>
          <w:sdt>
            <w:sdtPr>
              <w:tag w:val="goog_rdk_268"/>
              <w:id w:val="2117940345"/>
            </w:sdtPr>
            <w:sdtContent>
              <w:p w14:paraId="0000010D" w14:textId="5D9E63B8" w:rsidR="00860220" w:rsidRDefault="00E80C18" w:rsidP="00A56D3D">
                <w:pPr>
                  <w:jc w:val="both"/>
                  <w:rPr>
                    <w:rFonts w:ascii="Tahoma" w:eastAsia="Tahoma" w:hAnsi="Tahoma" w:cs="Tahoma"/>
                  </w:rPr>
                </w:pPr>
                <w:r>
                  <w:t>10</w:t>
                </w:r>
              </w:p>
            </w:sdtContent>
          </w:sdt>
        </w:tc>
      </w:tr>
      <w:tr w:rsidR="00860220" w14:paraId="51539538" w14:textId="77777777">
        <w:trPr>
          <w:trHeight w:val="260"/>
          <w:jc w:val="center"/>
        </w:trPr>
        <w:tc>
          <w:tcPr>
            <w:tcW w:w="912" w:type="dxa"/>
            <w:tcBorders>
              <w:left w:val="single" w:sz="8" w:space="0" w:color="000000"/>
              <w:bottom w:val="single" w:sz="4" w:space="0" w:color="000000"/>
            </w:tcBorders>
            <w:vAlign w:val="bottom"/>
          </w:tcPr>
          <w:sdt>
            <w:sdtPr>
              <w:tag w:val="goog_rdk_269"/>
              <w:id w:val="-1722828213"/>
            </w:sdtPr>
            <w:sdtContent>
              <w:p w14:paraId="0000010E" w14:textId="77777777" w:rsidR="00860220" w:rsidRDefault="00681D0E" w:rsidP="00A56D3D">
                <w:pPr>
                  <w:jc w:val="center"/>
                  <w:rPr>
                    <w:rFonts w:ascii="Tahoma" w:eastAsia="Tahoma" w:hAnsi="Tahoma" w:cs="Tahoma"/>
                  </w:rPr>
                </w:pPr>
                <w:r>
                  <w:rPr>
                    <w:rFonts w:ascii="Tahoma" w:eastAsia="Tahoma" w:hAnsi="Tahoma" w:cs="Tahoma"/>
                    <w:sz w:val="22"/>
                    <w:szCs w:val="22"/>
                  </w:rPr>
                  <w:t>4</w:t>
                </w:r>
              </w:p>
            </w:sdtContent>
          </w:sdt>
        </w:tc>
        <w:tc>
          <w:tcPr>
            <w:tcW w:w="5406" w:type="dxa"/>
            <w:tcBorders>
              <w:left w:val="single" w:sz="4" w:space="0" w:color="000000"/>
              <w:bottom w:val="single" w:sz="4" w:space="0" w:color="000000"/>
            </w:tcBorders>
            <w:tcMar>
              <w:top w:w="0" w:type="dxa"/>
              <w:left w:w="0" w:type="dxa"/>
              <w:right w:w="0" w:type="dxa"/>
            </w:tcMar>
            <w:vAlign w:val="bottom"/>
          </w:tcPr>
          <w:sdt>
            <w:sdtPr>
              <w:tag w:val="goog_rdk_270"/>
              <w:id w:val="604933508"/>
            </w:sdtPr>
            <w:sdtContent>
              <w:p w14:paraId="0000010F" w14:textId="77777777" w:rsidR="00860220" w:rsidRDefault="00681D0E" w:rsidP="00A56D3D">
                <w:pPr>
                  <w:jc w:val="both"/>
                  <w:rPr>
                    <w:rFonts w:ascii="Tahoma" w:eastAsia="Tahoma" w:hAnsi="Tahoma" w:cs="Tahoma"/>
                  </w:rPr>
                </w:pPr>
                <w:r>
                  <w:rPr>
                    <w:rFonts w:ascii="Tahoma" w:eastAsia="Tahoma" w:hAnsi="Tahoma" w:cs="Tahoma"/>
                    <w:sz w:val="22"/>
                    <w:szCs w:val="22"/>
                  </w:rPr>
                  <w:t xml:space="preserve">  Aerodynamics</w:t>
                </w:r>
              </w:p>
            </w:sdtContent>
          </w:sdt>
        </w:tc>
        <w:tc>
          <w:tcPr>
            <w:tcW w:w="2550" w:type="dxa"/>
            <w:tcBorders>
              <w:left w:val="single" w:sz="4" w:space="0" w:color="000000"/>
              <w:bottom w:val="single" w:sz="4" w:space="0" w:color="000000"/>
              <w:right w:val="single" w:sz="8" w:space="0" w:color="000000"/>
            </w:tcBorders>
            <w:tcMar>
              <w:top w:w="0" w:type="dxa"/>
              <w:left w:w="0" w:type="dxa"/>
              <w:right w:w="0" w:type="dxa"/>
            </w:tcMar>
          </w:tcPr>
          <w:sdt>
            <w:sdtPr>
              <w:tag w:val="goog_rdk_271"/>
              <w:id w:val="1420598696"/>
            </w:sdtPr>
            <w:sdtContent>
              <w:p w14:paraId="00000110" w14:textId="4947E01B" w:rsidR="00860220" w:rsidRDefault="00E80C18" w:rsidP="00A56D3D">
                <w:pPr>
                  <w:jc w:val="both"/>
                  <w:rPr>
                    <w:rFonts w:ascii="Tahoma" w:eastAsia="Tahoma" w:hAnsi="Tahoma" w:cs="Tahoma"/>
                  </w:rPr>
                </w:pPr>
                <w:r>
                  <w:t>10</w:t>
                </w:r>
              </w:p>
            </w:sdtContent>
          </w:sdt>
        </w:tc>
      </w:tr>
      <w:tr w:rsidR="00860220" w14:paraId="78D73E6D" w14:textId="77777777">
        <w:trPr>
          <w:trHeight w:val="260"/>
          <w:jc w:val="center"/>
        </w:trPr>
        <w:tc>
          <w:tcPr>
            <w:tcW w:w="912" w:type="dxa"/>
            <w:tcBorders>
              <w:left w:val="single" w:sz="8" w:space="0" w:color="000000"/>
              <w:bottom w:val="single" w:sz="4" w:space="0" w:color="000000"/>
            </w:tcBorders>
            <w:vAlign w:val="bottom"/>
          </w:tcPr>
          <w:sdt>
            <w:sdtPr>
              <w:tag w:val="goog_rdk_272"/>
              <w:id w:val="488679030"/>
            </w:sdtPr>
            <w:sdtContent>
              <w:p w14:paraId="00000111" w14:textId="77777777" w:rsidR="00860220" w:rsidRDefault="00681D0E" w:rsidP="00A56D3D">
                <w:pPr>
                  <w:jc w:val="center"/>
                  <w:rPr>
                    <w:rFonts w:ascii="Tahoma" w:eastAsia="Tahoma" w:hAnsi="Tahoma" w:cs="Tahoma"/>
                  </w:rPr>
                </w:pPr>
                <w:r>
                  <w:rPr>
                    <w:rFonts w:ascii="Tahoma" w:eastAsia="Tahoma" w:hAnsi="Tahoma" w:cs="Tahoma"/>
                    <w:sz w:val="22"/>
                    <w:szCs w:val="22"/>
                  </w:rPr>
                  <w:t>5</w:t>
                </w:r>
              </w:p>
            </w:sdtContent>
          </w:sdt>
        </w:tc>
        <w:tc>
          <w:tcPr>
            <w:tcW w:w="5406" w:type="dxa"/>
            <w:tcBorders>
              <w:left w:val="single" w:sz="4" w:space="0" w:color="000000"/>
              <w:bottom w:val="single" w:sz="4" w:space="0" w:color="000000"/>
            </w:tcBorders>
            <w:tcMar>
              <w:top w:w="0" w:type="dxa"/>
              <w:left w:w="0" w:type="dxa"/>
              <w:right w:w="0" w:type="dxa"/>
            </w:tcMar>
            <w:vAlign w:val="bottom"/>
          </w:tcPr>
          <w:sdt>
            <w:sdtPr>
              <w:tag w:val="goog_rdk_273"/>
              <w:id w:val="1841970003"/>
            </w:sdtPr>
            <w:sdtContent>
              <w:p w14:paraId="00000112" w14:textId="77777777" w:rsidR="00860220" w:rsidRDefault="00681D0E" w:rsidP="00A56D3D">
                <w:pPr>
                  <w:jc w:val="both"/>
                  <w:rPr>
                    <w:rFonts w:ascii="Tahoma" w:eastAsia="Tahoma" w:hAnsi="Tahoma" w:cs="Tahoma"/>
                  </w:rPr>
                </w:pPr>
                <w:r>
                  <w:rPr>
                    <w:rFonts w:ascii="Tahoma" w:eastAsia="Tahoma" w:hAnsi="Tahoma" w:cs="Tahoma"/>
                    <w:sz w:val="22"/>
                    <w:szCs w:val="22"/>
                  </w:rPr>
                  <w:t xml:space="preserve">  Stability and Control</w:t>
                </w:r>
              </w:p>
            </w:sdtContent>
          </w:sdt>
        </w:tc>
        <w:tc>
          <w:tcPr>
            <w:tcW w:w="2550" w:type="dxa"/>
            <w:tcBorders>
              <w:left w:val="single" w:sz="4" w:space="0" w:color="000000"/>
              <w:bottom w:val="single" w:sz="4" w:space="0" w:color="000000"/>
              <w:right w:val="single" w:sz="8" w:space="0" w:color="000000"/>
            </w:tcBorders>
            <w:tcMar>
              <w:top w:w="0" w:type="dxa"/>
              <w:left w:w="0" w:type="dxa"/>
              <w:right w:w="0" w:type="dxa"/>
            </w:tcMar>
          </w:tcPr>
          <w:sdt>
            <w:sdtPr>
              <w:tag w:val="goog_rdk_274"/>
              <w:id w:val="801125314"/>
            </w:sdtPr>
            <w:sdtContent>
              <w:p w14:paraId="00000113" w14:textId="29F39B8D" w:rsidR="00860220" w:rsidRDefault="00E80C18" w:rsidP="00A56D3D">
                <w:pPr>
                  <w:jc w:val="both"/>
                  <w:rPr>
                    <w:rFonts w:ascii="Tahoma" w:eastAsia="Tahoma" w:hAnsi="Tahoma" w:cs="Tahoma"/>
                  </w:rPr>
                </w:pPr>
                <w:r>
                  <w:t>10</w:t>
                </w:r>
              </w:p>
            </w:sdtContent>
          </w:sdt>
        </w:tc>
      </w:tr>
      <w:tr w:rsidR="00860220" w14:paraId="76A4A3D1" w14:textId="77777777">
        <w:trPr>
          <w:trHeight w:val="260"/>
          <w:jc w:val="center"/>
        </w:trPr>
        <w:tc>
          <w:tcPr>
            <w:tcW w:w="912" w:type="dxa"/>
            <w:tcBorders>
              <w:left w:val="single" w:sz="8" w:space="0" w:color="000000"/>
              <w:bottom w:val="single" w:sz="4" w:space="0" w:color="000000"/>
            </w:tcBorders>
            <w:vAlign w:val="bottom"/>
          </w:tcPr>
          <w:sdt>
            <w:sdtPr>
              <w:tag w:val="goog_rdk_275"/>
              <w:id w:val="-385567341"/>
            </w:sdtPr>
            <w:sdtContent>
              <w:p w14:paraId="00000114" w14:textId="77777777" w:rsidR="00860220" w:rsidRDefault="00681D0E" w:rsidP="00A56D3D">
                <w:pPr>
                  <w:jc w:val="center"/>
                  <w:rPr>
                    <w:rFonts w:ascii="Tahoma" w:eastAsia="Tahoma" w:hAnsi="Tahoma" w:cs="Tahoma"/>
                  </w:rPr>
                </w:pPr>
                <w:r>
                  <w:rPr>
                    <w:rFonts w:ascii="Tahoma" w:eastAsia="Tahoma" w:hAnsi="Tahoma" w:cs="Tahoma"/>
                    <w:sz w:val="22"/>
                    <w:szCs w:val="22"/>
                  </w:rPr>
                  <w:t>6</w:t>
                </w:r>
              </w:p>
            </w:sdtContent>
          </w:sdt>
        </w:tc>
        <w:tc>
          <w:tcPr>
            <w:tcW w:w="5406" w:type="dxa"/>
            <w:tcBorders>
              <w:left w:val="single" w:sz="4" w:space="0" w:color="000000"/>
              <w:bottom w:val="single" w:sz="4" w:space="0" w:color="000000"/>
            </w:tcBorders>
            <w:tcMar>
              <w:top w:w="0" w:type="dxa"/>
              <w:left w:w="0" w:type="dxa"/>
              <w:right w:w="0" w:type="dxa"/>
            </w:tcMar>
            <w:vAlign w:val="bottom"/>
          </w:tcPr>
          <w:sdt>
            <w:sdtPr>
              <w:tag w:val="goog_rdk_276"/>
              <w:id w:val="448208576"/>
            </w:sdtPr>
            <w:sdtContent>
              <w:p w14:paraId="00000115" w14:textId="77777777" w:rsidR="00860220" w:rsidRDefault="00681D0E" w:rsidP="00A56D3D">
                <w:pPr>
                  <w:jc w:val="both"/>
                  <w:rPr>
                    <w:rFonts w:ascii="Tahoma" w:eastAsia="Tahoma" w:hAnsi="Tahoma" w:cs="Tahoma"/>
                  </w:rPr>
                </w:pPr>
                <w:r>
                  <w:rPr>
                    <w:rFonts w:ascii="Tahoma" w:eastAsia="Tahoma" w:hAnsi="Tahoma" w:cs="Tahoma"/>
                    <w:sz w:val="22"/>
                    <w:szCs w:val="22"/>
                  </w:rPr>
                  <w:t xml:space="preserve">  Design integration and system Engineering</w:t>
                </w:r>
              </w:p>
            </w:sdtContent>
          </w:sdt>
        </w:tc>
        <w:tc>
          <w:tcPr>
            <w:tcW w:w="2550" w:type="dxa"/>
            <w:tcBorders>
              <w:left w:val="single" w:sz="4" w:space="0" w:color="000000"/>
              <w:bottom w:val="single" w:sz="4" w:space="0" w:color="000000"/>
              <w:right w:val="single" w:sz="8" w:space="0" w:color="000000"/>
            </w:tcBorders>
            <w:tcMar>
              <w:top w:w="0" w:type="dxa"/>
              <w:left w:w="0" w:type="dxa"/>
              <w:right w:w="0" w:type="dxa"/>
            </w:tcMar>
          </w:tcPr>
          <w:sdt>
            <w:sdtPr>
              <w:tag w:val="goog_rdk_277"/>
              <w:id w:val="-422108670"/>
            </w:sdtPr>
            <w:sdtContent>
              <w:p w14:paraId="00000116" w14:textId="6CE7C150" w:rsidR="00860220" w:rsidRDefault="00E80C18" w:rsidP="00A56D3D">
                <w:pPr>
                  <w:jc w:val="both"/>
                  <w:rPr>
                    <w:rFonts w:ascii="Tahoma" w:eastAsia="Tahoma" w:hAnsi="Tahoma" w:cs="Tahoma"/>
                  </w:rPr>
                </w:pPr>
                <w:r>
                  <w:t>10</w:t>
                </w:r>
              </w:p>
            </w:sdtContent>
          </w:sdt>
        </w:tc>
      </w:tr>
      <w:tr w:rsidR="00860220" w14:paraId="2802106A" w14:textId="77777777">
        <w:trPr>
          <w:trHeight w:val="260"/>
          <w:jc w:val="center"/>
        </w:trPr>
        <w:tc>
          <w:tcPr>
            <w:tcW w:w="912" w:type="dxa"/>
            <w:tcBorders>
              <w:left w:val="single" w:sz="8" w:space="0" w:color="000000"/>
              <w:bottom w:val="single" w:sz="4" w:space="0" w:color="000000"/>
            </w:tcBorders>
            <w:vAlign w:val="bottom"/>
          </w:tcPr>
          <w:sdt>
            <w:sdtPr>
              <w:tag w:val="goog_rdk_278"/>
              <w:id w:val="1247461359"/>
            </w:sdtPr>
            <w:sdtContent>
              <w:p w14:paraId="00000117" w14:textId="77777777" w:rsidR="00860220" w:rsidRDefault="00681D0E" w:rsidP="00A56D3D">
                <w:pPr>
                  <w:jc w:val="center"/>
                  <w:rPr>
                    <w:rFonts w:ascii="Tahoma" w:eastAsia="Tahoma" w:hAnsi="Tahoma" w:cs="Tahoma"/>
                  </w:rPr>
                </w:pPr>
                <w:r>
                  <w:rPr>
                    <w:rFonts w:ascii="Tahoma" w:eastAsia="Tahoma" w:hAnsi="Tahoma" w:cs="Tahoma"/>
                    <w:sz w:val="22"/>
                    <w:szCs w:val="22"/>
                  </w:rPr>
                  <w:t>7</w:t>
                </w:r>
              </w:p>
            </w:sdtContent>
          </w:sdt>
        </w:tc>
        <w:tc>
          <w:tcPr>
            <w:tcW w:w="5406" w:type="dxa"/>
            <w:tcBorders>
              <w:left w:val="single" w:sz="4" w:space="0" w:color="000000"/>
              <w:bottom w:val="single" w:sz="4" w:space="0" w:color="000000"/>
            </w:tcBorders>
            <w:tcMar>
              <w:top w:w="0" w:type="dxa"/>
              <w:left w:w="0" w:type="dxa"/>
              <w:right w:w="0" w:type="dxa"/>
            </w:tcMar>
            <w:vAlign w:val="bottom"/>
          </w:tcPr>
          <w:sdt>
            <w:sdtPr>
              <w:tag w:val="goog_rdk_279"/>
              <w:id w:val="-1728218075"/>
            </w:sdtPr>
            <w:sdtContent>
              <w:p w14:paraId="00000118" w14:textId="77777777" w:rsidR="00860220" w:rsidRDefault="00681D0E" w:rsidP="00A56D3D">
                <w:pPr>
                  <w:rPr>
                    <w:rFonts w:ascii="Tahoma" w:eastAsia="Tahoma" w:hAnsi="Tahoma" w:cs="Tahoma"/>
                  </w:rPr>
                </w:pPr>
                <w:r>
                  <w:rPr>
                    <w:rFonts w:ascii="Tahoma" w:eastAsia="Tahoma" w:hAnsi="Tahoma" w:cs="Tahoma"/>
                    <w:sz w:val="22"/>
                    <w:szCs w:val="22"/>
                  </w:rPr>
                  <w:t xml:space="preserve">  Performance</w:t>
                </w:r>
              </w:p>
            </w:sdtContent>
          </w:sdt>
        </w:tc>
        <w:tc>
          <w:tcPr>
            <w:tcW w:w="2550" w:type="dxa"/>
            <w:tcBorders>
              <w:left w:val="single" w:sz="4" w:space="0" w:color="000000"/>
              <w:bottom w:val="single" w:sz="4" w:space="0" w:color="000000"/>
              <w:right w:val="single" w:sz="8" w:space="0" w:color="000000"/>
            </w:tcBorders>
            <w:tcMar>
              <w:top w:w="0" w:type="dxa"/>
              <w:left w:w="0" w:type="dxa"/>
              <w:right w:w="0" w:type="dxa"/>
            </w:tcMar>
          </w:tcPr>
          <w:sdt>
            <w:sdtPr>
              <w:tag w:val="goog_rdk_280"/>
              <w:id w:val="-165400445"/>
            </w:sdtPr>
            <w:sdtContent>
              <w:p w14:paraId="00000119" w14:textId="4399BB13" w:rsidR="00860220" w:rsidRDefault="00E80C18" w:rsidP="00A56D3D">
                <w:pPr>
                  <w:rPr>
                    <w:rFonts w:ascii="Tahoma" w:eastAsia="Tahoma" w:hAnsi="Tahoma" w:cs="Tahoma"/>
                  </w:rPr>
                </w:pPr>
                <w:r>
                  <w:t>10</w:t>
                </w:r>
              </w:p>
            </w:sdtContent>
          </w:sdt>
        </w:tc>
      </w:tr>
      <w:tr w:rsidR="00860220" w14:paraId="0D9DF2E1" w14:textId="77777777">
        <w:trPr>
          <w:trHeight w:val="260"/>
          <w:jc w:val="center"/>
        </w:trPr>
        <w:tc>
          <w:tcPr>
            <w:tcW w:w="912" w:type="dxa"/>
            <w:tcBorders>
              <w:left w:val="single" w:sz="8" w:space="0" w:color="000000"/>
              <w:bottom w:val="single" w:sz="4" w:space="0" w:color="000000"/>
            </w:tcBorders>
            <w:vAlign w:val="bottom"/>
          </w:tcPr>
          <w:sdt>
            <w:sdtPr>
              <w:tag w:val="goog_rdk_281"/>
              <w:id w:val="-461887348"/>
            </w:sdtPr>
            <w:sdtContent>
              <w:p w14:paraId="0000011A" w14:textId="77777777" w:rsidR="00860220" w:rsidRDefault="00681D0E" w:rsidP="00A56D3D">
                <w:pPr>
                  <w:jc w:val="center"/>
                  <w:rPr>
                    <w:rFonts w:ascii="Tahoma" w:eastAsia="Tahoma" w:hAnsi="Tahoma" w:cs="Tahoma"/>
                  </w:rPr>
                </w:pPr>
                <w:r>
                  <w:rPr>
                    <w:rFonts w:ascii="Tahoma" w:eastAsia="Tahoma" w:hAnsi="Tahoma" w:cs="Tahoma"/>
                    <w:sz w:val="22"/>
                    <w:szCs w:val="22"/>
                  </w:rPr>
                  <w:t>8</w:t>
                </w:r>
              </w:p>
            </w:sdtContent>
          </w:sdt>
        </w:tc>
        <w:tc>
          <w:tcPr>
            <w:tcW w:w="5406" w:type="dxa"/>
            <w:tcBorders>
              <w:left w:val="single" w:sz="4" w:space="0" w:color="000000"/>
              <w:bottom w:val="single" w:sz="4" w:space="0" w:color="000000"/>
            </w:tcBorders>
            <w:tcMar>
              <w:top w:w="0" w:type="dxa"/>
              <w:left w:w="0" w:type="dxa"/>
              <w:right w:w="0" w:type="dxa"/>
            </w:tcMar>
            <w:vAlign w:val="bottom"/>
          </w:tcPr>
          <w:sdt>
            <w:sdtPr>
              <w:tag w:val="goog_rdk_282"/>
              <w:id w:val="-802149539"/>
            </w:sdtPr>
            <w:sdtContent>
              <w:p w14:paraId="0000011B" w14:textId="77777777" w:rsidR="00860220" w:rsidRDefault="00681D0E" w:rsidP="00A56D3D">
                <w:pPr>
                  <w:jc w:val="both"/>
                  <w:rPr>
                    <w:rFonts w:ascii="Tahoma" w:eastAsia="Tahoma" w:hAnsi="Tahoma" w:cs="Tahoma"/>
                  </w:rPr>
                </w:pPr>
                <w:r>
                  <w:rPr>
                    <w:rFonts w:ascii="Tahoma" w:eastAsia="Tahoma" w:hAnsi="Tahoma" w:cs="Tahoma"/>
                    <w:sz w:val="22"/>
                    <w:szCs w:val="22"/>
                  </w:rPr>
                  <w:t xml:space="preserve">  Propulsion</w:t>
                </w:r>
              </w:p>
            </w:sdtContent>
          </w:sdt>
        </w:tc>
        <w:tc>
          <w:tcPr>
            <w:tcW w:w="2550" w:type="dxa"/>
            <w:tcBorders>
              <w:left w:val="single" w:sz="4" w:space="0" w:color="000000"/>
              <w:bottom w:val="single" w:sz="4" w:space="0" w:color="000000"/>
              <w:right w:val="single" w:sz="8" w:space="0" w:color="000000"/>
            </w:tcBorders>
            <w:tcMar>
              <w:top w:w="0" w:type="dxa"/>
              <w:left w:w="0" w:type="dxa"/>
              <w:right w:w="0" w:type="dxa"/>
            </w:tcMar>
          </w:tcPr>
          <w:sdt>
            <w:sdtPr>
              <w:tag w:val="goog_rdk_283"/>
              <w:id w:val="-588931562"/>
            </w:sdtPr>
            <w:sdtContent>
              <w:p w14:paraId="0000011C" w14:textId="5C64E3AF" w:rsidR="00860220" w:rsidRDefault="00E80C18" w:rsidP="00A56D3D">
                <w:pPr>
                  <w:jc w:val="both"/>
                  <w:rPr>
                    <w:rFonts w:ascii="Tahoma" w:eastAsia="Tahoma" w:hAnsi="Tahoma" w:cs="Tahoma"/>
                  </w:rPr>
                </w:pPr>
                <w:r>
                  <w:t>10</w:t>
                </w:r>
              </w:p>
            </w:sdtContent>
          </w:sdt>
        </w:tc>
      </w:tr>
      <w:tr w:rsidR="00860220" w14:paraId="028B9BE1" w14:textId="77777777">
        <w:trPr>
          <w:trHeight w:val="260"/>
          <w:jc w:val="center"/>
        </w:trPr>
        <w:tc>
          <w:tcPr>
            <w:tcW w:w="912" w:type="dxa"/>
            <w:tcBorders>
              <w:left w:val="single" w:sz="8" w:space="0" w:color="000000"/>
              <w:bottom w:val="single" w:sz="4" w:space="0" w:color="000000"/>
            </w:tcBorders>
            <w:vAlign w:val="bottom"/>
          </w:tcPr>
          <w:sdt>
            <w:sdtPr>
              <w:tag w:val="goog_rdk_284"/>
              <w:id w:val="-17468608"/>
            </w:sdtPr>
            <w:sdtContent>
              <w:p w14:paraId="0000011D" w14:textId="77777777" w:rsidR="00860220" w:rsidRDefault="00681D0E" w:rsidP="00A56D3D">
                <w:pPr>
                  <w:jc w:val="center"/>
                  <w:rPr>
                    <w:rFonts w:ascii="Tahoma" w:eastAsia="Tahoma" w:hAnsi="Tahoma" w:cs="Tahoma"/>
                  </w:rPr>
                </w:pPr>
                <w:r>
                  <w:rPr>
                    <w:rFonts w:ascii="Tahoma" w:eastAsia="Tahoma" w:hAnsi="Tahoma" w:cs="Tahoma"/>
                    <w:sz w:val="22"/>
                    <w:szCs w:val="22"/>
                  </w:rPr>
                  <w:t>9</w:t>
                </w:r>
              </w:p>
            </w:sdtContent>
          </w:sdt>
        </w:tc>
        <w:tc>
          <w:tcPr>
            <w:tcW w:w="5406" w:type="dxa"/>
            <w:tcBorders>
              <w:left w:val="single" w:sz="4" w:space="0" w:color="000000"/>
              <w:bottom w:val="single" w:sz="4" w:space="0" w:color="000000"/>
            </w:tcBorders>
            <w:tcMar>
              <w:top w:w="0" w:type="dxa"/>
              <w:left w:w="0" w:type="dxa"/>
              <w:right w:w="0" w:type="dxa"/>
            </w:tcMar>
            <w:vAlign w:val="bottom"/>
          </w:tcPr>
          <w:sdt>
            <w:sdtPr>
              <w:tag w:val="goog_rdk_285"/>
              <w:id w:val="-1085913712"/>
            </w:sdtPr>
            <w:sdtContent>
              <w:p w14:paraId="0000011E" w14:textId="77777777" w:rsidR="00860220" w:rsidRDefault="00681D0E" w:rsidP="00A56D3D">
                <w:pPr>
                  <w:jc w:val="both"/>
                  <w:rPr>
                    <w:rFonts w:ascii="Tahoma" w:eastAsia="Tahoma" w:hAnsi="Tahoma" w:cs="Tahoma"/>
                  </w:rPr>
                </w:pPr>
                <w:r>
                  <w:rPr>
                    <w:rFonts w:ascii="Tahoma" w:eastAsia="Tahoma" w:hAnsi="Tahoma" w:cs="Tahoma"/>
                    <w:sz w:val="22"/>
                    <w:szCs w:val="22"/>
                  </w:rPr>
                  <w:t xml:space="preserve">  Operations</w:t>
                </w:r>
              </w:p>
            </w:sdtContent>
          </w:sdt>
        </w:tc>
        <w:tc>
          <w:tcPr>
            <w:tcW w:w="2550" w:type="dxa"/>
            <w:tcBorders>
              <w:left w:val="single" w:sz="4" w:space="0" w:color="000000"/>
              <w:bottom w:val="single" w:sz="4" w:space="0" w:color="000000"/>
              <w:right w:val="single" w:sz="8" w:space="0" w:color="000000"/>
            </w:tcBorders>
            <w:tcMar>
              <w:top w:w="0" w:type="dxa"/>
              <w:left w:w="0" w:type="dxa"/>
              <w:right w:w="0" w:type="dxa"/>
            </w:tcMar>
          </w:tcPr>
          <w:sdt>
            <w:sdtPr>
              <w:tag w:val="goog_rdk_286"/>
              <w:id w:val="-1330438611"/>
            </w:sdtPr>
            <w:sdtContent>
              <w:p w14:paraId="0000011F" w14:textId="2CB96A78" w:rsidR="00860220" w:rsidRDefault="00E80C18" w:rsidP="00A56D3D">
                <w:pPr>
                  <w:jc w:val="both"/>
                  <w:rPr>
                    <w:rFonts w:ascii="Tahoma" w:eastAsia="Tahoma" w:hAnsi="Tahoma" w:cs="Tahoma"/>
                  </w:rPr>
                </w:pPr>
                <w:r>
                  <w:t>10</w:t>
                </w:r>
              </w:p>
            </w:sdtContent>
          </w:sdt>
        </w:tc>
      </w:tr>
      <w:tr w:rsidR="00860220" w14:paraId="1890DB85" w14:textId="77777777">
        <w:trPr>
          <w:trHeight w:val="260"/>
          <w:jc w:val="center"/>
        </w:trPr>
        <w:tc>
          <w:tcPr>
            <w:tcW w:w="912" w:type="dxa"/>
            <w:tcBorders>
              <w:left w:val="single" w:sz="8" w:space="0" w:color="000000"/>
              <w:bottom w:val="single" w:sz="8" w:space="0" w:color="000000"/>
            </w:tcBorders>
            <w:vAlign w:val="bottom"/>
          </w:tcPr>
          <w:sdt>
            <w:sdtPr>
              <w:tag w:val="goog_rdk_287"/>
              <w:id w:val="-2117196014"/>
            </w:sdtPr>
            <w:sdtContent>
              <w:p w14:paraId="00000120" w14:textId="77777777" w:rsidR="00860220" w:rsidRDefault="00681D0E" w:rsidP="00A56D3D">
                <w:pPr>
                  <w:jc w:val="center"/>
                  <w:rPr>
                    <w:rFonts w:ascii="Tahoma" w:eastAsia="Tahoma" w:hAnsi="Tahoma" w:cs="Tahoma"/>
                  </w:rPr>
                </w:pPr>
                <w:r>
                  <w:rPr>
                    <w:rFonts w:ascii="Tahoma" w:eastAsia="Tahoma" w:hAnsi="Tahoma" w:cs="Tahoma"/>
                    <w:sz w:val="22"/>
                    <w:szCs w:val="22"/>
                  </w:rPr>
                  <w:t>10</w:t>
                </w:r>
              </w:p>
            </w:sdtContent>
          </w:sdt>
        </w:tc>
        <w:tc>
          <w:tcPr>
            <w:tcW w:w="5406" w:type="dxa"/>
            <w:tcBorders>
              <w:left w:val="single" w:sz="4" w:space="0" w:color="000000"/>
              <w:bottom w:val="single" w:sz="8" w:space="0" w:color="000000"/>
            </w:tcBorders>
            <w:tcMar>
              <w:top w:w="0" w:type="dxa"/>
              <w:left w:w="0" w:type="dxa"/>
              <w:right w:w="0" w:type="dxa"/>
            </w:tcMar>
            <w:vAlign w:val="bottom"/>
          </w:tcPr>
          <w:sdt>
            <w:sdtPr>
              <w:tag w:val="goog_rdk_288"/>
              <w:id w:val="1058823417"/>
            </w:sdtPr>
            <w:sdtContent>
              <w:p w14:paraId="00000121" w14:textId="77777777" w:rsidR="00860220" w:rsidRDefault="00681D0E" w:rsidP="00A56D3D">
                <w:pPr>
                  <w:jc w:val="both"/>
                  <w:rPr>
                    <w:rFonts w:ascii="Tahoma" w:eastAsia="Tahoma" w:hAnsi="Tahoma" w:cs="Tahoma"/>
                  </w:rPr>
                </w:pPr>
                <w:r>
                  <w:rPr>
                    <w:rFonts w:ascii="Tahoma" w:eastAsia="Tahoma" w:hAnsi="Tahoma" w:cs="Tahoma"/>
                    <w:sz w:val="22"/>
                    <w:szCs w:val="22"/>
                  </w:rPr>
                  <w:t xml:space="preserve">  Wind energy</w:t>
                </w:r>
              </w:p>
            </w:sdtContent>
          </w:sdt>
        </w:tc>
        <w:tc>
          <w:tcPr>
            <w:tcW w:w="2550" w:type="dxa"/>
            <w:tcBorders>
              <w:left w:val="single" w:sz="4" w:space="0" w:color="000000"/>
              <w:bottom w:val="single" w:sz="8" w:space="0" w:color="000000"/>
              <w:right w:val="single" w:sz="8" w:space="0" w:color="000000"/>
            </w:tcBorders>
            <w:tcMar>
              <w:top w:w="0" w:type="dxa"/>
              <w:left w:w="0" w:type="dxa"/>
              <w:right w:w="0" w:type="dxa"/>
            </w:tcMar>
          </w:tcPr>
          <w:sdt>
            <w:sdtPr>
              <w:tag w:val="goog_rdk_289"/>
              <w:id w:val="452520960"/>
            </w:sdtPr>
            <w:sdtContent>
              <w:p w14:paraId="00000122" w14:textId="60364B25" w:rsidR="00860220" w:rsidRDefault="00E80C18" w:rsidP="00A56D3D">
                <w:pPr>
                  <w:jc w:val="both"/>
                  <w:rPr>
                    <w:rFonts w:ascii="Tahoma" w:eastAsia="Tahoma" w:hAnsi="Tahoma" w:cs="Tahoma"/>
                  </w:rPr>
                </w:pPr>
                <w:r>
                  <w:t>0</w:t>
                </w:r>
              </w:p>
            </w:sdtContent>
          </w:sdt>
        </w:tc>
      </w:tr>
      <w:tr w:rsidR="00860220" w14:paraId="152CBAEC" w14:textId="77777777">
        <w:trPr>
          <w:trHeight w:val="260"/>
          <w:jc w:val="center"/>
        </w:trPr>
        <w:tc>
          <w:tcPr>
            <w:tcW w:w="912" w:type="dxa"/>
            <w:tcBorders>
              <w:left w:val="single" w:sz="8" w:space="0" w:color="000000"/>
              <w:bottom w:val="single" w:sz="4" w:space="0" w:color="000000"/>
            </w:tcBorders>
            <w:vAlign w:val="bottom"/>
          </w:tcPr>
          <w:sdt>
            <w:sdtPr>
              <w:tag w:val="goog_rdk_290"/>
              <w:id w:val="277144436"/>
            </w:sdtPr>
            <w:sdtContent>
              <w:p w14:paraId="00000123" w14:textId="77777777" w:rsidR="00860220" w:rsidRDefault="00681D0E" w:rsidP="00A56D3D">
                <w:pPr>
                  <w:jc w:val="center"/>
                  <w:rPr>
                    <w:rFonts w:ascii="Tahoma" w:eastAsia="Tahoma" w:hAnsi="Tahoma" w:cs="Tahoma"/>
                  </w:rPr>
                </w:pPr>
                <w:r>
                  <w:rPr>
                    <w:rFonts w:ascii="Tahoma" w:eastAsia="Tahoma" w:hAnsi="Tahoma" w:cs="Tahoma"/>
                    <w:sz w:val="22"/>
                    <w:szCs w:val="22"/>
                  </w:rPr>
                  <w:t>11</w:t>
                </w:r>
              </w:p>
            </w:sdtContent>
          </w:sdt>
        </w:tc>
        <w:tc>
          <w:tcPr>
            <w:tcW w:w="5406" w:type="dxa"/>
            <w:tcBorders>
              <w:left w:val="single" w:sz="4" w:space="0" w:color="000000"/>
              <w:bottom w:val="single" w:sz="4" w:space="0" w:color="000000"/>
            </w:tcBorders>
            <w:tcMar>
              <w:top w:w="0" w:type="dxa"/>
              <w:left w:w="0" w:type="dxa"/>
              <w:right w:w="0" w:type="dxa"/>
            </w:tcMar>
            <w:vAlign w:val="bottom"/>
          </w:tcPr>
          <w:sdt>
            <w:sdtPr>
              <w:tag w:val="goog_rdk_291"/>
              <w:id w:val="1253157340"/>
            </w:sdtPr>
            <w:sdtContent>
              <w:p w14:paraId="00000124" w14:textId="77777777" w:rsidR="00860220" w:rsidRDefault="00681D0E" w:rsidP="00A56D3D">
                <w:pPr>
                  <w:jc w:val="both"/>
                  <w:rPr>
                    <w:rFonts w:ascii="Tahoma" w:eastAsia="Tahoma" w:hAnsi="Tahoma" w:cs="Tahoma"/>
                  </w:rPr>
                </w:pPr>
                <w:r>
                  <w:rPr>
                    <w:rFonts w:ascii="Tahoma" w:eastAsia="Tahoma" w:hAnsi="Tahoma" w:cs="Tahoma"/>
                    <w:sz w:val="22"/>
                    <w:szCs w:val="22"/>
                  </w:rPr>
                  <w:t xml:space="preserve">  Astrodynamics</w:t>
                </w:r>
              </w:p>
            </w:sdtContent>
          </w:sdt>
        </w:tc>
        <w:tc>
          <w:tcPr>
            <w:tcW w:w="2550" w:type="dxa"/>
            <w:tcBorders>
              <w:left w:val="single" w:sz="4" w:space="0" w:color="000000"/>
              <w:bottom w:val="single" w:sz="4" w:space="0" w:color="000000"/>
              <w:right w:val="single" w:sz="8" w:space="0" w:color="000000"/>
            </w:tcBorders>
            <w:tcMar>
              <w:top w:w="0" w:type="dxa"/>
              <w:left w:w="0" w:type="dxa"/>
              <w:right w:w="0" w:type="dxa"/>
            </w:tcMar>
          </w:tcPr>
          <w:sdt>
            <w:sdtPr>
              <w:tag w:val="goog_rdk_292"/>
              <w:id w:val="-1321184074"/>
            </w:sdtPr>
            <w:sdtContent>
              <w:p w14:paraId="00000125" w14:textId="1DEDA435" w:rsidR="00860220" w:rsidRDefault="00E80C18" w:rsidP="00A56D3D">
                <w:pPr>
                  <w:jc w:val="both"/>
                  <w:rPr>
                    <w:rFonts w:ascii="Tahoma" w:eastAsia="Tahoma" w:hAnsi="Tahoma" w:cs="Tahoma"/>
                  </w:rPr>
                </w:pPr>
                <w:r>
                  <w:t>0</w:t>
                </w:r>
              </w:p>
            </w:sdtContent>
          </w:sdt>
        </w:tc>
      </w:tr>
      <w:tr w:rsidR="00860220" w14:paraId="685D939D" w14:textId="77777777">
        <w:trPr>
          <w:trHeight w:val="260"/>
          <w:jc w:val="center"/>
        </w:trPr>
        <w:tc>
          <w:tcPr>
            <w:tcW w:w="912" w:type="dxa"/>
            <w:tcBorders>
              <w:left w:val="single" w:sz="8" w:space="0" w:color="000000"/>
              <w:bottom w:val="single" w:sz="4" w:space="0" w:color="000000"/>
            </w:tcBorders>
            <w:vAlign w:val="bottom"/>
          </w:tcPr>
          <w:sdt>
            <w:sdtPr>
              <w:tag w:val="goog_rdk_293"/>
              <w:id w:val="-535423794"/>
            </w:sdtPr>
            <w:sdtContent>
              <w:p w14:paraId="00000126" w14:textId="77777777" w:rsidR="00860220" w:rsidRDefault="00681D0E" w:rsidP="00A56D3D">
                <w:pPr>
                  <w:jc w:val="center"/>
                  <w:rPr>
                    <w:rFonts w:ascii="Tahoma" w:eastAsia="Tahoma" w:hAnsi="Tahoma" w:cs="Tahoma"/>
                  </w:rPr>
                </w:pPr>
                <w:r>
                  <w:rPr>
                    <w:rFonts w:ascii="Tahoma" w:eastAsia="Tahoma" w:hAnsi="Tahoma" w:cs="Tahoma"/>
                    <w:sz w:val="22"/>
                    <w:szCs w:val="22"/>
                  </w:rPr>
                  <w:t>12</w:t>
                </w:r>
              </w:p>
            </w:sdtContent>
          </w:sdt>
        </w:tc>
        <w:tc>
          <w:tcPr>
            <w:tcW w:w="5406" w:type="dxa"/>
            <w:tcBorders>
              <w:left w:val="single" w:sz="4" w:space="0" w:color="000000"/>
              <w:bottom w:val="single" w:sz="4" w:space="0" w:color="000000"/>
            </w:tcBorders>
            <w:tcMar>
              <w:top w:w="0" w:type="dxa"/>
              <w:left w:w="0" w:type="dxa"/>
              <w:right w:w="0" w:type="dxa"/>
            </w:tcMar>
            <w:vAlign w:val="bottom"/>
          </w:tcPr>
          <w:sdt>
            <w:sdtPr>
              <w:tag w:val="goog_rdk_294"/>
              <w:id w:val="1602381460"/>
            </w:sdtPr>
            <w:sdtContent>
              <w:p w14:paraId="00000127" w14:textId="77777777" w:rsidR="00860220" w:rsidRDefault="00681D0E" w:rsidP="00A56D3D">
                <w:pPr>
                  <w:jc w:val="both"/>
                  <w:rPr>
                    <w:rFonts w:ascii="Tahoma" w:eastAsia="Tahoma" w:hAnsi="Tahoma" w:cs="Tahoma"/>
                  </w:rPr>
                </w:pPr>
                <w:r>
                  <w:rPr>
                    <w:rFonts w:ascii="Tahoma" w:eastAsia="Tahoma" w:hAnsi="Tahoma" w:cs="Tahoma"/>
                    <w:sz w:val="22"/>
                    <w:szCs w:val="22"/>
                  </w:rPr>
                  <w:t xml:space="preserve">  Remote sensing and Planetary Science</w:t>
                </w:r>
              </w:p>
            </w:sdtContent>
          </w:sdt>
        </w:tc>
        <w:tc>
          <w:tcPr>
            <w:tcW w:w="2550" w:type="dxa"/>
            <w:tcBorders>
              <w:left w:val="single" w:sz="4" w:space="0" w:color="000000"/>
              <w:bottom w:val="single" w:sz="4" w:space="0" w:color="000000"/>
              <w:right w:val="single" w:sz="8" w:space="0" w:color="000000"/>
            </w:tcBorders>
            <w:tcMar>
              <w:top w:w="0" w:type="dxa"/>
              <w:left w:w="0" w:type="dxa"/>
              <w:right w:w="0" w:type="dxa"/>
            </w:tcMar>
          </w:tcPr>
          <w:sdt>
            <w:sdtPr>
              <w:tag w:val="goog_rdk_295"/>
              <w:id w:val="-1843470723"/>
            </w:sdtPr>
            <w:sdtContent>
              <w:p w14:paraId="00000128" w14:textId="6BD5D31F" w:rsidR="00860220" w:rsidRDefault="00E80C18" w:rsidP="00A56D3D">
                <w:pPr>
                  <w:jc w:val="both"/>
                  <w:rPr>
                    <w:rFonts w:ascii="Tahoma" w:eastAsia="Tahoma" w:hAnsi="Tahoma" w:cs="Tahoma"/>
                  </w:rPr>
                </w:pPr>
                <w:r>
                  <w:t>5</w:t>
                </w:r>
              </w:p>
            </w:sdtContent>
          </w:sdt>
        </w:tc>
      </w:tr>
      <w:tr w:rsidR="00860220" w14:paraId="746B92AE" w14:textId="77777777">
        <w:trPr>
          <w:trHeight w:val="260"/>
          <w:jc w:val="center"/>
        </w:trPr>
        <w:tc>
          <w:tcPr>
            <w:tcW w:w="912" w:type="dxa"/>
            <w:tcBorders>
              <w:left w:val="single" w:sz="8" w:space="0" w:color="000000"/>
              <w:bottom w:val="single" w:sz="4" w:space="0" w:color="000000"/>
            </w:tcBorders>
            <w:vAlign w:val="bottom"/>
          </w:tcPr>
          <w:sdt>
            <w:sdtPr>
              <w:tag w:val="goog_rdk_296"/>
              <w:id w:val="-773315560"/>
            </w:sdtPr>
            <w:sdtContent>
              <w:p w14:paraId="00000129" w14:textId="77777777" w:rsidR="00860220" w:rsidRDefault="00681D0E" w:rsidP="00A56D3D">
                <w:pPr>
                  <w:jc w:val="center"/>
                  <w:rPr>
                    <w:rFonts w:ascii="Tahoma" w:eastAsia="Tahoma" w:hAnsi="Tahoma" w:cs="Tahoma"/>
                  </w:rPr>
                </w:pPr>
                <w:r>
                  <w:rPr>
                    <w:rFonts w:ascii="Tahoma" w:eastAsia="Tahoma" w:hAnsi="Tahoma" w:cs="Tahoma"/>
                    <w:sz w:val="22"/>
                    <w:szCs w:val="22"/>
                  </w:rPr>
                  <w:t>13</w:t>
                </w:r>
              </w:p>
            </w:sdtContent>
          </w:sdt>
        </w:tc>
        <w:tc>
          <w:tcPr>
            <w:tcW w:w="5406" w:type="dxa"/>
            <w:tcBorders>
              <w:left w:val="single" w:sz="4" w:space="0" w:color="000000"/>
              <w:bottom w:val="single" w:sz="4" w:space="0" w:color="000000"/>
            </w:tcBorders>
            <w:tcMar>
              <w:top w:w="0" w:type="dxa"/>
              <w:left w:w="0" w:type="dxa"/>
              <w:right w:w="0" w:type="dxa"/>
            </w:tcMar>
            <w:vAlign w:val="bottom"/>
          </w:tcPr>
          <w:sdt>
            <w:sdtPr>
              <w:tag w:val="goog_rdk_297"/>
              <w:id w:val="-281499922"/>
            </w:sdtPr>
            <w:sdtContent>
              <w:p w14:paraId="0000012A" w14:textId="77777777" w:rsidR="00860220" w:rsidRDefault="00681D0E" w:rsidP="00A56D3D">
                <w:pPr>
                  <w:jc w:val="both"/>
                  <w:rPr>
                    <w:rFonts w:ascii="Tahoma" w:eastAsia="Tahoma" w:hAnsi="Tahoma" w:cs="Tahoma"/>
                  </w:rPr>
                </w:pPr>
                <w:r>
                  <w:rPr>
                    <w:rFonts w:ascii="Tahoma" w:eastAsia="Tahoma" w:hAnsi="Tahoma" w:cs="Tahoma"/>
                    <w:sz w:val="22"/>
                    <w:szCs w:val="22"/>
                  </w:rPr>
                  <w:t xml:space="preserve">  Sustainable engineering</w:t>
                </w:r>
              </w:p>
            </w:sdtContent>
          </w:sdt>
        </w:tc>
        <w:tc>
          <w:tcPr>
            <w:tcW w:w="2550" w:type="dxa"/>
            <w:tcBorders>
              <w:left w:val="single" w:sz="4" w:space="0" w:color="000000"/>
              <w:bottom w:val="single" w:sz="4" w:space="0" w:color="000000"/>
              <w:right w:val="single" w:sz="8" w:space="0" w:color="000000"/>
            </w:tcBorders>
            <w:tcMar>
              <w:top w:w="0" w:type="dxa"/>
              <w:left w:w="0" w:type="dxa"/>
              <w:right w:w="0" w:type="dxa"/>
            </w:tcMar>
          </w:tcPr>
          <w:sdt>
            <w:sdtPr>
              <w:tag w:val="goog_rdk_298"/>
              <w:id w:val="1315530437"/>
            </w:sdtPr>
            <w:sdtContent>
              <w:p w14:paraId="0000012B" w14:textId="14864000" w:rsidR="00E80C18" w:rsidRPr="00E80C18" w:rsidRDefault="00E80C18" w:rsidP="00A56D3D">
                <w:pPr>
                  <w:jc w:val="both"/>
                </w:pPr>
                <w:r>
                  <w:t>5</w:t>
                </w:r>
              </w:p>
            </w:sdtContent>
          </w:sdt>
        </w:tc>
      </w:tr>
      <w:tr w:rsidR="00860220" w14:paraId="21538FAC" w14:textId="77777777">
        <w:trPr>
          <w:trHeight w:val="260"/>
          <w:jc w:val="center"/>
        </w:trPr>
        <w:tc>
          <w:tcPr>
            <w:tcW w:w="912" w:type="dxa"/>
            <w:tcBorders>
              <w:left w:val="single" w:sz="8" w:space="0" w:color="000000"/>
              <w:bottom w:val="single" w:sz="8" w:space="0" w:color="000000"/>
            </w:tcBorders>
            <w:vAlign w:val="bottom"/>
          </w:tcPr>
          <w:sdt>
            <w:sdtPr>
              <w:tag w:val="goog_rdk_299"/>
              <w:id w:val="-1144191709"/>
            </w:sdtPr>
            <w:sdtContent>
              <w:p w14:paraId="0000012C" w14:textId="77777777" w:rsidR="00860220" w:rsidRDefault="00681D0E" w:rsidP="00A56D3D">
                <w:pPr>
                  <w:jc w:val="center"/>
                  <w:rPr>
                    <w:rFonts w:ascii="Tahoma" w:eastAsia="Tahoma" w:hAnsi="Tahoma" w:cs="Tahoma"/>
                  </w:rPr>
                </w:pPr>
                <w:r>
                  <w:rPr>
                    <w:rFonts w:ascii="Tahoma" w:eastAsia="Tahoma" w:hAnsi="Tahoma" w:cs="Tahoma"/>
                    <w:sz w:val="22"/>
                    <w:szCs w:val="22"/>
                  </w:rPr>
                  <w:t>14</w:t>
                </w:r>
              </w:p>
            </w:sdtContent>
          </w:sdt>
        </w:tc>
        <w:tc>
          <w:tcPr>
            <w:tcW w:w="5406" w:type="dxa"/>
            <w:tcBorders>
              <w:left w:val="single" w:sz="4" w:space="0" w:color="000000"/>
              <w:bottom w:val="single" w:sz="8" w:space="0" w:color="000000"/>
            </w:tcBorders>
            <w:tcMar>
              <w:top w:w="0" w:type="dxa"/>
              <w:left w:w="0" w:type="dxa"/>
              <w:right w:w="0" w:type="dxa"/>
            </w:tcMar>
            <w:vAlign w:val="bottom"/>
          </w:tcPr>
          <w:sdt>
            <w:sdtPr>
              <w:tag w:val="goog_rdk_300"/>
              <w:id w:val="1538467318"/>
            </w:sdtPr>
            <w:sdtContent>
              <w:p w14:paraId="0000012D" w14:textId="77777777" w:rsidR="00860220" w:rsidRDefault="00681D0E" w:rsidP="00A56D3D">
                <w:pPr>
                  <w:jc w:val="both"/>
                  <w:rPr>
                    <w:rFonts w:ascii="Tahoma" w:eastAsia="Tahoma" w:hAnsi="Tahoma" w:cs="Tahoma"/>
                  </w:rPr>
                </w:pPr>
                <w:r>
                  <w:rPr>
                    <w:rFonts w:ascii="Tahoma" w:eastAsia="Tahoma" w:hAnsi="Tahoma" w:cs="Tahoma"/>
                    <w:sz w:val="22"/>
                    <w:szCs w:val="22"/>
                  </w:rPr>
                  <w:t xml:space="preserve">  Other</w:t>
                </w:r>
              </w:p>
            </w:sdtContent>
          </w:sdt>
        </w:tc>
        <w:tc>
          <w:tcPr>
            <w:tcW w:w="2550" w:type="dxa"/>
            <w:tcBorders>
              <w:left w:val="single" w:sz="4" w:space="0" w:color="000000"/>
              <w:bottom w:val="single" w:sz="8" w:space="0" w:color="000000"/>
              <w:right w:val="single" w:sz="8" w:space="0" w:color="000000"/>
            </w:tcBorders>
            <w:tcMar>
              <w:top w:w="0" w:type="dxa"/>
              <w:left w:w="0" w:type="dxa"/>
              <w:right w:w="0" w:type="dxa"/>
            </w:tcMar>
          </w:tcPr>
          <w:sdt>
            <w:sdtPr>
              <w:tag w:val="goog_rdk_301"/>
              <w:id w:val="-1539890177"/>
            </w:sdtPr>
            <w:sdtContent>
              <w:p w14:paraId="0000012E" w14:textId="12CF8E1D" w:rsidR="00860220" w:rsidRDefault="00E80C18" w:rsidP="00A56D3D">
                <w:pPr>
                  <w:jc w:val="both"/>
                  <w:rPr>
                    <w:rFonts w:ascii="Tahoma" w:eastAsia="Tahoma" w:hAnsi="Tahoma" w:cs="Tahoma"/>
                  </w:rPr>
                </w:pPr>
                <w:r>
                  <w:t>0</w:t>
                </w:r>
              </w:p>
            </w:sdtContent>
          </w:sdt>
        </w:tc>
      </w:tr>
    </w:tbl>
    <w:sdt>
      <w:sdtPr>
        <w:tag w:val="goog_rdk_302"/>
        <w:id w:val="997620186"/>
      </w:sdtPr>
      <w:sdtContent>
        <w:p w14:paraId="0000012F" w14:textId="77777777" w:rsidR="00860220" w:rsidRDefault="00000000" w:rsidP="00A56D3D">
          <w:pPr>
            <w:rPr>
              <w:rFonts w:ascii="Tahoma" w:eastAsia="Tahoma" w:hAnsi="Tahoma" w:cs="Tahoma"/>
              <w:i/>
              <w:color w:val="000000"/>
            </w:rPr>
          </w:pPr>
        </w:p>
      </w:sdtContent>
    </w:sdt>
    <w:bookmarkStart w:id="7" w:name="_Toc21961708" w:displacedByCustomXml="next"/>
    <w:sdt>
      <w:sdtPr>
        <w:tag w:val="goog_rdk_303"/>
        <w:id w:val="169762394"/>
      </w:sdtPr>
      <w:sdtContent>
        <w:p w14:paraId="00000130" w14:textId="77777777" w:rsidR="00860220" w:rsidRDefault="00681D0E" w:rsidP="00A56D3D">
          <w:pPr>
            <w:pStyle w:val="Heading2"/>
            <w:numPr>
              <w:ilvl w:val="1"/>
              <w:numId w:val="12"/>
            </w:numPr>
            <w:rPr>
              <w:rFonts w:ascii="Tahoma" w:eastAsia="Tahoma" w:hAnsi="Tahoma" w:cs="Tahoma"/>
            </w:rPr>
          </w:pPr>
          <w:r>
            <w:rPr>
              <w:rFonts w:ascii="Tahoma" w:eastAsia="Tahoma" w:hAnsi="Tahoma" w:cs="Tahoma"/>
            </w:rPr>
            <w:t>Project outline</w:t>
          </w:r>
        </w:p>
      </w:sdtContent>
    </w:sdt>
    <w:bookmarkEnd w:id="7" w:displacedByCustomXml="prev"/>
    <w:p w14:paraId="62585BCB" w14:textId="77777777" w:rsidR="00E80C18" w:rsidRPr="00E80C18" w:rsidRDefault="00E80C18" w:rsidP="007818DD">
      <w:pPr>
        <w:jc w:val="both"/>
        <w:rPr>
          <w:rFonts w:ascii="Tahoma" w:eastAsia="Tahoma" w:hAnsi="Tahoma" w:cs="Tahoma"/>
          <w:iCs/>
          <w:color w:val="000000"/>
        </w:rPr>
      </w:pPr>
      <w:r w:rsidRPr="00E80C18">
        <w:rPr>
          <w:rFonts w:ascii="Tahoma" w:eastAsia="Tahoma" w:hAnsi="Tahoma" w:cs="Tahoma"/>
          <w:iCs/>
          <w:color w:val="000000"/>
        </w:rPr>
        <w:t>The first action to be taken by the students is that the group should organise itself. Responsibilities should become clear within the group and the required disciplines in the project should be assessed and a project plan should be written.</w:t>
      </w:r>
    </w:p>
    <w:p w14:paraId="72C65CC0" w14:textId="77777777" w:rsidR="00E80C18" w:rsidRPr="00E80C18" w:rsidRDefault="00E80C18" w:rsidP="007818DD">
      <w:pPr>
        <w:jc w:val="both"/>
        <w:rPr>
          <w:rFonts w:ascii="Tahoma" w:eastAsia="Tahoma" w:hAnsi="Tahoma" w:cs="Tahoma"/>
          <w:iCs/>
          <w:color w:val="000000"/>
        </w:rPr>
      </w:pPr>
    </w:p>
    <w:p w14:paraId="3EE12211" w14:textId="77777777" w:rsidR="00E80C18" w:rsidRPr="00E80C18" w:rsidRDefault="00E80C18" w:rsidP="007818DD">
      <w:pPr>
        <w:jc w:val="both"/>
        <w:rPr>
          <w:rFonts w:ascii="Tahoma" w:eastAsia="Tahoma" w:hAnsi="Tahoma" w:cs="Tahoma"/>
          <w:iCs/>
          <w:color w:val="000000"/>
        </w:rPr>
      </w:pPr>
      <w:r w:rsidRPr="00E80C18">
        <w:rPr>
          <w:rFonts w:ascii="Tahoma" w:eastAsia="Tahoma" w:hAnsi="Tahoma" w:cs="Tahoma"/>
          <w:iCs/>
          <w:color w:val="000000"/>
        </w:rPr>
        <w:t xml:space="preserve">Next, the team should start with </w:t>
      </w:r>
      <w:r w:rsidRPr="00E80C18">
        <w:rPr>
          <w:rFonts w:ascii="Tahoma" w:eastAsia="Tahoma" w:hAnsi="Tahoma" w:cs="Tahoma"/>
          <w:b/>
          <w:bCs/>
          <w:iCs/>
          <w:color w:val="000000"/>
        </w:rPr>
        <w:t>short literature surveys</w:t>
      </w:r>
      <w:r w:rsidRPr="00E80C18">
        <w:rPr>
          <w:rFonts w:ascii="Tahoma" w:eastAsia="Tahoma" w:hAnsi="Tahoma" w:cs="Tahoma"/>
          <w:iCs/>
          <w:color w:val="000000"/>
        </w:rPr>
        <w:t xml:space="preserve"> to get acquainted with the most important elements of the project. These include aircraft design, aerodynamic control, propeller propulsion, composite materials, and structures, and rotor acoustics as well as recent news on similar incidents. In addition, the team should investigate current similar solutions if they find any and to identify the full characteristics of such balloons (total weight, payload, size, speed, gas etc). The findings and conclusions of this phase are reported in the baseline review.</w:t>
      </w:r>
    </w:p>
    <w:p w14:paraId="5DE4CACE" w14:textId="77777777" w:rsidR="00E80C18" w:rsidRPr="00E80C18" w:rsidRDefault="00E80C18" w:rsidP="007818DD">
      <w:pPr>
        <w:jc w:val="both"/>
        <w:rPr>
          <w:rFonts w:ascii="Tahoma" w:eastAsia="Tahoma" w:hAnsi="Tahoma" w:cs="Tahoma"/>
          <w:iCs/>
          <w:color w:val="000000"/>
        </w:rPr>
      </w:pPr>
    </w:p>
    <w:p w14:paraId="2D451881" w14:textId="77777777" w:rsidR="00E80C18" w:rsidRPr="00E80C18" w:rsidRDefault="00E80C18" w:rsidP="007818DD">
      <w:pPr>
        <w:jc w:val="both"/>
        <w:rPr>
          <w:rFonts w:ascii="Tahoma" w:eastAsia="Tahoma" w:hAnsi="Tahoma" w:cs="Tahoma"/>
          <w:iCs/>
          <w:color w:val="000000"/>
        </w:rPr>
      </w:pPr>
      <w:r w:rsidRPr="00E80C18">
        <w:rPr>
          <w:rFonts w:ascii="Tahoma" w:eastAsia="Tahoma" w:hAnsi="Tahoma" w:cs="Tahoma"/>
          <w:iCs/>
          <w:color w:val="000000"/>
        </w:rPr>
        <w:t>The team will be required to take a series of interdependent system-level design decisions. First, the choice of aerial platform and propulsion concept (e.g. multirotor, hybrid VTOL, fixed wing with recovery mechanism) will significantly influence performance, endurance, controllability near the target, and operational cost. Second, the team must define the sensing and tracking approach (e.g. vision-based, GNSS-assisted, radar-assisted), which directly affects robustness, autonomy level, and system complexity. Third, a decision must be made regarding the interaction strategy with the balloon, such as tethered recovery, controlled deflation, or guided descent, each with distinct implications for safety, reliability, per-deployment cost, and environmental impact.</w:t>
      </w:r>
    </w:p>
    <w:p w14:paraId="4EC9D445" w14:textId="77777777" w:rsidR="00E80C18" w:rsidRPr="00E80C18" w:rsidRDefault="00E80C18" w:rsidP="007818DD">
      <w:pPr>
        <w:jc w:val="both"/>
        <w:rPr>
          <w:rFonts w:ascii="Tahoma" w:eastAsia="Tahoma" w:hAnsi="Tahoma" w:cs="Tahoma"/>
          <w:iCs/>
          <w:color w:val="000000"/>
        </w:rPr>
      </w:pPr>
    </w:p>
    <w:p w14:paraId="2FE138E1" w14:textId="77777777" w:rsidR="00E80C18" w:rsidRPr="00E80C18" w:rsidRDefault="00E80C18" w:rsidP="007818DD">
      <w:pPr>
        <w:jc w:val="both"/>
        <w:rPr>
          <w:rFonts w:ascii="Tahoma" w:eastAsia="Tahoma" w:hAnsi="Tahoma" w:cs="Tahoma"/>
          <w:iCs/>
          <w:color w:val="000000"/>
        </w:rPr>
      </w:pPr>
      <w:r w:rsidRPr="00E80C18">
        <w:rPr>
          <w:rFonts w:ascii="Tahoma" w:eastAsia="Tahoma" w:hAnsi="Tahoma" w:cs="Tahoma"/>
          <w:iCs/>
          <w:color w:val="000000"/>
        </w:rPr>
        <w:t xml:space="preserve">These choices are strongly coupled and involve trade-offs across multiple engineering domains. The team is expected to develop and evaluate several alternative system concepts (approximately four) that reflect different combinations of these design decisions. Each concept should be analysed in sufficient technical </w:t>
      </w:r>
      <w:r w:rsidRPr="00E80C18">
        <w:rPr>
          <w:rFonts w:ascii="Tahoma" w:eastAsia="Tahoma" w:hAnsi="Tahoma" w:cs="Tahoma"/>
          <w:iCs/>
          <w:color w:val="000000"/>
        </w:rPr>
        <w:lastRenderedPageBreak/>
        <w:t>detail to enable a fair comparison in terms of feasibility, safety, cost (both UAS acquisition and per-deployment), and compliance with the project requirements.</w:t>
      </w:r>
    </w:p>
    <w:p w14:paraId="6E4FD319" w14:textId="77777777" w:rsidR="00E80C18" w:rsidRPr="00E80C18" w:rsidRDefault="00E80C18" w:rsidP="00E80C18">
      <w:pPr>
        <w:rPr>
          <w:rFonts w:ascii="Tahoma" w:eastAsia="Tahoma" w:hAnsi="Tahoma" w:cs="Tahoma"/>
          <w:iCs/>
          <w:color w:val="000000"/>
        </w:rPr>
      </w:pPr>
    </w:p>
    <w:p w14:paraId="00000131" w14:textId="07624B3D" w:rsidR="00860220" w:rsidRPr="00E80C18" w:rsidRDefault="00E80C18" w:rsidP="007818DD">
      <w:pPr>
        <w:jc w:val="both"/>
        <w:rPr>
          <w:rFonts w:ascii="Tahoma" w:eastAsia="Tahoma" w:hAnsi="Tahoma" w:cs="Tahoma"/>
          <w:iCs/>
          <w:color w:val="000000"/>
        </w:rPr>
      </w:pPr>
      <w:r w:rsidRPr="00E80C18">
        <w:rPr>
          <w:rFonts w:ascii="Tahoma" w:eastAsia="Tahoma" w:hAnsi="Tahoma" w:cs="Tahoma"/>
          <w:iCs/>
          <w:color w:val="000000"/>
        </w:rPr>
        <w:t>In the last phase of the project, the selected concept will be designed in full detail. All subsystem risks will be investigated, contingencies considered, and a final report will contain the details of the design according to the delivery table above. The team will present the final design during the final review.</w:t>
      </w:r>
    </w:p>
    <w:sdt>
      <w:sdtPr>
        <w:tag w:val="goog_rdk_305"/>
        <w:id w:val="179480168"/>
        <w:showingPlcHdr/>
      </w:sdtPr>
      <w:sdtContent>
        <w:p w14:paraId="00000132" w14:textId="6FF9C424" w:rsidR="00860220" w:rsidRDefault="003716F2" w:rsidP="00A56D3D">
          <w:pPr>
            <w:pBdr>
              <w:top w:val="nil"/>
              <w:left w:val="nil"/>
              <w:bottom w:val="nil"/>
              <w:right w:val="nil"/>
              <w:between w:val="nil"/>
            </w:pBdr>
            <w:spacing w:after="120"/>
            <w:rPr>
              <w:color w:val="000000"/>
            </w:rPr>
          </w:pPr>
          <w:r>
            <w:t xml:space="preserve">     </w:t>
          </w:r>
        </w:p>
      </w:sdtContent>
    </w:sdt>
    <w:bookmarkStart w:id="8" w:name="_Toc21961709" w:displacedByCustomXml="next"/>
    <w:sdt>
      <w:sdtPr>
        <w:tag w:val="goog_rdk_306"/>
        <w:id w:val="1028604830"/>
      </w:sdtPr>
      <w:sdtContent>
        <w:p w14:paraId="00000133" w14:textId="77777777" w:rsidR="00860220" w:rsidRDefault="00681D0E" w:rsidP="00A56D3D">
          <w:pPr>
            <w:pStyle w:val="Heading2"/>
            <w:numPr>
              <w:ilvl w:val="1"/>
              <w:numId w:val="12"/>
            </w:numPr>
            <w:rPr>
              <w:rFonts w:ascii="Tahoma" w:eastAsia="Tahoma" w:hAnsi="Tahoma" w:cs="Tahoma"/>
            </w:rPr>
          </w:pPr>
          <w:r>
            <w:rPr>
              <w:rFonts w:ascii="Tahoma" w:eastAsia="Tahoma" w:hAnsi="Tahoma" w:cs="Tahoma"/>
            </w:rPr>
            <w:t>The Deliverable Items</w:t>
          </w:r>
        </w:p>
      </w:sdtContent>
    </w:sdt>
    <w:bookmarkEnd w:id="8" w:displacedByCustomXml="prev"/>
    <w:sdt>
      <w:sdtPr>
        <w:tag w:val="goog_rdk_307"/>
        <w:id w:val="1497992861"/>
      </w:sdtPr>
      <w:sdtContent>
        <w:p w14:paraId="00000134" w14:textId="77777777" w:rsidR="00860220" w:rsidRDefault="00681D0E" w:rsidP="00A56D3D">
          <w:pPr>
            <w:rPr>
              <w:rFonts w:ascii="Tahoma" w:eastAsia="Tahoma" w:hAnsi="Tahoma" w:cs="Tahoma"/>
            </w:rPr>
          </w:pPr>
          <w:r>
            <w:rPr>
              <w:rFonts w:ascii="Tahoma" w:eastAsia="Tahoma" w:hAnsi="Tahoma" w:cs="Tahoma"/>
            </w:rPr>
            <w:t>The project shall realise the following deliverable items:</w:t>
          </w:r>
        </w:p>
      </w:sdtContent>
    </w:sdt>
    <w:sdt>
      <w:sdtPr>
        <w:tag w:val="goog_rdk_308"/>
        <w:id w:val="-1901285464"/>
      </w:sdtPr>
      <w:sdtContent>
        <w:p w14:paraId="00000135" w14:textId="77777777" w:rsidR="00860220" w:rsidRDefault="00681D0E" w:rsidP="00A56D3D">
          <w:pPr>
            <w:rPr>
              <w:rFonts w:ascii="Tahoma" w:eastAsia="Tahoma" w:hAnsi="Tahoma" w:cs="Tahoma"/>
              <w:u w:val="single"/>
            </w:rPr>
          </w:pPr>
          <w:r>
            <w:rPr>
              <w:rFonts w:ascii="Tahoma" w:eastAsia="Tahoma" w:hAnsi="Tahoma" w:cs="Tahoma"/>
              <w:u w:val="single"/>
            </w:rPr>
            <w:t xml:space="preserve"> </w:t>
          </w:r>
        </w:p>
      </w:sdtContent>
    </w:sdt>
    <w:sdt>
      <w:sdtPr>
        <w:tag w:val="goog_rdk_309"/>
        <w:id w:val="653805555"/>
      </w:sdtPr>
      <w:sdtContent>
        <w:p w14:paraId="00000136" w14:textId="77777777" w:rsidR="00860220" w:rsidRDefault="00681D0E" w:rsidP="00A56D3D">
          <w:pPr>
            <w:jc w:val="both"/>
            <w:rPr>
              <w:rFonts w:ascii="Tahoma" w:eastAsia="Tahoma" w:hAnsi="Tahoma" w:cs="Tahoma"/>
            </w:rPr>
          </w:pPr>
          <w:r>
            <w:rPr>
              <w:rFonts w:ascii="Tahoma" w:eastAsia="Tahoma" w:hAnsi="Tahoma" w:cs="Tahoma"/>
              <w:u w:val="single"/>
            </w:rPr>
            <w:t>Project Plan</w:t>
          </w:r>
          <w:r>
            <w:rPr>
              <w:rFonts w:ascii="Tahoma" w:eastAsia="Tahoma" w:hAnsi="Tahoma" w:cs="Tahoma"/>
            </w:rPr>
            <w:t xml:space="preserve"> which shall include items like an Organisational Breakdown Structure (organogram), a Work Breakdown Structure (WBS), a schedule for the OS design project with project phasing and the planning for the delivery of the items presented in a bar chart, a project logic diagram (activity flow), and an approach with respect to sustainable development.</w:t>
          </w:r>
        </w:p>
      </w:sdtContent>
    </w:sdt>
    <w:sdt>
      <w:sdtPr>
        <w:tag w:val="goog_rdk_310"/>
        <w:id w:val="2074084833"/>
      </w:sdtPr>
      <w:sdtContent>
        <w:p w14:paraId="00000137" w14:textId="77777777" w:rsidR="00860220" w:rsidRDefault="00000000" w:rsidP="00A56D3D">
          <w:pPr>
            <w:tabs>
              <w:tab w:val="left" w:pos="567"/>
            </w:tabs>
            <w:jc w:val="both"/>
            <w:rPr>
              <w:rFonts w:ascii="Tahoma" w:eastAsia="Tahoma" w:hAnsi="Tahoma" w:cs="Tahoma"/>
            </w:rPr>
          </w:pPr>
        </w:p>
      </w:sdtContent>
    </w:sdt>
    <w:sdt>
      <w:sdtPr>
        <w:tag w:val="goog_rdk_311"/>
        <w:id w:val="-885871940"/>
      </w:sdtPr>
      <w:sdtContent>
        <w:p w14:paraId="00000138" w14:textId="77777777" w:rsidR="00860220" w:rsidRDefault="00681D0E" w:rsidP="00A56D3D">
          <w:pPr>
            <w:jc w:val="both"/>
            <w:rPr>
              <w:rFonts w:ascii="Tahoma" w:eastAsia="Tahoma" w:hAnsi="Tahoma" w:cs="Tahoma"/>
            </w:rPr>
          </w:pPr>
          <w:r>
            <w:rPr>
              <w:rFonts w:ascii="Tahoma" w:eastAsia="Tahoma" w:hAnsi="Tahoma" w:cs="Tahoma"/>
              <w:u w:val="single"/>
            </w:rPr>
            <w:t>Baseline Report,</w:t>
          </w:r>
          <w:r>
            <w:rPr>
              <w:rFonts w:ascii="Tahoma" w:eastAsia="Tahoma" w:hAnsi="Tahoma" w:cs="Tahoma"/>
            </w:rPr>
            <w:t xml:space="preserve"> which shall include a requirements specification, with items like a requirements discovery tree, functional flow diagrams and a functional breakdown of the system. </w:t>
          </w:r>
        </w:p>
      </w:sdtContent>
    </w:sdt>
    <w:sdt>
      <w:sdtPr>
        <w:tag w:val="goog_rdk_312"/>
        <w:id w:val="1355162357"/>
        <w:showingPlcHdr/>
      </w:sdtPr>
      <w:sdtContent>
        <w:p w14:paraId="00000139" w14:textId="0C5862FB" w:rsidR="00860220" w:rsidRDefault="003716F2" w:rsidP="00A56D3D">
          <w:pPr>
            <w:jc w:val="both"/>
            <w:rPr>
              <w:rFonts w:ascii="Tahoma" w:eastAsia="Tahoma" w:hAnsi="Tahoma" w:cs="Tahoma"/>
            </w:rPr>
          </w:pPr>
          <w:r>
            <w:t xml:space="preserve">     </w:t>
          </w:r>
        </w:p>
      </w:sdtContent>
    </w:sdt>
    <w:sdt>
      <w:sdtPr>
        <w:tag w:val="goog_rdk_313"/>
        <w:id w:val="1333101853"/>
      </w:sdtPr>
      <w:sdtContent>
        <w:p w14:paraId="0000013A" w14:textId="77777777" w:rsidR="00860220" w:rsidRDefault="00681D0E" w:rsidP="00A56D3D">
          <w:pPr>
            <w:jc w:val="both"/>
            <w:rPr>
              <w:rFonts w:ascii="Tahoma" w:eastAsia="Tahoma" w:hAnsi="Tahoma" w:cs="Tahoma"/>
            </w:rPr>
          </w:pPr>
          <w:r>
            <w:rPr>
              <w:rFonts w:ascii="Tahoma" w:eastAsia="Tahoma" w:hAnsi="Tahoma" w:cs="Tahoma"/>
              <w:u w:val="single"/>
            </w:rPr>
            <w:t>Mid-Term Technical Design Report</w:t>
          </w:r>
          <w:r>
            <w:rPr>
              <w:rFonts w:ascii="Tahoma" w:eastAsia="Tahoma" w:hAnsi="Tahoma" w:cs="Tahoma"/>
            </w:rPr>
            <w:t xml:space="preserve"> has to include design concepts, candidate techniques, critical aspects (design options tree), the trade method, rationale and organisation, including criteria and weight factors, the design justifications, a resource allocation (budget and performance predictions), a conceptual configuration definition and a technical risk assessment/ risk map.</w:t>
          </w:r>
        </w:p>
      </w:sdtContent>
    </w:sdt>
    <w:sdt>
      <w:sdtPr>
        <w:tag w:val="goog_rdk_314"/>
        <w:id w:val="210008606"/>
      </w:sdtPr>
      <w:sdtContent>
        <w:p w14:paraId="0000013B" w14:textId="77777777" w:rsidR="00860220" w:rsidRDefault="00000000" w:rsidP="00A56D3D">
          <w:pPr>
            <w:jc w:val="both"/>
            <w:rPr>
              <w:rFonts w:ascii="Tahoma" w:eastAsia="Tahoma" w:hAnsi="Tahoma" w:cs="Tahoma"/>
            </w:rPr>
          </w:pPr>
        </w:p>
      </w:sdtContent>
    </w:sdt>
    <w:sdt>
      <w:sdtPr>
        <w:tag w:val="goog_rdk_315"/>
        <w:id w:val="968861240"/>
      </w:sdtPr>
      <w:sdtContent>
        <w:p w14:paraId="0000013C" w14:textId="77777777" w:rsidR="00860220" w:rsidRDefault="00681D0E" w:rsidP="00A56D3D">
          <w:pPr>
            <w:jc w:val="both"/>
            <w:rPr>
              <w:rFonts w:ascii="Tahoma" w:eastAsia="Tahoma" w:hAnsi="Tahoma" w:cs="Tahoma"/>
            </w:rPr>
          </w:pPr>
          <w:r>
            <w:rPr>
              <w:rFonts w:ascii="Tahoma" w:eastAsia="Tahoma" w:hAnsi="Tahoma" w:cs="Tahoma"/>
              <w:u w:val="single"/>
            </w:rPr>
            <w:t>Final Technical Design Report</w:t>
          </w:r>
          <w:r>
            <w:rPr>
              <w:rFonts w:ascii="Tahoma" w:eastAsia="Tahoma" w:hAnsi="Tahoma" w:cs="Tahoma"/>
            </w:rPr>
            <w:t xml:space="preserve"> has to include all topics mentioned for the Final Technical Design, a summary of most important findings of the Mid-Term Report, and an Executive Summary in English.</w:t>
          </w:r>
        </w:p>
      </w:sdtContent>
    </w:sdt>
    <w:sdt>
      <w:sdtPr>
        <w:tag w:val="goog_rdk_316"/>
        <w:id w:val="617037748"/>
      </w:sdtPr>
      <w:sdtContent>
        <w:p w14:paraId="0000013D" w14:textId="77777777" w:rsidR="00860220" w:rsidRDefault="00000000" w:rsidP="00A56D3D">
          <w:pPr>
            <w:jc w:val="both"/>
            <w:rPr>
              <w:rFonts w:ascii="Tahoma" w:eastAsia="Tahoma" w:hAnsi="Tahoma" w:cs="Tahoma"/>
            </w:rPr>
          </w:pPr>
        </w:p>
      </w:sdtContent>
    </w:sdt>
    <w:sdt>
      <w:sdtPr>
        <w:tag w:val="goog_rdk_317"/>
        <w:id w:val="1043561708"/>
      </w:sdtPr>
      <w:sdtContent>
        <w:p w14:paraId="0000013E" w14:textId="77777777" w:rsidR="00860220" w:rsidRDefault="00681D0E" w:rsidP="00A56D3D">
          <w:pPr>
            <w:jc w:val="both"/>
            <w:rPr>
              <w:rFonts w:ascii="Tahoma" w:eastAsia="Tahoma" w:hAnsi="Tahoma" w:cs="Tahoma"/>
              <w:u w:val="single"/>
            </w:rPr>
          </w:pPr>
          <w:r>
            <w:rPr>
              <w:rFonts w:ascii="Tahoma" w:eastAsia="Tahoma" w:hAnsi="Tahoma" w:cs="Tahoma"/>
              <w:u w:val="single"/>
            </w:rPr>
            <w:t>Poster</w:t>
          </w:r>
        </w:p>
      </w:sdtContent>
    </w:sdt>
    <w:sdt>
      <w:sdtPr>
        <w:tag w:val="goog_rdk_318"/>
        <w:id w:val="-1104256248"/>
      </w:sdtPr>
      <w:sdtContent>
        <w:p w14:paraId="0000013F" w14:textId="77777777" w:rsidR="00860220" w:rsidRDefault="00681D0E" w:rsidP="00A56D3D">
          <w:pPr>
            <w:jc w:val="both"/>
            <w:rPr>
              <w:rFonts w:ascii="Tahoma" w:eastAsia="Tahoma" w:hAnsi="Tahoma" w:cs="Tahoma"/>
              <w:u w:val="single"/>
            </w:rPr>
          </w:pPr>
          <w:r>
            <w:rPr>
              <w:rFonts w:ascii="Tahoma" w:eastAsia="Tahoma" w:hAnsi="Tahoma" w:cs="Tahoma"/>
              <w:u w:val="single"/>
            </w:rPr>
            <w:t>Project Summary</w:t>
          </w:r>
        </w:p>
      </w:sdtContent>
    </w:sdt>
    <w:sdt>
      <w:sdtPr>
        <w:tag w:val="goog_rdk_319"/>
        <w:id w:val="-1902434982"/>
      </w:sdtPr>
      <w:sdtContent>
        <w:p w14:paraId="00000140" w14:textId="77777777" w:rsidR="00860220" w:rsidRDefault="00681D0E" w:rsidP="00A56D3D">
          <w:pPr>
            <w:jc w:val="both"/>
            <w:rPr>
              <w:rFonts w:ascii="Tahoma" w:eastAsia="Tahoma" w:hAnsi="Tahoma" w:cs="Tahoma"/>
              <w:u w:val="single"/>
            </w:rPr>
          </w:pPr>
          <w:proofErr w:type="spellStart"/>
          <w:r>
            <w:rPr>
              <w:rFonts w:ascii="Tahoma" w:eastAsia="Tahoma" w:hAnsi="Tahoma" w:cs="Tahoma"/>
              <w:u w:val="single"/>
            </w:rPr>
            <w:t>Logbook+Personal</w:t>
          </w:r>
          <w:proofErr w:type="spellEnd"/>
          <w:r>
            <w:rPr>
              <w:rFonts w:ascii="Tahoma" w:eastAsia="Tahoma" w:hAnsi="Tahoma" w:cs="Tahoma"/>
              <w:u w:val="single"/>
            </w:rPr>
            <w:t xml:space="preserve"> Appendices</w:t>
          </w:r>
        </w:p>
      </w:sdtContent>
    </w:sdt>
    <w:sdt>
      <w:sdtPr>
        <w:tag w:val="goog_rdk_320"/>
        <w:id w:val="880833377"/>
      </w:sdtPr>
      <w:sdtContent>
        <w:p w14:paraId="00000141" w14:textId="77777777" w:rsidR="00860220" w:rsidRDefault="00000000" w:rsidP="00A56D3D">
          <w:pPr>
            <w:jc w:val="both"/>
            <w:rPr>
              <w:rFonts w:ascii="Tahoma" w:eastAsia="Tahoma" w:hAnsi="Tahoma" w:cs="Tahoma"/>
              <w:u w:val="single"/>
            </w:rPr>
          </w:pPr>
        </w:p>
      </w:sdtContent>
    </w:sdt>
    <w:sdt>
      <w:sdtPr>
        <w:tag w:val="goog_rdk_321"/>
        <w:id w:val="-1111126238"/>
      </w:sdtPr>
      <w:sdtContent>
        <w:p w14:paraId="00000142" w14:textId="77777777" w:rsidR="00860220" w:rsidRDefault="00681D0E" w:rsidP="00A56D3D">
          <w:pPr>
            <w:jc w:val="both"/>
            <w:rPr>
              <w:rFonts w:ascii="Tahoma" w:eastAsia="Tahoma" w:hAnsi="Tahoma" w:cs="Tahoma"/>
              <w:u w:val="single"/>
            </w:rPr>
          </w:pPr>
          <w:r>
            <w:rPr>
              <w:rFonts w:ascii="Tahoma" w:eastAsia="Tahoma" w:hAnsi="Tahoma" w:cs="Tahoma"/>
              <w:u w:val="single"/>
            </w:rPr>
            <w:t xml:space="preserve">Presentations </w:t>
          </w:r>
        </w:p>
      </w:sdtContent>
    </w:sdt>
    <w:sdt>
      <w:sdtPr>
        <w:tag w:val="goog_rdk_322"/>
        <w:id w:val="2025893484"/>
      </w:sdtPr>
      <w:sdtContent>
        <w:p w14:paraId="00000143" w14:textId="77777777" w:rsidR="00860220" w:rsidRDefault="00681D0E" w:rsidP="00A56D3D">
          <w:pPr>
            <w:numPr>
              <w:ilvl w:val="0"/>
              <w:numId w:val="5"/>
            </w:numPr>
            <w:pBdr>
              <w:top w:val="nil"/>
              <w:left w:val="nil"/>
              <w:bottom w:val="nil"/>
              <w:right w:val="nil"/>
              <w:between w:val="nil"/>
            </w:pBdr>
            <w:ind w:left="0" w:firstLine="0"/>
            <w:rPr>
              <w:rFonts w:ascii="Tahoma" w:eastAsia="Tahoma" w:hAnsi="Tahoma" w:cs="Tahoma"/>
              <w:color w:val="000000"/>
            </w:rPr>
          </w:pPr>
          <w:r>
            <w:rPr>
              <w:rFonts w:ascii="Tahoma" w:eastAsia="Tahoma" w:hAnsi="Tahoma" w:cs="Tahoma"/>
              <w:color w:val="000000"/>
            </w:rPr>
            <w:t>Baseline Review</w:t>
          </w:r>
        </w:p>
      </w:sdtContent>
    </w:sdt>
    <w:sdt>
      <w:sdtPr>
        <w:tag w:val="goog_rdk_323"/>
        <w:id w:val="-826200183"/>
      </w:sdtPr>
      <w:sdtContent>
        <w:p w14:paraId="00000144" w14:textId="77777777" w:rsidR="00860220" w:rsidRDefault="00681D0E" w:rsidP="00A56D3D">
          <w:pPr>
            <w:numPr>
              <w:ilvl w:val="0"/>
              <w:numId w:val="5"/>
            </w:numPr>
            <w:pBdr>
              <w:top w:val="nil"/>
              <w:left w:val="nil"/>
              <w:bottom w:val="nil"/>
              <w:right w:val="nil"/>
              <w:between w:val="nil"/>
            </w:pBdr>
            <w:ind w:left="0" w:firstLine="0"/>
            <w:rPr>
              <w:rFonts w:ascii="Tahoma" w:eastAsia="Tahoma" w:hAnsi="Tahoma" w:cs="Tahoma"/>
              <w:color w:val="000000"/>
            </w:rPr>
          </w:pPr>
          <w:r>
            <w:rPr>
              <w:rFonts w:ascii="Tahoma" w:eastAsia="Tahoma" w:hAnsi="Tahoma" w:cs="Tahoma"/>
              <w:color w:val="000000"/>
            </w:rPr>
            <w:t>Mid-Term Review</w:t>
          </w:r>
        </w:p>
      </w:sdtContent>
    </w:sdt>
    <w:sdt>
      <w:sdtPr>
        <w:tag w:val="goog_rdk_324"/>
        <w:id w:val="-494346993"/>
      </w:sdtPr>
      <w:sdtContent>
        <w:p w14:paraId="00000145" w14:textId="77777777" w:rsidR="00860220" w:rsidRDefault="00681D0E" w:rsidP="00A56D3D">
          <w:pPr>
            <w:numPr>
              <w:ilvl w:val="0"/>
              <w:numId w:val="5"/>
            </w:numPr>
            <w:ind w:left="0" w:firstLine="0"/>
            <w:rPr>
              <w:rFonts w:ascii="Tahoma" w:eastAsia="Tahoma" w:hAnsi="Tahoma" w:cs="Tahoma"/>
            </w:rPr>
          </w:pPr>
          <w:r>
            <w:rPr>
              <w:rFonts w:ascii="Tahoma" w:eastAsia="Tahoma" w:hAnsi="Tahoma" w:cs="Tahoma"/>
            </w:rPr>
            <w:t>Final Review</w:t>
          </w:r>
        </w:p>
      </w:sdtContent>
    </w:sdt>
    <w:sdt>
      <w:sdtPr>
        <w:tag w:val="goog_rdk_325"/>
        <w:id w:val="-106052163"/>
      </w:sdtPr>
      <w:sdtContent>
        <w:p w14:paraId="00000146" w14:textId="77777777" w:rsidR="00860220" w:rsidRDefault="00681D0E" w:rsidP="00A56D3D">
          <w:pPr>
            <w:numPr>
              <w:ilvl w:val="0"/>
              <w:numId w:val="5"/>
            </w:numPr>
            <w:ind w:left="0" w:firstLine="0"/>
            <w:rPr>
              <w:rFonts w:ascii="Tahoma" w:eastAsia="Tahoma" w:hAnsi="Tahoma" w:cs="Tahoma"/>
            </w:rPr>
          </w:pPr>
          <w:r>
            <w:rPr>
              <w:rFonts w:ascii="Tahoma" w:eastAsia="Tahoma" w:hAnsi="Tahoma" w:cs="Tahoma"/>
            </w:rPr>
            <w:t>OS Symposium</w:t>
          </w:r>
        </w:p>
      </w:sdtContent>
    </w:sdt>
    <w:sdt>
      <w:sdtPr>
        <w:tag w:val="goog_rdk_326"/>
        <w:id w:val="1398241946"/>
        <w:showingPlcHdr/>
      </w:sdtPr>
      <w:sdtContent>
        <w:p w14:paraId="00000147" w14:textId="2AEBE21F" w:rsidR="00860220" w:rsidRDefault="00EB0235" w:rsidP="00A56D3D">
          <w:pPr>
            <w:pBdr>
              <w:top w:val="nil"/>
              <w:left w:val="nil"/>
              <w:bottom w:val="nil"/>
              <w:right w:val="nil"/>
              <w:between w:val="nil"/>
            </w:pBdr>
            <w:rPr>
              <w:rFonts w:ascii="Tahoma" w:eastAsia="Tahoma" w:hAnsi="Tahoma" w:cs="Tahoma"/>
              <w:color w:val="000000"/>
            </w:rPr>
          </w:pPr>
          <w:r>
            <w:t xml:space="preserve">     </w:t>
          </w:r>
        </w:p>
      </w:sdtContent>
    </w:sdt>
    <w:p w14:paraId="00000148" w14:textId="69A64DC2" w:rsidR="00860220" w:rsidRDefault="00860220" w:rsidP="00A56D3D">
      <w:pPr>
        <w:rPr>
          <w:rFonts w:ascii="Tahoma" w:eastAsia="Tahoma" w:hAnsi="Tahoma" w:cs="Tahoma"/>
          <w:i/>
          <w:color w:val="000000"/>
          <w:highlight w:val="yellow"/>
        </w:rPr>
      </w:pPr>
    </w:p>
    <w:sdt>
      <w:sdtPr>
        <w:tag w:val="goog_rdk_328"/>
        <w:id w:val="-2035875356"/>
        <w:showingPlcHdr/>
      </w:sdtPr>
      <w:sdtContent>
        <w:p w14:paraId="00000149" w14:textId="3BB4F275" w:rsidR="00860220" w:rsidRDefault="00A56D3D" w:rsidP="00A56D3D">
          <w:pPr>
            <w:rPr>
              <w:rFonts w:ascii="Tahoma" w:eastAsia="Tahoma" w:hAnsi="Tahoma" w:cs="Tahoma"/>
              <w:i/>
              <w:color w:val="000000"/>
              <w:highlight w:val="yellow"/>
            </w:rPr>
          </w:pPr>
          <w:r>
            <w:t xml:space="preserve">     </w:t>
          </w:r>
        </w:p>
      </w:sdtContent>
    </w:sdt>
    <w:sdt>
      <w:sdtPr>
        <w:tag w:val="goog_rdk_329"/>
        <w:id w:val="-505363102"/>
      </w:sdtPr>
      <w:sdtContent>
        <w:p w14:paraId="0000014A" w14:textId="4AE85DDB" w:rsidR="00860220" w:rsidRDefault="00681D0E" w:rsidP="00A56D3D">
          <w:pPr>
            <w:jc w:val="both"/>
            <w:rPr>
              <w:rFonts w:ascii="Tahoma" w:eastAsia="Tahoma" w:hAnsi="Tahoma" w:cs="Tahoma"/>
            </w:rPr>
          </w:pPr>
          <w:r>
            <w:rPr>
              <w:rFonts w:ascii="Tahoma" w:eastAsia="Tahoma" w:hAnsi="Tahoma" w:cs="Tahoma"/>
            </w:rPr>
            <w:t xml:space="preserve">The table below lists the products to be contained in the Project Plan and the three Reports. Appendix </w:t>
          </w:r>
          <w:r w:rsidR="00271A47">
            <w:rPr>
              <w:rFonts w:ascii="Tahoma" w:eastAsia="Tahoma" w:hAnsi="Tahoma" w:cs="Tahoma"/>
            </w:rPr>
            <w:t>B</w:t>
          </w:r>
          <w:r>
            <w:rPr>
              <w:rFonts w:ascii="Tahoma" w:eastAsia="Tahoma" w:hAnsi="Tahoma" w:cs="Tahoma"/>
            </w:rPr>
            <w:t xml:space="preserve"> specifies detailed document requirements [DID-XX] for each, as well as an ove</w:t>
          </w:r>
          <w:r w:rsidR="00271A47">
            <w:rPr>
              <w:rFonts w:ascii="Tahoma" w:eastAsia="Tahoma" w:hAnsi="Tahoma" w:cs="Tahoma"/>
            </w:rPr>
            <w:t>rview of the enforced deadlines (Appendix A).</w:t>
          </w:r>
        </w:p>
      </w:sdtContent>
    </w:sdt>
    <w:sdt>
      <w:sdtPr>
        <w:tag w:val="goog_rdk_330"/>
        <w:id w:val="-1533346014"/>
      </w:sdtPr>
      <w:sdtContent>
        <w:p w14:paraId="0000014B" w14:textId="77777777" w:rsidR="00860220" w:rsidRDefault="00000000" w:rsidP="00A56D3D">
          <w:pPr>
            <w:rPr>
              <w:rFonts w:ascii="Tahoma" w:eastAsia="Tahoma" w:hAnsi="Tahoma" w:cs="Tahoma"/>
              <w:i/>
              <w:color w:val="000000"/>
            </w:rPr>
          </w:pPr>
        </w:p>
      </w:sdtContent>
    </w:sdt>
    <w:sdt>
      <w:sdtPr>
        <w:tag w:val="goog_rdk_331"/>
        <w:id w:val="909274423"/>
      </w:sdtPr>
      <w:sdtContent>
        <w:p w14:paraId="0000014C" w14:textId="77777777" w:rsidR="00860220" w:rsidRDefault="00681D0E" w:rsidP="00A56D3D">
          <w:pPr>
            <w:rPr>
              <w:rFonts w:ascii="Tahoma" w:eastAsia="Tahoma" w:hAnsi="Tahoma" w:cs="Tahoma"/>
              <w:color w:val="000000"/>
            </w:rPr>
          </w:pPr>
          <w:r>
            <w:rPr>
              <w:rFonts w:ascii="Tahoma" w:eastAsia="Tahoma" w:hAnsi="Tahoma" w:cs="Tahoma"/>
              <w:color w:val="000000"/>
            </w:rPr>
            <w:t>The definitions of the deliverables as listed in the table below are explained in detail in Appendix C.</w:t>
          </w:r>
        </w:p>
      </w:sdtContent>
    </w:sdt>
    <w:sdt>
      <w:sdtPr>
        <w:tag w:val="goog_rdk_332"/>
        <w:id w:val="829720983"/>
      </w:sdtPr>
      <w:sdtContent>
        <w:p w14:paraId="0000014D" w14:textId="77777777" w:rsidR="00860220" w:rsidRDefault="00000000" w:rsidP="00A56D3D">
          <w:pPr>
            <w:rPr>
              <w:rFonts w:ascii="Tahoma" w:eastAsia="Tahoma" w:hAnsi="Tahoma" w:cs="Tahoma"/>
              <w:color w:val="000000"/>
            </w:rPr>
          </w:pPr>
        </w:p>
      </w:sdtContent>
    </w:sdt>
    <w:p w14:paraId="0000014E" w14:textId="2C020A8F" w:rsidR="00860220" w:rsidRDefault="00860220" w:rsidP="00A56D3D">
      <w:pPr>
        <w:rPr>
          <w:rFonts w:ascii="Tahoma" w:eastAsia="Tahoma" w:hAnsi="Tahoma" w:cs="Tahoma"/>
          <w:i/>
          <w:color w:val="000000"/>
          <w:highlight w:val="yellow"/>
        </w:rPr>
      </w:pPr>
    </w:p>
    <w:tbl>
      <w:tblPr>
        <w:tblStyle w:val="a4"/>
        <w:tblW w:w="9112" w:type="dxa"/>
        <w:tblInd w:w="-5" w:type="dxa"/>
        <w:tblLayout w:type="fixed"/>
        <w:tblLook w:val="0000" w:firstRow="0" w:lastRow="0" w:firstColumn="0" w:lastColumn="0" w:noHBand="0" w:noVBand="0"/>
      </w:tblPr>
      <w:tblGrid>
        <w:gridCol w:w="390"/>
        <w:gridCol w:w="5130"/>
        <w:gridCol w:w="900"/>
        <w:gridCol w:w="900"/>
        <w:gridCol w:w="990"/>
        <w:gridCol w:w="802"/>
      </w:tblGrid>
      <w:tr w:rsidR="00860220" w14:paraId="23561E90" w14:textId="77777777">
        <w:trPr>
          <w:trHeight w:val="20"/>
        </w:trPr>
        <w:tc>
          <w:tcPr>
            <w:tcW w:w="390" w:type="dxa"/>
            <w:tcBorders>
              <w:top w:val="single" w:sz="4" w:space="0" w:color="000000"/>
              <w:left w:val="single" w:sz="4" w:space="0" w:color="000000"/>
              <w:bottom w:val="single" w:sz="4" w:space="0" w:color="000000"/>
            </w:tcBorders>
            <w:vAlign w:val="center"/>
          </w:tcPr>
          <w:sdt>
            <w:sdtPr>
              <w:tag w:val="goog_rdk_334"/>
              <w:id w:val="1393316503"/>
            </w:sdtPr>
            <w:sdtContent>
              <w:p w14:paraId="0000014F" w14:textId="77777777" w:rsidR="00860220" w:rsidRDefault="00681D0E" w:rsidP="00A56D3D">
                <w:pPr>
                  <w:jc w:val="center"/>
                  <w:rPr>
                    <w:rFonts w:ascii="Tahoma" w:eastAsia="Tahoma" w:hAnsi="Tahoma" w:cs="Tahoma"/>
                    <w:b/>
                    <w:i/>
                    <w:color w:val="000000"/>
                    <w:sz w:val="18"/>
                    <w:szCs w:val="18"/>
                  </w:rPr>
                </w:pPr>
                <w:r>
                  <w:rPr>
                    <w:rFonts w:ascii="Tahoma" w:eastAsia="Tahoma" w:hAnsi="Tahoma" w:cs="Tahoma"/>
                    <w:b/>
                    <w:i/>
                    <w:color w:val="000000"/>
                    <w:sz w:val="18"/>
                    <w:szCs w:val="18"/>
                  </w:rPr>
                  <w:t>No</w:t>
                </w:r>
              </w:p>
            </w:sdtContent>
          </w:sdt>
        </w:tc>
        <w:tc>
          <w:tcPr>
            <w:tcW w:w="5130" w:type="dxa"/>
            <w:tcBorders>
              <w:top w:val="single" w:sz="4" w:space="0" w:color="000000"/>
              <w:left w:val="single" w:sz="4" w:space="0" w:color="000000"/>
              <w:bottom w:val="single" w:sz="4" w:space="0" w:color="000000"/>
            </w:tcBorders>
            <w:vAlign w:val="center"/>
          </w:tcPr>
          <w:sdt>
            <w:sdtPr>
              <w:tag w:val="goog_rdk_335"/>
              <w:id w:val="-856113416"/>
            </w:sdtPr>
            <w:sdtContent>
              <w:p w14:paraId="00000150" w14:textId="77777777" w:rsidR="00860220" w:rsidRDefault="00681D0E" w:rsidP="00A56D3D">
                <w:pPr>
                  <w:jc w:val="center"/>
                  <w:rPr>
                    <w:rFonts w:ascii="Tahoma" w:eastAsia="Tahoma" w:hAnsi="Tahoma" w:cs="Tahoma"/>
                    <w:b/>
                    <w:i/>
                    <w:color w:val="000000"/>
                    <w:sz w:val="18"/>
                    <w:szCs w:val="18"/>
                  </w:rPr>
                </w:pPr>
                <w:r>
                  <w:rPr>
                    <w:rFonts w:ascii="Tahoma" w:eastAsia="Tahoma" w:hAnsi="Tahoma" w:cs="Tahoma"/>
                    <w:b/>
                    <w:i/>
                    <w:color w:val="000000"/>
                    <w:sz w:val="18"/>
                    <w:szCs w:val="18"/>
                  </w:rPr>
                  <w:t>Product</w:t>
                </w:r>
              </w:p>
            </w:sdtContent>
          </w:sdt>
        </w:tc>
        <w:tc>
          <w:tcPr>
            <w:tcW w:w="900" w:type="dxa"/>
            <w:tcBorders>
              <w:top w:val="single" w:sz="4" w:space="0" w:color="000000"/>
              <w:left w:val="single" w:sz="4" w:space="0" w:color="000000"/>
              <w:bottom w:val="single" w:sz="4" w:space="0" w:color="000000"/>
            </w:tcBorders>
            <w:vAlign w:val="center"/>
          </w:tcPr>
          <w:sdt>
            <w:sdtPr>
              <w:tag w:val="goog_rdk_336"/>
              <w:id w:val="-1819567928"/>
            </w:sdtPr>
            <w:sdtContent>
              <w:p w14:paraId="00000151" w14:textId="77777777" w:rsidR="00860220" w:rsidRDefault="00681D0E" w:rsidP="00A56D3D">
                <w:pPr>
                  <w:jc w:val="center"/>
                  <w:rPr>
                    <w:rFonts w:ascii="Tahoma" w:eastAsia="Tahoma" w:hAnsi="Tahoma" w:cs="Tahoma"/>
                    <w:b/>
                    <w:i/>
                    <w:color w:val="000000"/>
                    <w:sz w:val="18"/>
                    <w:szCs w:val="18"/>
                  </w:rPr>
                </w:pPr>
                <w:r>
                  <w:rPr>
                    <w:rFonts w:ascii="Tahoma" w:eastAsia="Tahoma" w:hAnsi="Tahoma" w:cs="Tahoma"/>
                    <w:b/>
                    <w:i/>
                    <w:color w:val="000000"/>
                    <w:sz w:val="18"/>
                    <w:szCs w:val="18"/>
                  </w:rPr>
                  <w:t>Project Plan</w:t>
                </w:r>
              </w:p>
            </w:sdtContent>
          </w:sdt>
        </w:tc>
        <w:tc>
          <w:tcPr>
            <w:tcW w:w="900" w:type="dxa"/>
            <w:tcBorders>
              <w:top w:val="single" w:sz="4" w:space="0" w:color="000000"/>
              <w:left w:val="single" w:sz="4" w:space="0" w:color="000000"/>
              <w:bottom w:val="single" w:sz="4" w:space="0" w:color="000000"/>
            </w:tcBorders>
            <w:vAlign w:val="center"/>
          </w:tcPr>
          <w:sdt>
            <w:sdtPr>
              <w:tag w:val="goog_rdk_337"/>
              <w:id w:val="2131438626"/>
            </w:sdtPr>
            <w:sdtContent>
              <w:p w14:paraId="00000152" w14:textId="77777777" w:rsidR="00860220" w:rsidRDefault="00681D0E" w:rsidP="00A56D3D">
                <w:pPr>
                  <w:jc w:val="center"/>
                  <w:rPr>
                    <w:rFonts w:ascii="Tahoma" w:eastAsia="Tahoma" w:hAnsi="Tahoma" w:cs="Tahoma"/>
                    <w:b/>
                    <w:i/>
                    <w:color w:val="000000"/>
                    <w:sz w:val="18"/>
                    <w:szCs w:val="18"/>
                  </w:rPr>
                </w:pPr>
                <w:r>
                  <w:rPr>
                    <w:rFonts w:ascii="Tahoma" w:eastAsia="Tahoma" w:hAnsi="Tahoma" w:cs="Tahoma"/>
                    <w:b/>
                    <w:i/>
                    <w:color w:val="000000"/>
                    <w:sz w:val="18"/>
                    <w:szCs w:val="18"/>
                  </w:rPr>
                  <w:t>Baseline Report</w:t>
                </w:r>
              </w:p>
            </w:sdtContent>
          </w:sdt>
        </w:tc>
        <w:tc>
          <w:tcPr>
            <w:tcW w:w="990" w:type="dxa"/>
            <w:tcBorders>
              <w:top w:val="single" w:sz="4" w:space="0" w:color="000000"/>
              <w:left w:val="single" w:sz="4" w:space="0" w:color="000000"/>
              <w:bottom w:val="single" w:sz="4" w:space="0" w:color="000000"/>
            </w:tcBorders>
            <w:vAlign w:val="center"/>
          </w:tcPr>
          <w:sdt>
            <w:sdtPr>
              <w:tag w:val="goog_rdk_338"/>
              <w:id w:val="1530143258"/>
            </w:sdtPr>
            <w:sdtContent>
              <w:p w14:paraId="00000153" w14:textId="77777777" w:rsidR="00860220" w:rsidRDefault="00681D0E" w:rsidP="00A56D3D">
                <w:pPr>
                  <w:jc w:val="center"/>
                  <w:rPr>
                    <w:rFonts w:ascii="Tahoma" w:eastAsia="Tahoma" w:hAnsi="Tahoma" w:cs="Tahoma"/>
                    <w:b/>
                    <w:i/>
                    <w:sz w:val="18"/>
                    <w:szCs w:val="18"/>
                  </w:rPr>
                </w:pPr>
                <w:r>
                  <w:rPr>
                    <w:rFonts w:ascii="Tahoma" w:eastAsia="Tahoma" w:hAnsi="Tahoma" w:cs="Tahoma"/>
                    <w:b/>
                    <w:i/>
                    <w:sz w:val="18"/>
                    <w:szCs w:val="18"/>
                  </w:rPr>
                  <w:t>Mid-term Report</w:t>
                </w:r>
              </w:p>
            </w:sdtContent>
          </w:sdt>
        </w:tc>
        <w:tc>
          <w:tcPr>
            <w:tcW w:w="802" w:type="dxa"/>
            <w:tcBorders>
              <w:top w:val="single" w:sz="4" w:space="0" w:color="000000"/>
              <w:left w:val="single" w:sz="4" w:space="0" w:color="000000"/>
              <w:bottom w:val="single" w:sz="4" w:space="0" w:color="000000"/>
              <w:right w:val="single" w:sz="4" w:space="0" w:color="000000"/>
            </w:tcBorders>
            <w:vAlign w:val="center"/>
          </w:tcPr>
          <w:sdt>
            <w:sdtPr>
              <w:tag w:val="goog_rdk_339"/>
              <w:id w:val="-1941211841"/>
            </w:sdtPr>
            <w:sdtContent>
              <w:p w14:paraId="00000154" w14:textId="77777777" w:rsidR="00860220" w:rsidRDefault="00681D0E" w:rsidP="00A56D3D">
                <w:pPr>
                  <w:jc w:val="center"/>
                  <w:rPr>
                    <w:rFonts w:ascii="Tahoma" w:eastAsia="Tahoma" w:hAnsi="Tahoma" w:cs="Tahoma"/>
                    <w:b/>
                    <w:i/>
                    <w:sz w:val="18"/>
                    <w:szCs w:val="18"/>
                  </w:rPr>
                </w:pPr>
                <w:r>
                  <w:rPr>
                    <w:rFonts w:ascii="Tahoma" w:eastAsia="Tahoma" w:hAnsi="Tahoma" w:cs="Tahoma"/>
                    <w:b/>
                    <w:i/>
                    <w:sz w:val="18"/>
                    <w:szCs w:val="18"/>
                  </w:rPr>
                  <w:t>Final Report</w:t>
                </w:r>
              </w:p>
            </w:sdtContent>
          </w:sdt>
        </w:tc>
      </w:tr>
      <w:tr w:rsidR="004125FE" w14:paraId="64607F5E" w14:textId="77777777">
        <w:trPr>
          <w:trHeight w:val="20"/>
        </w:trPr>
        <w:tc>
          <w:tcPr>
            <w:tcW w:w="390" w:type="dxa"/>
            <w:tcBorders>
              <w:left w:val="single" w:sz="4" w:space="0" w:color="000000"/>
              <w:bottom w:val="single" w:sz="4" w:space="0" w:color="000000"/>
            </w:tcBorders>
            <w:vAlign w:val="center"/>
          </w:tcPr>
          <w:sdt>
            <w:sdtPr>
              <w:tag w:val="goog_rdk_340"/>
              <w:id w:val="1941800022"/>
            </w:sdtPr>
            <w:sdtContent>
              <w:p w14:paraId="00000155" w14:textId="77777777" w:rsidR="004125FE" w:rsidRDefault="004125FE" w:rsidP="004125FE">
                <w:pPr>
                  <w:jc w:val="right"/>
                  <w:rPr>
                    <w:rFonts w:ascii="Tahoma" w:eastAsia="Tahoma" w:hAnsi="Tahoma" w:cs="Tahoma"/>
                    <w:sz w:val="18"/>
                    <w:szCs w:val="18"/>
                  </w:rPr>
                </w:pPr>
                <w:r>
                  <w:rPr>
                    <w:rFonts w:ascii="Tahoma" w:eastAsia="Tahoma" w:hAnsi="Tahoma" w:cs="Tahoma"/>
                    <w:sz w:val="18"/>
                    <w:szCs w:val="18"/>
                  </w:rPr>
                  <w:t>1</w:t>
                </w:r>
              </w:p>
            </w:sdtContent>
          </w:sdt>
        </w:tc>
        <w:tc>
          <w:tcPr>
            <w:tcW w:w="5130" w:type="dxa"/>
            <w:tcBorders>
              <w:left w:val="single" w:sz="4" w:space="0" w:color="000000"/>
              <w:bottom w:val="single" w:sz="4" w:space="0" w:color="000000"/>
            </w:tcBorders>
            <w:vAlign w:val="center"/>
          </w:tcPr>
          <w:sdt>
            <w:sdtPr>
              <w:tag w:val="goog_rdk_341"/>
              <w:id w:val="1094820535"/>
            </w:sdtPr>
            <w:sdtContent>
              <w:p w14:paraId="00000156" w14:textId="77777777" w:rsidR="004125FE" w:rsidRDefault="004125FE" w:rsidP="004125FE">
                <w:pPr>
                  <w:rPr>
                    <w:rFonts w:ascii="Tahoma" w:eastAsia="Tahoma" w:hAnsi="Tahoma" w:cs="Tahoma"/>
                    <w:sz w:val="18"/>
                    <w:szCs w:val="18"/>
                  </w:rPr>
                </w:pPr>
                <w:r>
                  <w:rPr>
                    <w:rFonts w:ascii="Tahoma" w:eastAsia="Tahoma" w:hAnsi="Tahoma" w:cs="Tahoma"/>
                    <w:sz w:val="18"/>
                    <w:szCs w:val="18"/>
                  </w:rPr>
                  <w:t>DSE work-flow diagrams</w:t>
                </w:r>
              </w:p>
            </w:sdtContent>
          </w:sdt>
        </w:tc>
        <w:tc>
          <w:tcPr>
            <w:tcW w:w="900" w:type="dxa"/>
            <w:tcBorders>
              <w:left w:val="single" w:sz="4" w:space="0" w:color="000000"/>
              <w:bottom w:val="single" w:sz="4" w:space="0" w:color="000000"/>
            </w:tcBorders>
            <w:vAlign w:val="center"/>
          </w:tcPr>
          <w:p w14:paraId="00000157" w14:textId="2A0E7F3C" w:rsidR="004125FE" w:rsidRDefault="004125FE" w:rsidP="004125FE">
            <w:pPr>
              <w:jc w:val="center"/>
              <w:rPr>
                <w:rFonts w:ascii="Tahoma" w:eastAsia="Tahoma" w:hAnsi="Tahoma" w:cs="Tahoma"/>
                <w:b/>
                <w:sz w:val="18"/>
                <w:szCs w:val="18"/>
              </w:rPr>
            </w:pPr>
            <w:r>
              <w:rPr>
                <w:rFonts w:ascii="Tahoma" w:hAnsi="Tahoma" w:cs="Tahoma"/>
                <w:b/>
                <w:bCs/>
                <w:sz w:val="18"/>
              </w:rPr>
              <w:t>●</w:t>
            </w:r>
          </w:p>
        </w:tc>
        <w:tc>
          <w:tcPr>
            <w:tcW w:w="900" w:type="dxa"/>
            <w:tcBorders>
              <w:left w:val="single" w:sz="4" w:space="0" w:color="000000"/>
              <w:bottom w:val="single" w:sz="4" w:space="0" w:color="000000"/>
            </w:tcBorders>
            <w:vAlign w:val="center"/>
          </w:tcPr>
          <w:sdt>
            <w:sdtPr>
              <w:tag w:val="goog_rdk_344"/>
              <w:id w:val="914587460"/>
            </w:sdtPr>
            <w:sdtContent>
              <w:p w14:paraId="00000158" w14:textId="2665DBF4" w:rsidR="004125FE" w:rsidRDefault="004125FE" w:rsidP="004125FE">
                <w:pPr>
                  <w:jc w:val="center"/>
                  <w:rPr>
                    <w:rFonts w:ascii="Tahoma" w:eastAsia="Tahoma" w:hAnsi="Tahoma" w:cs="Tahoma"/>
                    <w:color w:val="000000"/>
                    <w:sz w:val="18"/>
                    <w:szCs w:val="18"/>
                  </w:rPr>
                </w:pPr>
              </w:p>
            </w:sdtContent>
          </w:sdt>
        </w:tc>
        <w:tc>
          <w:tcPr>
            <w:tcW w:w="990" w:type="dxa"/>
            <w:tcBorders>
              <w:left w:val="single" w:sz="4" w:space="0" w:color="000000"/>
              <w:bottom w:val="single" w:sz="4" w:space="0" w:color="000000"/>
            </w:tcBorders>
            <w:vAlign w:val="center"/>
          </w:tcPr>
          <w:p w14:paraId="00000159" w14:textId="0E152544" w:rsidR="004125FE" w:rsidRDefault="004125FE" w:rsidP="004125FE">
            <w:pPr>
              <w:jc w:val="center"/>
              <w:rPr>
                <w:rFonts w:ascii="Tahoma" w:eastAsia="Tahoma" w:hAnsi="Tahoma" w:cs="Tahoma"/>
                <w:b/>
                <w:sz w:val="18"/>
                <w:szCs w:val="18"/>
              </w:rPr>
            </w:pPr>
            <w:r>
              <w:rPr>
                <w:rFonts w:ascii="Tahoma" w:hAnsi="Tahoma" w:cs="Tahoma"/>
                <w:b/>
                <w:bCs/>
                <w:sz w:val="18"/>
              </w:rPr>
              <w:t>●</w:t>
            </w:r>
          </w:p>
        </w:tc>
        <w:tc>
          <w:tcPr>
            <w:tcW w:w="802" w:type="dxa"/>
            <w:tcBorders>
              <w:left w:val="single" w:sz="4" w:space="0" w:color="000000"/>
              <w:bottom w:val="single" w:sz="4" w:space="0" w:color="000000"/>
              <w:right w:val="single" w:sz="4" w:space="0" w:color="000000"/>
            </w:tcBorders>
            <w:vAlign w:val="center"/>
          </w:tcPr>
          <w:sdt>
            <w:sdtPr>
              <w:tag w:val="goog_rdk_347"/>
              <w:id w:val="-1009054192"/>
            </w:sdtPr>
            <w:sdtContent>
              <w:p w14:paraId="0000015A" w14:textId="1F4FAA11" w:rsidR="004125FE" w:rsidRDefault="004125FE" w:rsidP="004125FE">
                <w:pPr>
                  <w:jc w:val="center"/>
                  <w:rPr>
                    <w:rFonts w:ascii="Tahoma" w:eastAsia="Tahoma" w:hAnsi="Tahoma" w:cs="Tahoma"/>
                    <w:color w:val="000000"/>
                    <w:sz w:val="18"/>
                    <w:szCs w:val="18"/>
                  </w:rPr>
                </w:pPr>
              </w:p>
            </w:sdtContent>
          </w:sdt>
        </w:tc>
      </w:tr>
      <w:tr w:rsidR="004125FE" w14:paraId="149343B8" w14:textId="77777777">
        <w:trPr>
          <w:trHeight w:val="20"/>
        </w:trPr>
        <w:tc>
          <w:tcPr>
            <w:tcW w:w="390" w:type="dxa"/>
            <w:tcBorders>
              <w:left w:val="single" w:sz="4" w:space="0" w:color="000000"/>
              <w:bottom w:val="single" w:sz="4" w:space="0" w:color="000000"/>
            </w:tcBorders>
            <w:vAlign w:val="center"/>
          </w:tcPr>
          <w:sdt>
            <w:sdtPr>
              <w:tag w:val="goog_rdk_348"/>
              <w:id w:val="-905606321"/>
            </w:sdtPr>
            <w:sdtContent>
              <w:p w14:paraId="0000015B" w14:textId="77777777" w:rsidR="004125FE" w:rsidRDefault="004125FE" w:rsidP="004125FE">
                <w:pPr>
                  <w:jc w:val="right"/>
                  <w:rPr>
                    <w:rFonts w:ascii="Tahoma" w:eastAsia="Tahoma" w:hAnsi="Tahoma" w:cs="Tahoma"/>
                    <w:sz w:val="18"/>
                    <w:szCs w:val="18"/>
                  </w:rPr>
                </w:pPr>
                <w:r>
                  <w:rPr>
                    <w:rFonts w:ascii="Tahoma" w:eastAsia="Tahoma" w:hAnsi="Tahoma" w:cs="Tahoma"/>
                    <w:sz w:val="18"/>
                    <w:szCs w:val="18"/>
                  </w:rPr>
                  <w:t>2</w:t>
                </w:r>
              </w:p>
            </w:sdtContent>
          </w:sdt>
        </w:tc>
        <w:tc>
          <w:tcPr>
            <w:tcW w:w="5130" w:type="dxa"/>
            <w:tcBorders>
              <w:left w:val="single" w:sz="4" w:space="0" w:color="000000"/>
              <w:bottom w:val="single" w:sz="4" w:space="0" w:color="000000"/>
            </w:tcBorders>
            <w:vAlign w:val="center"/>
          </w:tcPr>
          <w:sdt>
            <w:sdtPr>
              <w:tag w:val="goog_rdk_349"/>
              <w:id w:val="-1007755738"/>
            </w:sdtPr>
            <w:sdtContent>
              <w:p w14:paraId="0000015C" w14:textId="77777777" w:rsidR="004125FE" w:rsidRDefault="004125FE" w:rsidP="004125FE">
                <w:pPr>
                  <w:rPr>
                    <w:rFonts w:ascii="Tahoma" w:eastAsia="Tahoma" w:hAnsi="Tahoma" w:cs="Tahoma"/>
                    <w:sz w:val="18"/>
                    <w:szCs w:val="18"/>
                  </w:rPr>
                </w:pPr>
                <w:r>
                  <w:rPr>
                    <w:rFonts w:ascii="Tahoma" w:eastAsia="Tahoma" w:hAnsi="Tahoma" w:cs="Tahoma"/>
                    <w:sz w:val="18"/>
                    <w:szCs w:val="18"/>
                  </w:rPr>
                  <w:t>DSE work break-down structure</w:t>
                </w:r>
              </w:p>
            </w:sdtContent>
          </w:sdt>
        </w:tc>
        <w:tc>
          <w:tcPr>
            <w:tcW w:w="900" w:type="dxa"/>
            <w:tcBorders>
              <w:left w:val="single" w:sz="4" w:space="0" w:color="000000"/>
              <w:bottom w:val="single" w:sz="4" w:space="0" w:color="000000"/>
            </w:tcBorders>
            <w:vAlign w:val="center"/>
          </w:tcPr>
          <w:p w14:paraId="0000015D" w14:textId="6EA81A62" w:rsidR="004125FE" w:rsidRDefault="004125FE" w:rsidP="004125FE">
            <w:pPr>
              <w:jc w:val="center"/>
              <w:rPr>
                <w:rFonts w:ascii="Tahoma" w:eastAsia="Tahoma" w:hAnsi="Tahoma" w:cs="Tahoma"/>
                <w:b/>
                <w:sz w:val="18"/>
                <w:szCs w:val="18"/>
              </w:rPr>
            </w:pPr>
            <w:r>
              <w:rPr>
                <w:rFonts w:ascii="Tahoma" w:hAnsi="Tahoma" w:cs="Tahoma"/>
                <w:b/>
                <w:bCs/>
                <w:sz w:val="18"/>
              </w:rPr>
              <w:t>●</w:t>
            </w:r>
          </w:p>
        </w:tc>
        <w:tc>
          <w:tcPr>
            <w:tcW w:w="900" w:type="dxa"/>
            <w:tcBorders>
              <w:left w:val="single" w:sz="4" w:space="0" w:color="000000"/>
              <w:bottom w:val="single" w:sz="4" w:space="0" w:color="000000"/>
            </w:tcBorders>
            <w:vAlign w:val="center"/>
          </w:tcPr>
          <w:sdt>
            <w:sdtPr>
              <w:tag w:val="goog_rdk_352"/>
              <w:id w:val="-563403505"/>
            </w:sdtPr>
            <w:sdtContent>
              <w:p w14:paraId="0000015E" w14:textId="6EA8841A" w:rsidR="004125FE" w:rsidRDefault="004125FE" w:rsidP="004125FE">
                <w:pPr>
                  <w:jc w:val="center"/>
                  <w:rPr>
                    <w:rFonts w:ascii="Tahoma" w:eastAsia="Tahoma" w:hAnsi="Tahoma" w:cs="Tahoma"/>
                    <w:color w:val="000000"/>
                    <w:sz w:val="18"/>
                    <w:szCs w:val="18"/>
                  </w:rPr>
                </w:pPr>
              </w:p>
            </w:sdtContent>
          </w:sdt>
        </w:tc>
        <w:tc>
          <w:tcPr>
            <w:tcW w:w="990" w:type="dxa"/>
            <w:tcBorders>
              <w:left w:val="single" w:sz="4" w:space="0" w:color="000000"/>
              <w:bottom w:val="single" w:sz="4" w:space="0" w:color="000000"/>
            </w:tcBorders>
            <w:vAlign w:val="center"/>
          </w:tcPr>
          <w:p w14:paraId="0000015F" w14:textId="379AC331" w:rsidR="004125FE" w:rsidRDefault="004125FE" w:rsidP="004125FE">
            <w:pPr>
              <w:jc w:val="center"/>
              <w:rPr>
                <w:rFonts w:ascii="Tahoma" w:eastAsia="Tahoma" w:hAnsi="Tahoma" w:cs="Tahoma"/>
                <w:b/>
                <w:sz w:val="18"/>
                <w:szCs w:val="18"/>
              </w:rPr>
            </w:pPr>
            <w:r>
              <w:rPr>
                <w:rFonts w:ascii="Tahoma" w:hAnsi="Tahoma" w:cs="Tahoma"/>
                <w:b/>
                <w:bCs/>
                <w:sz w:val="18"/>
              </w:rPr>
              <w:t>●</w:t>
            </w:r>
          </w:p>
        </w:tc>
        <w:tc>
          <w:tcPr>
            <w:tcW w:w="802" w:type="dxa"/>
            <w:tcBorders>
              <w:left w:val="single" w:sz="4" w:space="0" w:color="000000"/>
              <w:bottom w:val="single" w:sz="4" w:space="0" w:color="000000"/>
              <w:right w:val="single" w:sz="4" w:space="0" w:color="000000"/>
            </w:tcBorders>
            <w:vAlign w:val="center"/>
          </w:tcPr>
          <w:sdt>
            <w:sdtPr>
              <w:tag w:val="goog_rdk_355"/>
              <w:id w:val="1562754692"/>
            </w:sdtPr>
            <w:sdtContent>
              <w:p w14:paraId="00000160" w14:textId="564A039F" w:rsidR="004125FE" w:rsidRDefault="004125FE" w:rsidP="004125FE">
                <w:pPr>
                  <w:jc w:val="center"/>
                  <w:rPr>
                    <w:rFonts w:ascii="Tahoma" w:eastAsia="Tahoma" w:hAnsi="Tahoma" w:cs="Tahoma"/>
                    <w:color w:val="000000"/>
                    <w:sz w:val="18"/>
                    <w:szCs w:val="18"/>
                  </w:rPr>
                </w:pPr>
              </w:p>
            </w:sdtContent>
          </w:sdt>
        </w:tc>
      </w:tr>
      <w:tr w:rsidR="004125FE" w14:paraId="78A0918F" w14:textId="77777777">
        <w:trPr>
          <w:trHeight w:val="20"/>
        </w:trPr>
        <w:tc>
          <w:tcPr>
            <w:tcW w:w="390" w:type="dxa"/>
            <w:tcBorders>
              <w:left w:val="single" w:sz="4" w:space="0" w:color="000000"/>
              <w:bottom w:val="single" w:sz="4" w:space="0" w:color="000000"/>
            </w:tcBorders>
            <w:vAlign w:val="center"/>
          </w:tcPr>
          <w:sdt>
            <w:sdtPr>
              <w:tag w:val="goog_rdk_356"/>
              <w:id w:val="-516774284"/>
            </w:sdtPr>
            <w:sdtContent>
              <w:p w14:paraId="00000161" w14:textId="77777777" w:rsidR="004125FE" w:rsidRDefault="004125FE" w:rsidP="004125FE">
                <w:pPr>
                  <w:jc w:val="right"/>
                  <w:rPr>
                    <w:rFonts w:ascii="Tahoma" w:eastAsia="Tahoma" w:hAnsi="Tahoma" w:cs="Tahoma"/>
                    <w:sz w:val="18"/>
                    <w:szCs w:val="18"/>
                  </w:rPr>
                </w:pPr>
                <w:r>
                  <w:rPr>
                    <w:rFonts w:ascii="Tahoma" w:eastAsia="Tahoma" w:hAnsi="Tahoma" w:cs="Tahoma"/>
                    <w:sz w:val="18"/>
                    <w:szCs w:val="18"/>
                  </w:rPr>
                  <w:t>3</w:t>
                </w:r>
              </w:p>
            </w:sdtContent>
          </w:sdt>
        </w:tc>
        <w:tc>
          <w:tcPr>
            <w:tcW w:w="5130" w:type="dxa"/>
            <w:tcBorders>
              <w:left w:val="single" w:sz="4" w:space="0" w:color="000000"/>
              <w:bottom w:val="single" w:sz="4" w:space="0" w:color="000000"/>
            </w:tcBorders>
            <w:vAlign w:val="center"/>
          </w:tcPr>
          <w:sdt>
            <w:sdtPr>
              <w:tag w:val="goog_rdk_357"/>
              <w:id w:val="58919868"/>
            </w:sdtPr>
            <w:sdtContent>
              <w:p w14:paraId="00000162" w14:textId="77777777" w:rsidR="004125FE" w:rsidRDefault="004125FE" w:rsidP="004125FE">
                <w:pPr>
                  <w:rPr>
                    <w:rFonts w:ascii="Tahoma" w:eastAsia="Tahoma" w:hAnsi="Tahoma" w:cs="Tahoma"/>
                    <w:sz w:val="18"/>
                    <w:szCs w:val="18"/>
                  </w:rPr>
                </w:pPr>
                <w:r>
                  <w:rPr>
                    <w:rFonts w:ascii="Tahoma" w:eastAsia="Tahoma" w:hAnsi="Tahoma" w:cs="Tahoma"/>
                    <w:sz w:val="18"/>
                    <w:szCs w:val="18"/>
                  </w:rPr>
                  <w:t>DSE Gantt chart</w:t>
                </w:r>
              </w:p>
            </w:sdtContent>
          </w:sdt>
        </w:tc>
        <w:tc>
          <w:tcPr>
            <w:tcW w:w="900" w:type="dxa"/>
            <w:tcBorders>
              <w:left w:val="single" w:sz="4" w:space="0" w:color="000000"/>
              <w:bottom w:val="single" w:sz="4" w:space="0" w:color="000000"/>
            </w:tcBorders>
            <w:vAlign w:val="center"/>
          </w:tcPr>
          <w:p w14:paraId="00000163" w14:textId="0DC253BA" w:rsidR="004125FE" w:rsidRDefault="004125FE" w:rsidP="004125FE">
            <w:pPr>
              <w:jc w:val="center"/>
              <w:rPr>
                <w:rFonts w:ascii="Tahoma" w:eastAsia="Tahoma" w:hAnsi="Tahoma" w:cs="Tahoma"/>
                <w:b/>
                <w:sz w:val="18"/>
                <w:szCs w:val="18"/>
              </w:rPr>
            </w:pPr>
            <w:r>
              <w:rPr>
                <w:rFonts w:ascii="Tahoma" w:hAnsi="Tahoma" w:cs="Tahoma"/>
                <w:b/>
                <w:bCs/>
                <w:sz w:val="18"/>
              </w:rPr>
              <w:t>●</w:t>
            </w:r>
          </w:p>
        </w:tc>
        <w:tc>
          <w:tcPr>
            <w:tcW w:w="900" w:type="dxa"/>
            <w:tcBorders>
              <w:left w:val="single" w:sz="4" w:space="0" w:color="000000"/>
              <w:bottom w:val="single" w:sz="4" w:space="0" w:color="000000"/>
            </w:tcBorders>
            <w:vAlign w:val="center"/>
          </w:tcPr>
          <w:sdt>
            <w:sdtPr>
              <w:tag w:val="goog_rdk_360"/>
              <w:id w:val="347141328"/>
            </w:sdtPr>
            <w:sdtContent>
              <w:p w14:paraId="00000164" w14:textId="336F0DE4" w:rsidR="004125FE" w:rsidRDefault="004125FE" w:rsidP="004125FE">
                <w:pPr>
                  <w:jc w:val="center"/>
                  <w:rPr>
                    <w:rFonts w:ascii="Tahoma" w:eastAsia="Tahoma" w:hAnsi="Tahoma" w:cs="Tahoma"/>
                    <w:color w:val="000000"/>
                    <w:sz w:val="18"/>
                    <w:szCs w:val="18"/>
                  </w:rPr>
                </w:pPr>
              </w:p>
            </w:sdtContent>
          </w:sdt>
        </w:tc>
        <w:tc>
          <w:tcPr>
            <w:tcW w:w="990" w:type="dxa"/>
            <w:tcBorders>
              <w:left w:val="single" w:sz="4" w:space="0" w:color="000000"/>
              <w:bottom w:val="single" w:sz="4" w:space="0" w:color="000000"/>
            </w:tcBorders>
            <w:vAlign w:val="center"/>
          </w:tcPr>
          <w:p w14:paraId="00000165" w14:textId="0580B31C" w:rsidR="004125FE" w:rsidRDefault="004125FE" w:rsidP="004125FE">
            <w:pPr>
              <w:jc w:val="center"/>
              <w:rPr>
                <w:rFonts w:ascii="Tahoma" w:eastAsia="Tahoma" w:hAnsi="Tahoma" w:cs="Tahoma"/>
                <w:b/>
                <w:sz w:val="18"/>
                <w:szCs w:val="18"/>
              </w:rPr>
            </w:pPr>
            <w:r>
              <w:rPr>
                <w:rFonts w:ascii="Tahoma" w:hAnsi="Tahoma" w:cs="Tahoma"/>
                <w:b/>
                <w:bCs/>
                <w:sz w:val="18"/>
              </w:rPr>
              <w:t>●</w:t>
            </w:r>
          </w:p>
        </w:tc>
        <w:tc>
          <w:tcPr>
            <w:tcW w:w="802" w:type="dxa"/>
            <w:tcBorders>
              <w:left w:val="single" w:sz="4" w:space="0" w:color="000000"/>
              <w:bottom w:val="single" w:sz="4" w:space="0" w:color="000000"/>
              <w:right w:val="single" w:sz="4" w:space="0" w:color="000000"/>
            </w:tcBorders>
            <w:vAlign w:val="center"/>
          </w:tcPr>
          <w:sdt>
            <w:sdtPr>
              <w:tag w:val="goog_rdk_363"/>
              <w:id w:val="-1979220995"/>
            </w:sdtPr>
            <w:sdtContent>
              <w:p w14:paraId="00000166" w14:textId="5688A1D2" w:rsidR="004125FE" w:rsidRDefault="004125FE" w:rsidP="004125FE">
                <w:pPr>
                  <w:jc w:val="center"/>
                  <w:rPr>
                    <w:rFonts w:ascii="Tahoma" w:eastAsia="Tahoma" w:hAnsi="Tahoma" w:cs="Tahoma"/>
                    <w:color w:val="000000"/>
                    <w:sz w:val="18"/>
                    <w:szCs w:val="18"/>
                  </w:rPr>
                </w:pPr>
              </w:p>
            </w:sdtContent>
          </w:sdt>
        </w:tc>
      </w:tr>
      <w:tr w:rsidR="004125FE" w14:paraId="7FAD384E" w14:textId="77777777">
        <w:trPr>
          <w:trHeight w:val="20"/>
        </w:trPr>
        <w:tc>
          <w:tcPr>
            <w:tcW w:w="390" w:type="dxa"/>
            <w:tcBorders>
              <w:left w:val="single" w:sz="4" w:space="0" w:color="000000"/>
              <w:bottom w:val="single" w:sz="4" w:space="0" w:color="000000"/>
            </w:tcBorders>
            <w:vAlign w:val="center"/>
          </w:tcPr>
          <w:sdt>
            <w:sdtPr>
              <w:tag w:val="goog_rdk_364"/>
              <w:id w:val="-2047278025"/>
            </w:sdtPr>
            <w:sdtContent>
              <w:p w14:paraId="00000167" w14:textId="77777777" w:rsidR="004125FE" w:rsidRDefault="004125FE" w:rsidP="004125FE">
                <w:pPr>
                  <w:jc w:val="right"/>
                  <w:rPr>
                    <w:rFonts w:ascii="Tahoma" w:eastAsia="Tahoma" w:hAnsi="Tahoma" w:cs="Tahoma"/>
                    <w:sz w:val="18"/>
                    <w:szCs w:val="18"/>
                  </w:rPr>
                </w:pPr>
                <w:r>
                  <w:rPr>
                    <w:rFonts w:ascii="Tahoma" w:eastAsia="Tahoma" w:hAnsi="Tahoma" w:cs="Tahoma"/>
                    <w:sz w:val="18"/>
                    <w:szCs w:val="18"/>
                  </w:rPr>
                  <w:t>4</w:t>
                </w:r>
              </w:p>
            </w:sdtContent>
          </w:sdt>
        </w:tc>
        <w:tc>
          <w:tcPr>
            <w:tcW w:w="5130" w:type="dxa"/>
            <w:tcBorders>
              <w:left w:val="single" w:sz="4" w:space="0" w:color="000000"/>
              <w:bottom w:val="single" w:sz="4" w:space="0" w:color="000000"/>
            </w:tcBorders>
            <w:vAlign w:val="center"/>
          </w:tcPr>
          <w:sdt>
            <w:sdtPr>
              <w:tag w:val="goog_rdk_365"/>
              <w:id w:val="-61804900"/>
            </w:sdtPr>
            <w:sdtContent>
              <w:p w14:paraId="00000168" w14:textId="77777777" w:rsidR="004125FE" w:rsidRDefault="004125FE" w:rsidP="004125FE">
                <w:pPr>
                  <w:rPr>
                    <w:rFonts w:ascii="Tahoma" w:eastAsia="Tahoma" w:hAnsi="Tahoma" w:cs="Tahoma"/>
                    <w:sz w:val="18"/>
                    <w:szCs w:val="18"/>
                  </w:rPr>
                </w:pPr>
                <w:r>
                  <w:rPr>
                    <w:rFonts w:ascii="Tahoma" w:eastAsia="Tahoma" w:hAnsi="Tahoma" w:cs="Tahoma"/>
                    <w:sz w:val="18"/>
                    <w:szCs w:val="18"/>
                  </w:rPr>
                  <w:t>DSE team organization/organogram &amp; HR allocation</w:t>
                </w:r>
              </w:p>
            </w:sdtContent>
          </w:sdt>
        </w:tc>
        <w:tc>
          <w:tcPr>
            <w:tcW w:w="900" w:type="dxa"/>
            <w:tcBorders>
              <w:left w:val="single" w:sz="4" w:space="0" w:color="000000"/>
              <w:bottom w:val="single" w:sz="4" w:space="0" w:color="000000"/>
            </w:tcBorders>
            <w:vAlign w:val="center"/>
          </w:tcPr>
          <w:p w14:paraId="00000169" w14:textId="7CD9FDE6" w:rsidR="004125FE" w:rsidRDefault="004125FE" w:rsidP="004125FE">
            <w:pPr>
              <w:jc w:val="center"/>
              <w:rPr>
                <w:rFonts w:ascii="Tahoma" w:eastAsia="Tahoma" w:hAnsi="Tahoma" w:cs="Tahoma"/>
                <w:b/>
                <w:sz w:val="18"/>
                <w:szCs w:val="18"/>
              </w:rPr>
            </w:pPr>
            <w:r>
              <w:rPr>
                <w:rFonts w:ascii="Tahoma" w:hAnsi="Tahoma" w:cs="Tahoma"/>
                <w:b/>
                <w:bCs/>
                <w:sz w:val="18"/>
              </w:rPr>
              <w:t>●</w:t>
            </w:r>
          </w:p>
        </w:tc>
        <w:tc>
          <w:tcPr>
            <w:tcW w:w="900" w:type="dxa"/>
            <w:tcBorders>
              <w:left w:val="single" w:sz="4" w:space="0" w:color="000000"/>
              <w:bottom w:val="single" w:sz="4" w:space="0" w:color="000000"/>
            </w:tcBorders>
            <w:vAlign w:val="center"/>
          </w:tcPr>
          <w:sdt>
            <w:sdtPr>
              <w:tag w:val="goog_rdk_368"/>
              <w:id w:val="1985654769"/>
            </w:sdtPr>
            <w:sdtContent>
              <w:p w14:paraId="0000016A" w14:textId="410883F7" w:rsidR="004125FE" w:rsidRDefault="004125FE" w:rsidP="004125FE">
                <w:pPr>
                  <w:jc w:val="center"/>
                  <w:rPr>
                    <w:rFonts w:ascii="Tahoma" w:eastAsia="Tahoma" w:hAnsi="Tahoma" w:cs="Tahoma"/>
                    <w:color w:val="000000"/>
                    <w:sz w:val="18"/>
                    <w:szCs w:val="18"/>
                  </w:rPr>
                </w:pPr>
              </w:p>
            </w:sdtContent>
          </w:sdt>
        </w:tc>
        <w:tc>
          <w:tcPr>
            <w:tcW w:w="990" w:type="dxa"/>
            <w:tcBorders>
              <w:left w:val="single" w:sz="4" w:space="0" w:color="000000"/>
              <w:bottom w:val="single" w:sz="4" w:space="0" w:color="000000"/>
            </w:tcBorders>
            <w:vAlign w:val="center"/>
          </w:tcPr>
          <w:p w14:paraId="0000016B" w14:textId="7831B9AF" w:rsidR="004125FE" w:rsidRDefault="004125FE" w:rsidP="004125FE">
            <w:pPr>
              <w:jc w:val="center"/>
              <w:rPr>
                <w:rFonts w:ascii="Tahoma" w:eastAsia="Tahoma" w:hAnsi="Tahoma" w:cs="Tahoma"/>
                <w:b/>
                <w:sz w:val="18"/>
                <w:szCs w:val="18"/>
              </w:rPr>
            </w:pPr>
            <w:r>
              <w:rPr>
                <w:rFonts w:ascii="Tahoma" w:hAnsi="Tahoma" w:cs="Tahoma"/>
                <w:b/>
                <w:bCs/>
                <w:sz w:val="18"/>
              </w:rPr>
              <w:t>●</w:t>
            </w:r>
          </w:p>
        </w:tc>
        <w:tc>
          <w:tcPr>
            <w:tcW w:w="802" w:type="dxa"/>
            <w:tcBorders>
              <w:left w:val="single" w:sz="4" w:space="0" w:color="000000"/>
              <w:bottom w:val="single" w:sz="4" w:space="0" w:color="000000"/>
              <w:right w:val="single" w:sz="4" w:space="0" w:color="000000"/>
            </w:tcBorders>
            <w:vAlign w:val="center"/>
          </w:tcPr>
          <w:sdt>
            <w:sdtPr>
              <w:tag w:val="goog_rdk_371"/>
              <w:id w:val="1468939797"/>
            </w:sdtPr>
            <w:sdtContent>
              <w:p w14:paraId="0000016C" w14:textId="63663DBB" w:rsidR="004125FE" w:rsidRDefault="004125FE" w:rsidP="004125FE">
                <w:pPr>
                  <w:jc w:val="center"/>
                  <w:rPr>
                    <w:rFonts w:ascii="Tahoma" w:eastAsia="Tahoma" w:hAnsi="Tahoma" w:cs="Tahoma"/>
                    <w:color w:val="000000"/>
                    <w:sz w:val="18"/>
                    <w:szCs w:val="18"/>
                  </w:rPr>
                </w:pPr>
              </w:p>
            </w:sdtContent>
          </w:sdt>
        </w:tc>
      </w:tr>
      <w:tr w:rsidR="004125FE" w14:paraId="19440F75" w14:textId="77777777" w:rsidTr="00D7264E">
        <w:trPr>
          <w:trHeight w:val="20"/>
        </w:trPr>
        <w:tc>
          <w:tcPr>
            <w:tcW w:w="390" w:type="dxa"/>
            <w:tcBorders>
              <w:left w:val="single" w:sz="4" w:space="0" w:color="000000"/>
              <w:bottom w:val="single" w:sz="4" w:space="0" w:color="000000"/>
            </w:tcBorders>
            <w:vAlign w:val="center"/>
          </w:tcPr>
          <w:sdt>
            <w:sdtPr>
              <w:tag w:val="goog_rdk_372"/>
              <w:id w:val="1722485339"/>
            </w:sdtPr>
            <w:sdtContent>
              <w:p w14:paraId="0000016D" w14:textId="77777777" w:rsidR="004125FE" w:rsidRDefault="004125FE" w:rsidP="004125FE">
                <w:pPr>
                  <w:jc w:val="right"/>
                  <w:rPr>
                    <w:rFonts w:ascii="Tahoma" w:eastAsia="Tahoma" w:hAnsi="Tahoma" w:cs="Tahoma"/>
                    <w:sz w:val="18"/>
                    <w:szCs w:val="18"/>
                  </w:rPr>
                </w:pPr>
                <w:r>
                  <w:rPr>
                    <w:rFonts w:ascii="Tahoma" w:eastAsia="Tahoma" w:hAnsi="Tahoma" w:cs="Tahoma"/>
                    <w:sz w:val="18"/>
                    <w:szCs w:val="18"/>
                  </w:rPr>
                  <w:t>5</w:t>
                </w:r>
              </w:p>
            </w:sdtContent>
          </w:sdt>
        </w:tc>
        <w:tc>
          <w:tcPr>
            <w:tcW w:w="5130" w:type="dxa"/>
            <w:tcBorders>
              <w:left w:val="single" w:sz="4" w:space="0" w:color="000000"/>
              <w:bottom w:val="single" w:sz="4" w:space="0" w:color="000000"/>
            </w:tcBorders>
            <w:vAlign w:val="center"/>
          </w:tcPr>
          <w:sdt>
            <w:sdtPr>
              <w:tag w:val="goog_rdk_373"/>
              <w:id w:val="-1625765592"/>
            </w:sdtPr>
            <w:sdtContent>
              <w:p w14:paraId="0000016E" w14:textId="77777777" w:rsidR="004125FE" w:rsidRDefault="004125FE" w:rsidP="004125FE">
                <w:pPr>
                  <w:rPr>
                    <w:rFonts w:ascii="Tahoma" w:eastAsia="Tahoma" w:hAnsi="Tahoma" w:cs="Tahoma"/>
                    <w:sz w:val="18"/>
                    <w:szCs w:val="18"/>
                  </w:rPr>
                </w:pPr>
                <w:r>
                  <w:rPr>
                    <w:rFonts w:ascii="Tahoma" w:eastAsia="Tahoma" w:hAnsi="Tahoma" w:cs="Tahoma"/>
                    <w:sz w:val="18"/>
                    <w:szCs w:val="18"/>
                  </w:rPr>
                  <w:t>Functional flow diagram(s)</w:t>
                </w:r>
              </w:p>
            </w:sdtContent>
          </w:sdt>
        </w:tc>
        <w:tc>
          <w:tcPr>
            <w:tcW w:w="900" w:type="dxa"/>
            <w:tcBorders>
              <w:left w:val="single" w:sz="4" w:space="0" w:color="000000"/>
              <w:bottom w:val="single" w:sz="4" w:space="0" w:color="000000"/>
            </w:tcBorders>
            <w:vAlign w:val="center"/>
          </w:tcPr>
          <w:sdt>
            <w:sdtPr>
              <w:tag w:val="goog_rdk_374"/>
              <w:id w:val="1967767126"/>
            </w:sdtPr>
            <w:sdtContent>
              <w:p w14:paraId="0000016F" w14:textId="1820CF6B" w:rsidR="004125FE" w:rsidRDefault="004125FE" w:rsidP="004125FE">
                <w:pPr>
                  <w:jc w:val="center"/>
                  <w:rPr>
                    <w:rFonts w:ascii="Tahoma" w:eastAsia="Tahoma" w:hAnsi="Tahoma" w:cs="Tahoma"/>
                    <w:color w:val="000000"/>
                    <w:sz w:val="18"/>
                    <w:szCs w:val="18"/>
                  </w:rPr>
                </w:pPr>
              </w:p>
            </w:sdtContent>
          </w:sdt>
        </w:tc>
        <w:tc>
          <w:tcPr>
            <w:tcW w:w="900" w:type="dxa"/>
            <w:tcBorders>
              <w:left w:val="single" w:sz="4" w:space="0" w:color="000000"/>
              <w:bottom w:val="single" w:sz="4" w:space="0" w:color="000000"/>
            </w:tcBorders>
          </w:tcPr>
          <w:p w14:paraId="00000170" w14:textId="53E85C6D" w:rsidR="004125FE" w:rsidRDefault="004125FE" w:rsidP="004125FE">
            <w:pPr>
              <w:jc w:val="center"/>
              <w:rPr>
                <w:rFonts w:ascii="Tahoma" w:eastAsia="Tahoma" w:hAnsi="Tahoma" w:cs="Tahoma"/>
                <w:b/>
                <w:sz w:val="18"/>
                <w:szCs w:val="18"/>
              </w:rPr>
            </w:pPr>
            <w:r w:rsidRPr="00107C29">
              <w:rPr>
                <w:rFonts w:ascii="Tahoma" w:hAnsi="Tahoma" w:cs="Tahoma"/>
                <w:b/>
                <w:bCs/>
                <w:sz w:val="18"/>
              </w:rPr>
              <w:t>●</w:t>
            </w:r>
          </w:p>
        </w:tc>
        <w:tc>
          <w:tcPr>
            <w:tcW w:w="990" w:type="dxa"/>
            <w:tcBorders>
              <w:left w:val="single" w:sz="4" w:space="0" w:color="000000"/>
              <w:bottom w:val="single" w:sz="4" w:space="0" w:color="000000"/>
            </w:tcBorders>
            <w:vAlign w:val="center"/>
          </w:tcPr>
          <w:sdt>
            <w:sdtPr>
              <w:tag w:val="goog_rdk_377"/>
              <w:id w:val="-404223562"/>
            </w:sdtPr>
            <w:sdtContent>
              <w:p w14:paraId="00000171" w14:textId="5C07FE1B" w:rsidR="004125FE" w:rsidRDefault="004125FE" w:rsidP="004125FE">
                <w:pPr>
                  <w:jc w:val="center"/>
                  <w:rPr>
                    <w:rFonts w:ascii="Tahoma" w:eastAsia="Tahoma" w:hAnsi="Tahoma" w:cs="Tahoma"/>
                    <w:color w:val="000000"/>
                    <w:sz w:val="18"/>
                    <w:szCs w:val="18"/>
                  </w:rPr>
                </w:pPr>
              </w:p>
            </w:sdtContent>
          </w:sdt>
        </w:tc>
        <w:tc>
          <w:tcPr>
            <w:tcW w:w="802" w:type="dxa"/>
            <w:tcBorders>
              <w:left w:val="single" w:sz="4" w:space="0" w:color="000000"/>
              <w:bottom w:val="single" w:sz="4" w:space="0" w:color="000000"/>
              <w:right w:val="single" w:sz="4" w:space="0" w:color="000000"/>
            </w:tcBorders>
          </w:tcPr>
          <w:p w14:paraId="00000172" w14:textId="20C5066E" w:rsidR="004125FE" w:rsidRDefault="004125FE" w:rsidP="004125FE">
            <w:pPr>
              <w:jc w:val="center"/>
              <w:rPr>
                <w:rFonts w:ascii="Tahoma" w:eastAsia="Tahoma" w:hAnsi="Tahoma" w:cs="Tahoma"/>
                <w:b/>
                <w:sz w:val="18"/>
                <w:szCs w:val="18"/>
              </w:rPr>
            </w:pPr>
            <w:r w:rsidRPr="00F22622">
              <w:rPr>
                <w:rFonts w:ascii="Tahoma" w:hAnsi="Tahoma" w:cs="Tahoma"/>
                <w:b/>
                <w:bCs/>
                <w:sz w:val="18"/>
              </w:rPr>
              <w:t>●</w:t>
            </w:r>
          </w:p>
        </w:tc>
      </w:tr>
      <w:tr w:rsidR="004125FE" w14:paraId="15FE13F4" w14:textId="77777777" w:rsidTr="00D7264E">
        <w:trPr>
          <w:trHeight w:val="20"/>
        </w:trPr>
        <w:tc>
          <w:tcPr>
            <w:tcW w:w="390" w:type="dxa"/>
            <w:tcBorders>
              <w:left w:val="single" w:sz="4" w:space="0" w:color="000000"/>
              <w:bottom w:val="single" w:sz="4" w:space="0" w:color="000000"/>
            </w:tcBorders>
            <w:vAlign w:val="center"/>
          </w:tcPr>
          <w:sdt>
            <w:sdtPr>
              <w:tag w:val="goog_rdk_380"/>
              <w:id w:val="-970821622"/>
            </w:sdtPr>
            <w:sdtContent>
              <w:p w14:paraId="00000173" w14:textId="77777777" w:rsidR="004125FE" w:rsidRDefault="004125FE" w:rsidP="004125FE">
                <w:pPr>
                  <w:jc w:val="right"/>
                  <w:rPr>
                    <w:rFonts w:ascii="Tahoma" w:eastAsia="Tahoma" w:hAnsi="Tahoma" w:cs="Tahoma"/>
                    <w:sz w:val="18"/>
                    <w:szCs w:val="18"/>
                  </w:rPr>
                </w:pPr>
                <w:r>
                  <w:rPr>
                    <w:rFonts w:ascii="Tahoma" w:eastAsia="Tahoma" w:hAnsi="Tahoma" w:cs="Tahoma"/>
                    <w:sz w:val="18"/>
                    <w:szCs w:val="18"/>
                  </w:rPr>
                  <w:t>6</w:t>
                </w:r>
              </w:p>
            </w:sdtContent>
          </w:sdt>
        </w:tc>
        <w:tc>
          <w:tcPr>
            <w:tcW w:w="5130" w:type="dxa"/>
            <w:tcBorders>
              <w:left w:val="single" w:sz="4" w:space="0" w:color="000000"/>
              <w:bottom w:val="single" w:sz="4" w:space="0" w:color="000000"/>
            </w:tcBorders>
            <w:vAlign w:val="center"/>
          </w:tcPr>
          <w:sdt>
            <w:sdtPr>
              <w:tag w:val="goog_rdk_381"/>
              <w:id w:val="-2056377459"/>
            </w:sdtPr>
            <w:sdtContent>
              <w:p w14:paraId="00000174" w14:textId="77777777" w:rsidR="004125FE" w:rsidRDefault="004125FE" w:rsidP="004125FE">
                <w:pPr>
                  <w:rPr>
                    <w:rFonts w:ascii="Tahoma" w:eastAsia="Tahoma" w:hAnsi="Tahoma" w:cs="Tahoma"/>
                    <w:sz w:val="18"/>
                    <w:szCs w:val="18"/>
                  </w:rPr>
                </w:pPr>
                <w:r>
                  <w:rPr>
                    <w:rFonts w:ascii="Tahoma" w:eastAsia="Tahoma" w:hAnsi="Tahoma" w:cs="Tahoma"/>
                    <w:sz w:val="18"/>
                    <w:szCs w:val="18"/>
                  </w:rPr>
                  <w:t>Functional breakdown</w:t>
                </w:r>
              </w:p>
            </w:sdtContent>
          </w:sdt>
        </w:tc>
        <w:tc>
          <w:tcPr>
            <w:tcW w:w="900" w:type="dxa"/>
            <w:tcBorders>
              <w:left w:val="single" w:sz="4" w:space="0" w:color="000000"/>
              <w:bottom w:val="single" w:sz="4" w:space="0" w:color="000000"/>
            </w:tcBorders>
            <w:vAlign w:val="center"/>
          </w:tcPr>
          <w:sdt>
            <w:sdtPr>
              <w:tag w:val="goog_rdk_382"/>
              <w:id w:val="274134861"/>
            </w:sdtPr>
            <w:sdtContent>
              <w:p w14:paraId="00000175" w14:textId="7788D88D" w:rsidR="004125FE" w:rsidRDefault="004125FE" w:rsidP="004125FE">
                <w:pPr>
                  <w:jc w:val="center"/>
                  <w:rPr>
                    <w:rFonts w:ascii="Tahoma" w:eastAsia="Tahoma" w:hAnsi="Tahoma" w:cs="Tahoma"/>
                    <w:color w:val="000000"/>
                    <w:sz w:val="18"/>
                    <w:szCs w:val="18"/>
                  </w:rPr>
                </w:pPr>
              </w:p>
            </w:sdtContent>
          </w:sdt>
        </w:tc>
        <w:tc>
          <w:tcPr>
            <w:tcW w:w="900" w:type="dxa"/>
            <w:tcBorders>
              <w:left w:val="single" w:sz="4" w:space="0" w:color="000000"/>
              <w:bottom w:val="single" w:sz="4" w:space="0" w:color="000000"/>
            </w:tcBorders>
          </w:tcPr>
          <w:p w14:paraId="00000176" w14:textId="0E0E41E8" w:rsidR="004125FE" w:rsidRDefault="004125FE" w:rsidP="004125FE">
            <w:pPr>
              <w:jc w:val="center"/>
              <w:rPr>
                <w:rFonts w:ascii="Tahoma" w:eastAsia="Tahoma" w:hAnsi="Tahoma" w:cs="Tahoma"/>
                <w:b/>
                <w:sz w:val="18"/>
                <w:szCs w:val="18"/>
              </w:rPr>
            </w:pPr>
            <w:r w:rsidRPr="00107C29">
              <w:rPr>
                <w:rFonts w:ascii="Tahoma" w:hAnsi="Tahoma" w:cs="Tahoma"/>
                <w:b/>
                <w:bCs/>
                <w:sz w:val="18"/>
              </w:rPr>
              <w:t>●</w:t>
            </w:r>
          </w:p>
        </w:tc>
        <w:tc>
          <w:tcPr>
            <w:tcW w:w="990" w:type="dxa"/>
            <w:tcBorders>
              <w:left w:val="single" w:sz="4" w:space="0" w:color="000000"/>
              <w:bottom w:val="single" w:sz="4" w:space="0" w:color="000000"/>
            </w:tcBorders>
            <w:vAlign w:val="center"/>
          </w:tcPr>
          <w:sdt>
            <w:sdtPr>
              <w:tag w:val="goog_rdk_385"/>
              <w:id w:val="-1754424885"/>
            </w:sdtPr>
            <w:sdtContent>
              <w:p w14:paraId="00000177" w14:textId="16AD37BA" w:rsidR="004125FE" w:rsidRDefault="004125FE" w:rsidP="004125FE">
                <w:pPr>
                  <w:jc w:val="center"/>
                  <w:rPr>
                    <w:rFonts w:ascii="Tahoma" w:eastAsia="Tahoma" w:hAnsi="Tahoma" w:cs="Tahoma"/>
                    <w:color w:val="000000"/>
                    <w:sz w:val="18"/>
                    <w:szCs w:val="18"/>
                  </w:rPr>
                </w:pPr>
              </w:p>
            </w:sdtContent>
          </w:sdt>
        </w:tc>
        <w:tc>
          <w:tcPr>
            <w:tcW w:w="802" w:type="dxa"/>
            <w:tcBorders>
              <w:left w:val="single" w:sz="4" w:space="0" w:color="000000"/>
              <w:bottom w:val="single" w:sz="4" w:space="0" w:color="000000"/>
              <w:right w:val="single" w:sz="4" w:space="0" w:color="000000"/>
            </w:tcBorders>
          </w:tcPr>
          <w:p w14:paraId="00000178" w14:textId="3935FD24" w:rsidR="004125FE" w:rsidRDefault="004125FE" w:rsidP="004125FE">
            <w:pPr>
              <w:jc w:val="center"/>
              <w:rPr>
                <w:rFonts w:ascii="Tahoma" w:eastAsia="Tahoma" w:hAnsi="Tahoma" w:cs="Tahoma"/>
                <w:b/>
                <w:sz w:val="18"/>
                <w:szCs w:val="18"/>
              </w:rPr>
            </w:pPr>
            <w:r w:rsidRPr="00F22622">
              <w:rPr>
                <w:rFonts w:ascii="Tahoma" w:hAnsi="Tahoma" w:cs="Tahoma"/>
                <w:b/>
                <w:bCs/>
                <w:sz w:val="18"/>
              </w:rPr>
              <w:t>●</w:t>
            </w:r>
          </w:p>
        </w:tc>
      </w:tr>
      <w:tr w:rsidR="004125FE" w14:paraId="7B11E3F2" w14:textId="77777777" w:rsidTr="00D7264E">
        <w:trPr>
          <w:trHeight w:val="20"/>
        </w:trPr>
        <w:tc>
          <w:tcPr>
            <w:tcW w:w="390" w:type="dxa"/>
            <w:tcBorders>
              <w:left w:val="single" w:sz="4" w:space="0" w:color="000000"/>
              <w:bottom w:val="single" w:sz="4" w:space="0" w:color="000000"/>
            </w:tcBorders>
            <w:vAlign w:val="center"/>
          </w:tcPr>
          <w:sdt>
            <w:sdtPr>
              <w:tag w:val="goog_rdk_388"/>
              <w:id w:val="-1633705846"/>
            </w:sdtPr>
            <w:sdtContent>
              <w:p w14:paraId="00000179" w14:textId="77777777" w:rsidR="004125FE" w:rsidRDefault="004125FE" w:rsidP="004125FE">
                <w:pPr>
                  <w:jc w:val="right"/>
                  <w:rPr>
                    <w:rFonts w:ascii="Tahoma" w:eastAsia="Tahoma" w:hAnsi="Tahoma" w:cs="Tahoma"/>
                    <w:sz w:val="18"/>
                    <w:szCs w:val="18"/>
                  </w:rPr>
                </w:pPr>
                <w:r>
                  <w:rPr>
                    <w:rFonts w:ascii="Tahoma" w:eastAsia="Tahoma" w:hAnsi="Tahoma" w:cs="Tahoma"/>
                    <w:sz w:val="18"/>
                    <w:szCs w:val="18"/>
                  </w:rPr>
                  <w:t>7</w:t>
                </w:r>
              </w:p>
            </w:sdtContent>
          </w:sdt>
        </w:tc>
        <w:tc>
          <w:tcPr>
            <w:tcW w:w="5130" w:type="dxa"/>
            <w:tcBorders>
              <w:left w:val="single" w:sz="4" w:space="0" w:color="000000"/>
              <w:bottom w:val="single" w:sz="4" w:space="0" w:color="000000"/>
            </w:tcBorders>
            <w:vAlign w:val="center"/>
          </w:tcPr>
          <w:sdt>
            <w:sdtPr>
              <w:tag w:val="goog_rdk_389"/>
              <w:id w:val="707456805"/>
            </w:sdtPr>
            <w:sdtContent>
              <w:p w14:paraId="0000017A" w14:textId="77777777" w:rsidR="004125FE" w:rsidRDefault="004125FE" w:rsidP="004125FE">
                <w:pPr>
                  <w:rPr>
                    <w:rFonts w:ascii="Tahoma" w:eastAsia="Tahoma" w:hAnsi="Tahoma" w:cs="Tahoma"/>
                    <w:sz w:val="18"/>
                    <w:szCs w:val="18"/>
                  </w:rPr>
                </w:pPr>
                <w:r>
                  <w:rPr>
                    <w:rFonts w:ascii="Tahoma" w:eastAsia="Tahoma" w:hAnsi="Tahoma" w:cs="Tahoma"/>
                    <w:sz w:val="18"/>
                    <w:szCs w:val="18"/>
                  </w:rPr>
                  <w:t>Requirements discovery tree</w:t>
                </w:r>
              </w:p>
            </w:sdtContent>
          </w:sdt>
        </w:tc>
        <w:tc>
          <w:tcPr>
            <w:tcW w:w="900" w:type="dxa"/>
            <w:tcBorders>
              <w:left w:val="single" w:sz="4" w:space="0" w:color="000000"/>
              <w:bottom w:val="single" w:sz="4" w:space="0" w:color="000000"/>
            </w:tcBorders>
            <w:vAlign w:val="center"/>
          </w:tcPr>
          <w:sdt>
            <w:sdtPr>
              <w:tag w:val="goog_rdk_390"/>
              <w:id w:val="-939683690"/>
            </w:sdtPr>
            <w:sdtContent>
              <w:p w14:paraId="0000017B" w14:textId="300BD5BA" w:rsidR="004125FE" w:rsidRDefault="004125FE" w:rsidP="004125FE">
                <w:pPr>
                  <w:jc w:val="center"/>
                  <w:rPr>
                    <w:rFonts w:ascii="Tahoma" w:eastAsia="Tahoma" w:hAnsi="Tahoma" w:cs="Tahoma"/>
                    <w:color w:val="000000"/>
                    <w:sz w:val="18"/>
                    <w:szCs w:val="18"/>
                  </w:rPr>
                </w:pPr>
              </w:p>
            </w:sdtContent>
          </w:sdt>
        </w:tc>
        <w:tc>
          <w:tcPr>
            <w:tcW w:w="900" w:type="dxa"/>
            <w:tcBorders>
              <w:left w:val="single" w:sz="4" w:space="0" w:color="000000"/>
              <w:bottom w:val="single" w:sz="4" w:space="0" w:color="000000"/>
            </w:tcBorders>
          </w:tcPr>
          <w:p w14:paraId="0000017C" w14:textId="615F888D" w:rsidR="004125FE" w:rsidRDefault="004125FE" w:rsidP="004125FE">
            <w:pPr>
              <w:jc w:val="center"/>
              <w:rPr>
                <w:rFonts w:ascii="Tahoma" w:eastAsia="Tahoma" w:hAnsi="Tahoma" w:cs="Tahoma"/>
                <w:b/>
                <w:sz w:val="18"/>
                <w:szCs w:val="18"/>
              </w:rPr>
            </w:pPr>
            <w:r w:rsidRPr="00107C29">
              <w:rPr>
                <w:rFonts w:ascii="Tahoma" w:hAnsi="Tahoma" w:cs="Tahoma"/>
                <w:b/>
                <w:bCs/>
                <w:sz w:val="18"/>
              </w:rPr>
              <w:t>●</w:t>
            </w:r>
          </w:p>
        </w:tc>
        <w:tc>
          <w:tcPr>
            <w:tcW w:w="990" w:type="dxa"/>
            <w:tcBorders>
              <w:left w:val="single" w:sz="4" w:space="0" w:color="000000"/>
              <w:bottom w:val="single" w:sz="4" w:space="0" w:color="000000"/>
            </w:tcBorders>
            <w:vAlign w:val="center"/>
          </w:tcPr>
          <w:sdt>
            <w:sdtPr>
              <w:tag w:val="goog_rdk_393"/>
              <w:id w:val="482900026"/>
            </w:sdtPr>
            <w:sdtContent>
              <w:p w14:paraId="0000017D" w14:textId="79D317C7" w:rsidR="004125FE" w:rsidRDefault="004125FE" w:rsidP="004125FE">
                <w:pPr>
                  <w:jc w:val="center"/>
                  <w:rPr>
                    <w:rFonts w:ascii="Tahoma" w:eastAsia="Tahoma" w:hAnsi="Tahoma" w:cs="Tahoma"/>
                    <w:color w:val="000000"/>
                    <w:sz w:val="18"/>
                    <w:szCs w:val="18"/>
                  </w:rPr>
                </w:pPr>
              </w:p>
            </w:sdtContent>
          </w:sdt>
        </w:tc>
        <w:tc>
          <w:tcPr>
            <w:tcW w:w="802" w:type="dxa"/>
            <w:tcBorders>
              <w:left w:val="single" w:sz="4" w:space="0" w:color="000000"/>
              <w:bottom w:val="single" w:sz="4" w:space="0" w:color="000000"/>
              <w:right w:val="single" w:sz="4" w:space="0" w:color="000000"/>
            </w:tcBorders>
            <w:vAlign w:val="center"/>
          </w:tcPr>
          <w:sdt>
            <w:sdtPr>
              <w:tag w:val="goog_rdk_394"/>
              <w:id w:val="-1758974992"/>
            </w:sdtPr>
            <w:sdtContent>
              <w:p w14:paraId="0000017E" w14:textId="79FA30AE" w:rsidR="004125FE" w:rsidRDefault="004125FE" w:rsidP="004125FE">
                <w:pPr>
                  <w:jc w:val="center"/>
                  <w:rPr>
                    <w:rFonts w:ascii="Tahoma" w:eastAsia="Tahoma" w:hAnsi="Tahoma" w:cs="Tahoma"/>
                    <w:color w:val="000000"/>
                    <w:sz w:val="18"/>
                    <w:szCs w:val="18"/>
                  </w:rPr>
                </w:pPr>
              </w:p>
            </w:sdtContent>
          </w:sdt>
        </w:tc>
      </w:tr>
      <w:tr w:rsidR="004125FE" w14:paraId="73D7C8C8" w14:textId="77777777" w:rsidTr="00D7264E">
        <w:trPr>
          <w:trHeight w:val="20"/>
        </w:trPr>
        <w:tc>
          <w:tcPr>
            <w:tcW w:w="390" w:type="dxa"/>
            <w:tcBorders>
              <w:left w:val="single" w:sz="4" w:space="0" w:color="000000"/>
              <w:bottom w:val="single" w:sz="4" w:space="0" w:color="000000"/>
            </w:tcBorders>
            <w:vAlign w:val="center"/>
          </w:tcPr>
          <w:sdt>
            <w:sdtPr>
              <w:tag w:val="goog_rdk_395"/>
              <w:id w:val="-255590300"/>
            </w:sdtPr>
            <w:sdtContent>
              <w:p w14:paraId="0000017F" w14:textId="77777777" w:rsidR="004125FE" w:rsidRDefault="004125FE" w:rsidP="004125FE">
                <w:pPr>
                  <w:jc w:val="right"/>
                  <w:rPr>
                    <w:rFonts w:ascii="Tahoma" w:eastAsia="Tahoma" w:hAnsi="Tahoma" w:cs="Tahoma"/>
                    <w:sz w:val="18"/>
                    <w:szCs w:val="18"/>
                  </w:rPr>
                </w:pPr>
                <w:r>
                  <w:rPr>
                    <w:rFonts w:ascii="Tahoma" w:eastAsia="Tahoma" w:hAnsi="Tahoma" w:cs="Tahoma"/>
                    <w:sz w:val="18"/>
                    <w:szCs w:val="18"/>
                  </w:rPr>
                  <w:t>8</w:t>
                </w:r>
              </w:p>
            </w:sdtContent>
          </w:sdt>
        </w:tc>
        <w:tc>
          <w:tcPr>
            <w:tcW w:w="5130" w:type="dxa"/>
            <w:tcBorders>
              <w:left w:val="single" w:sz="4" w:space="0" w:color="000000"/>
              <w:bottom w:val="single" w:sz="4" w:space="0" w:color="000000"/>
            </w:tcBorders>
            <w:vAlign w:val="center"/>
          </w:tcPr>
          <w:sdt>
            <w:sdtPr>
              <w:tag w:val="goog_rdk_396"/>
              <w:id w:val="1400715390"/>
            </w:sdtPr>
            <w:sdtContent>
              <w:p w14:paraId="00000180" w14:textId="77777777" w:rsidR="004125FE" w:rsidRDefault="004125FE" w:rsidP="004125FE">
                <w:pPr>
                  <w:rPr>
                    <w:rFonts w:ascii="Tahoma" w:eastAsia="Tahoma" w:hAnsi="Tahoma" w:cs="Tahoma"/>
                    <w:sz w:val="18"/>
                    <w:szCs w:val="18"/>
                  </w:rPr>
                </w:pPr>
                <w:r>
                  <w:rPr>
                    <w:rFonts w:ascii="Tahoma" w:eastAsia="Tahoma" w:hAnsi="Tahoma" w:cs="Tahoma"/>
                    <w:sz w:val="18"/>
                    <w:szCs w:val="18"/>
                  </w:rPr>
                  <w:t>Resource allocation/ Budget breakdown</w:t>
                </w:r>
              </w:p>
            </w:sdtContent>
          </w:sdt>
        </w:tc>
        <w:tc>
          <w:tcPr>
            <w:tcW w:w="900" w:type="dxa"/>
            <w:tcBorders>
              <w:left w:val="single" w:sz="4" w:space="0" w:color="000000"/>
              <w:bottom w:val="single" w:sz="4" w:space="0" w:color="000000"/>
            </w:tcBorders>
            <w:vAlign w:val="center"/>
          </w:tcPr>
          <w:sdt>
            <w:sdtPr>
              <w:tag w:val="goog_rdk_397"/>
              <w:id w:val="-1653202854"/>
            </w:sdtPr>
            <w:sdtContent>
              <w:p w14:paraId="00000181" w14:textId="0EDDF865" w:rsidR="004125FE" w:rsidRDefault="004125FE" w:rsidP="004125FE">
                <w:pPr>
                  <w:jc w:val="center"/>
                  <w:rPr>
                    <w:rFonts w:ascii="Tahoma" w:eastAsia="Tahoma" w:hAnsi="Tahoma" w:cs="Tahoma"/>
                    <w:color w:val="000000"/>
                    <w:sz w:val="18"/>
                    <w:szCs w:val="18"/>
                  </w:rPr>
                </w:pPr>
              </w:p>
            </w:sdtContent>
          </w:sdt>
        </w:tc>
        <w:tc>
          <w:tcPr>
            <w:tcW w:w="900" w:type="dxa"/>
            <w:tcBorders>
              <w:left w:val="single" w:sz="4" w:space="0" w:color="000000"/>
              <w:bottom w:val="single" w:sz="4" w:space="0" w:color="000000"/>
            </w:tcBorders>
          </w:tcPr>
          <w:p w14:paraId="00000182" w14:textId="2B7BCBF9" w:rsidR="004125FE" w:rsidRDefault="004125FE" w:rsidP="004125FE">
            <w:pPr>
              <w:jc w:val="center"/>
              <w:rPr>
                <w:rFonts w:ascii="Tahoma" w:eastAsia="Tahoma" w:hAnsi="Tahoma" w:cs="Tahoma"/>
                <w:b/>
                <w:sz w:val="18"/>
                <w:szCs w:val="18"/>
              </w:rPr>
            </w:pPr>
            <w:r w:rsidRPr="00107C29">
              <w:rPr>
                <w:rFonts w:ascii="Tahoma" w:hAnsi="Tahoma" w:cs="Tahoma"/>
                <w:b/>
                <w:bCs/>
                <w:sz w:val="18"/>
              </w:rPr>
              <w:t>●</w:t>
            </w:r>
          </w:p>
        </w:tc>
        <w:tc>
          <w:tcPr>
            <w:tcW w:w="990" w:type="dxa"/>
            <w:tcBorders>
              <w:left w:val="single" w:sz="4" w:space="0" w:color="000000"/>
              <w:bottom w:val="single" w:sz="4" w:space="0" w:color="000000"/>
            </w:tcBorders>
            <w:vAlign w:val="center"/>
          </w:tcPr>
          <w:sdt>
            <w:sdtPr>
              <w:tag w:val="goog_rdk_400"/>
              <w:id w:val="577871663"/>
            </w:sdtPr>
            <w:sdtContent>
              <w:p w14:paraId="00000183" w14:textId="6C319F31" w:rsidR="004125FE" w:rsidRDefault="004125FE" w:rsidP="004125FE">
                <w:pPr>
                  <w:jc w:val="center"/>
                  <w:rPr>
                    <w:rFonts w:ascii="Tahoma" w:eastAsia="Tahoma" w:hAnsi="Tahoma" w:cs="Tahoma"/>
                    <w:color w:val="000000"/>
                    <w:sz w:val="18"/>
                    <w:szCs w:val="18"/>
                  </w:rPr>
                </w:pPr>
              </w:p>
            </w:sdtContent>
          </w:sdt>
        </w:tc>
        <w:tc>
          <w:tcPr>
            <w:tcW w:w="802" w:type="dxa"/>
            <w:tcBorders>
              <w:left w:val="single" w:sz="4" w:space="0" w:color="000000"/>
              <w:bottom w:val="single" w:sz="4" w:space="0" w:color="000000"/>
              <w:right w:val="single" w:sz="4" w:space="0" w:color="000000"/>
            </w:tcBorders>
          </w:tcPr>
          <w:p w14:paraId="00000184" w14:textId="2D414275" w:rsidR="004125FE" w:rsidRDefault="004125FE" w:rsidP="004125FE">
            <w:pPr>
              <w:jc w:val="center"/>
              <w:rPr>
                <w:rFonts w:ascii="Tahoma" w:eastAsia="Tahoma" w:hAnsi="Tahoma" w:cs="Tahoma"/>
                <w:b/>
                <w:sz w:val="18"/>
                <w:szCs w:val="18"/>
              </w:rPr>
            </w:pPr>
            <w:r w:rsidRPr="002663DB">
              <w:rPr>
                <w:rFonts w:ascii="Tahoma" w:hAnsi="Tahoma" w:cs="Tahoma"/>
                <w:b/>
                <w:bCs/>
                <w:sz w:val="18"/>
              </w:rPr>
              <w:t>●</w:t>
            </w:r>
          </w:p>
        </w:tc>
      </w:tr>
      <w:tr w:rsidR="004125FE" w14:paraId="57598107" w14:textId="77777777" w:rsidTr="00D7264E">
        <w:trPr>
          <w:trHeight w:val="20"/>
        </w:trPr>
        <w:tc>
          <w:tcPr>
            <w:tcW w:w="390" w:type="dxa"/>
            <w:tcBorders>
              <w:left w:val="single" w:sz="4" w:space="0" w:color="000000"/>
              <w:bottom w:val="single" w:sz="4" w:space="0" w:color="000000"/>
            </w:tcBorders>
            <w:vAlign w:val="center"/>
          </w:tcPr>
          <w:sdt>
            <w:sdtPr>
              <w:tag w:val="goog_rdk_403"/>
              <w:id w:val="1887217459"/>
            </w:sdtPr>
            <w:sdtContent>
              <w:p w14:paraId="00000185" w14:textId="77777777" w:rsidR="004125FE" w:rsidRDefault="004125FE" w:rsidP="004125FE">
                <w:pPr>
                  <w:jc w:val="right"/>
                  <w:rPr>
                    <w:rFonts w:ascii="Tahoma" w:eastAsia="Tahoma" w:hAnsi="Tahoma" w:cs="Tahoma"/>
                    <w:sz w:val="18"/>
                    <w:szCs w:val="18"/>
                  </w:rPr>
                </w:pPr>
                <w:r>
                  <w:rPr>
                    <w:rFonts w:ascii="Tahoma" w:eastAsia="Tahoma" w:hAnsi="Tahoma" w:cs="Tahoma"/>
                    <w:sz w:val="18"/>
                    <w:szCs w:val="18"/>
                  </w:rPr>
                  <w:t>9</w:t>
                </w:r>
              </w:p>
            </w:sdtContent>
          </w:sdt>
        </w:tc>
        <w:tc>
          <w:tcPr>
            <w:tcW w:w="5130" w:type="dxa"/>
            <w:tcBorders>
              <w:left w:val="single" w:sz="4" w:space="0" w:color="000000"/>
              <w:bottom w:val="single" w:sz="4" w:space="0" w:color="000000"/>
            </w:tcBorders>
            <w:vAlign w:val="center"/>
          </w:tcPr>
          <w:sdt>
            <w:sdtPr>
              <w:tag w:val="goog_rdk_404"/>
              <w:id w:val="-1240172135"/>
            </w:sdtPr>
            <w:sdtContent>
              <w:p w14:paraId="00000186" w14:textId="77777777" w:rsidR="004125FE" w:rsidRDefault="004125FE" w:rsidP="004125FE">
                <w:pPr>
                  <w:rPr>
                    <w:rFonts w:ascii="Tahoma" w:eastAsia="Tahoma" w:hAnsi="Tahoma" w:cs="Tahoma"/>
                    <w:sz w:val="18"/>
                    <w:szCs w:val="18"/>
                  </w:rPr>
                </w:pPr>
                <w:r>
                  <w:rPr>
                    <w:rFonts w:ascii="Tahoma" w:eastAsia="Tahoma" w:hAnsi="Tahoma" w:cs="Tahoma"/>
                    <w:sz w:val="18"/>
                    <w:szCs w:val="18"/>
                  </w:rPr>
                  <w:t>Technical risk assessment/risk map</w:t>
                </w:r>
              </w:p>
            </w:sdtContent>
          </w:sdt>
        </w:tc>
        <w:tc>
          <w:tcPr>
            <w:tcW w:w="900" w:type="dxa"/>
            <w:tcBorders>
              <w:left w:val="single" w:sz="4" w:space="0" w:color="000000"/>
              <w:bottom w:val="single" w:sz="4" w:space="0" w:color="000000"/>
            </w:tcBorders>
            <w:vAlign w:val="center"/>
          </w:tcPr>
          <w:sdt>
            <w:sdtPr>
              <w:tag w:val="goog_rdk_405"/>
              <w:id w:val="1209382070"/>
            </w:sdtPr>
            <w:sdtContent>
              <w:p w14:paraId="00000187" w14:textId="67A43BCF" w:rsidR="004125FE" w:rsidRDefault="004125FE" w:rsidP="004125FE">
                <w:pPr>
                  <w:jc w:val="center"/>
                  <w:rPr>
                    <w:rFonts w:ascii="Tahoma" w:eastAsia="Tahoma" w:hAnsi="Tahoma" w:cs="Tahoma"/>
                    <w:color w:val="000000"/>
                    <w:sz w:val="18"/>
                    <w:szCs w:val="18"/>
                  </w:rPr>
                </w:pPr>
              </w:p>
            </w:sdtContent>
          </w:sdt>
        </w:tc>
        <w:tc>
          <w:tcPr>
            <w:tcW w:w="900" w:type="dxa"/>
            <w:tcBorders>
              <w:left w:val="single" w:sz="4" w:space="0" w:color="000000"/>
              <w:bottom w:val="single" w:sz="4" w:space="0" w:color="000000"/>
            </w:tcBorders>
          </w:tcPr>
          <w:p w14:paraId="00000188" w14:textId="238AF0EF" w:rsidR="004125FE" w:rsidRDefault="004125FE" w:rsidP="004125FE">
            <w:pPr>
              <w:jc w:val="center"/>
              <w:rPr>
                <w:rFonts w:ascii="Tahoma" w:eastAsia="Tahoma" w:hAnsi="Tahoma" w:cs="Tahoma"/>
                <w:b/>
                <w:sz w:val="18"/>
                <w:szCs w:val="18"/>
              </w:rPr>
            </w:pPr>
            <w:r w:rsidRPr="00107C29">
              <w:rPr>
                <w:rFonts w:ascii="Tahoma" w:hAnsi="Tahoma" w:cs="Tahoma"/>
                <w:b/>
                <w:bCs/>
                <w:sz w:val="18"/>
              </w:rPr>
              <w:t>●</w:t>
            </w:r>
          </w:p>
        </w:tc>
        <w:tc>
          <w:tcPr>
            <w:tcW w:w="990" w:type="dxa"/>
            <w:tcBorders>
              <w:left w:val="single" w:sz="4" w:space="0" w:color="000000"/>
              <w:bottom w:val="single" w:sz="4" w:space="0" w:color="000000"/>
            </w:tcBorders>
          </w:tcPr>
          <w:p w14:paraId="00000189" w14:textId="3CE9C4E0" w:rsidR="004125FE" w:rsidRDefault="004125FE" w:rsidP="004125FE">
            <w:pPr>
              <w:jc w:val="center"/>
              <w:rPr>
                <w:rFonts w:ascii="Tahoma" w:eastAsia="Tahoma" w:hAnsi="Tahoma" w:cs="Tahoma"/>
                <w:b/>
                <w:sz w:val="18"/>
                <w:szCs w:val="18"/>
              </w:rPr>
            </w:pPr>
            <w:r w:rsidRPr="00335025">
              <w:rPr>
                <w:rFonts w:ascii="Tahoma" w:hAnsi="Tahoma" w:cs="Tahoma"/>
                <w:b/>
                <w:bCs/>
                <w:sz w:val="18"/>
              </w:rPr>
              <w:t>●</w:t>
            </w:r>
          </w:p>
        </w:tc>
        <w:tc>
          <w:tcPr>
            <w:tcW w:w="802" w:type="dxa"/>
            <w:tcBorders>
              <w:left w:val="single" w:sz="4" w:space="0" w:color="000000"/>
              <w:bottom w:val="single" w:sz="4" w:space="0" w:color="000000"/>
              <w:right w:val="single" w:sz="4" w:space="0" w:color="000000"/>
            </w:tcBorders>
          </w:tcPr>
          <w:p w14:paraId="0000018A" w14:textId="02A5C315" w:rsidR="004125FE" w:rsidRDefault="004125FE" w:rsidP="004125FE">
            <w:pPr>
              <w:jc w:val="center"/>
              <w:rPr>
                <w:rFonts w:ascii="Tahoma" w:eastAsia="Tahoma" w:hAnsi="Tahoma" w:cs="Tahoma"/>
                <w:b/>
                <w:sz w:val="18"/>
                <w:szCs w:val="18"/>
              </w:rPr>
            </w:pPr>
            <w:r w:rsidRPr="002663DB">
              <w:rPr>
                <w:rFonts w:ascii="Tahoma" w:hAnsi="Tahoma" w:cs="Tahoma"/>
                <w:b/>
                <w:bCs/>
                <w:sz w:val="18"/>
              </w:rPr>
              <w:t>●</w:t>
            </w:r>
          </w:p>
        </w:tc>
      </w:tr>
      <w:tr w:rsidR="004125FE" w14:paraId="414D8DE6" w14:textId="77777777" w:rsidTr="00D7264E">
        <w:trPr>
          <w:trHeight w:val="20"/>
        </w:trPr>
        <w:tc>
          <w:tcPr>
            <w:tcW w:w="390" w:type="dxa"/>
            <w:tcBorders>
              <w:left w:val="single" w:sz="4" w:space="0" w:color="000000"/>
              <w:bottom w:val="single" w:sz="4" w:space="0" w:color="000000"/>
            </w:tcBorders>
            <w:vAlign w:val="center"/>
          </w:tcPr>
          <w:sdt>
            <w:sdtPr>
              <w:tag w:val="goog_rdk_412"/>
              <w:id w:val="1064293397"/>
            </w:sdtPr>
            <w:sdtContent>
              <w:p w14:paraId="0000018B" w14:textId="77777777" w:rsidR="004125FE" w:rsidRDefault="004125FE" w:rsidP="004125FE">
                <w:pPr>
                  <w:jc w:val="right"/>
                  <w:rPr>
                    <w:rFonts w:ascii="Tahoma" w:eastAsia="Tahoma" w:hAnsi="Tahoma" w:cs="Tahoma"/>
                    <w:sz w:val="18"/>
                    <w:szCs w:val="18"/>
                  </w:rPr>
                </w:pPr>
                <w:r>
                  <w:rPr>
                    <w:rFonts w:ascii="Tahoma" w:eastAsia="Tahoma" w:hAnsi="Tahoma" w:cs="Tahoma"/>
                    <w:sz w:val="18"/>
                    <w:szCs w:val="18"/>
                  </w:rPr>
                  <w:t>10</w:t>
                </w:r>
              </w:p>
            </w:sdtContent>
          </w:sdt>
        </w:tc>
        <w:tc>
          <w:tcPr>
            <w:tcW w:w="5130" w:type="dxa"/>
            <w:tcBorders>
              <w:left w:val="single" w:sz="4" w:space="0" w:color="000000"/>
              <w:bottom w:val="single" w:sz="4" w:space="0" w:color="000000"/>
            </w:tcBorders>
            <w:vAlign w:val="center"/>
          </w:tcPr>
          <w:sdt>
            <w:sdtPr>
              <w:tag w:val="goog_rdk_413"/>
              <w:id w:val="-1569951999"/>
            </w:sdtPr>
            <w:sdtContent>
              <w:p w14:paraId="0000018C" w14:textId="77777777" w:rsidR="004125FE" w:rsidRDefault="004125FE" w:rsidP="004125FE">
                <w:pPr>
                  <w:rPr>
                    <w:rFonts w:ascii="Tahoma" w:eastAsia="Tahoma" w:hAnsi="Tahoma" w:cs="Tahoma"/>
                    <w:sz w:val="18"/>
                    <w:szCs w:val="18"/>
                  </w:rPr>
                </w:pPr>
                <w:r>
                  <w:rPr>
                    <w:rFonts w:ascii="Tahoma" w:eastAsia="Tahoma" w:hAnsi="Tahoma" w:cs="Tahoma"/>
                    <w:sz w:val="18"/>
                    <w:szCs w:val="18"/>
                  </w:rPr>
                  <w:t>Design option structuring (tree)</w:t>
                </w:r>
              </w:p>
            </w:sdtContent>
          </w:sdt>
        </w:tc>
        <w:tc>
          <w:tcPr>
            <w:tcW w:w="900" w:type="dxa"/>
            <w:tcBorders>
              <w:left w:val="single" w:sz="4" w:space="0" w:color="000000"/>
              <w:bottom w:val="single" w:sz="4" w:space="0" w:color="000000"/>
            </w:tcBorders>
            <w:vAlign w:val="center"/>
          </w:tcPr>
          <w:sdt>
            <w:sdtPr>
              <w:tag w:val="goog_rdk_414"/>
              <w:id w:val="-763607005"/>
            </w:sdtPr>
            <w:sdtContent>
              <w:p w14:paraId="0000018D" w14:textId="3A0965CC" w:rsidR="004125FE" w:rsidRDefault="004125FE" w:rsidP="004125FE">
                <w:pPr>
                  <w:jc w:val="center"/>
                  <w:rPr>
                    <w:rFonts w:ascii="Tahoma" w:eastAsia="Tahoma" w:hAnsi="Tahoma" w:cs="Tahoma"/>
                    <w:color w:val="000000"/>
                    <w:sz w:val="18"/>
                    <w:szCs w:val="18"/>
                  </w:rPr>
                </w:pPr>
              </w:p>
            </w:sdtContent>
          </w:sdt>
        </w:tc>
        <w:tc>
          <w:tcPr>
            <w:tcW w:w="900" w:type="dxa"/>
            <w:tcBorders>
              <w:left w:val="single" w:sz="4" w:space="0" w:color="000000"/>
              <w:bottom w:val="single" w:sz="4" w:space="0" w:color="000000"/>
            </w:tcBorders>
          </w:tcPr>
          <w:p w14:paraId="0000018E" w14:textId="468B564E" w:rsidR="004125FE" w:rsidRDefault="004125FE" w:rsidP="004125FE">
            <w:pPr>
              <w:jc w:val="center"/>
              <w:rPr>
                <w:rFonts w:ascii="Tahoma" w:eastAsia="Tahoma" w:hAnsi="Tahoma" w:cs="Tahoma"/>
                <w:b/>
                <w:sz w:val="18"/>
                <w:szCs w:val="18"/>
              </w:rPr>
            </w:pPr>
            <w:r w:rsidRPr="00107C29">
              <w:rPr>
                <w:rFonts w:ascii="Tahoma" w:hAnsi="Tahoma" w:cs="Tahoma"/>
                <w:b/>
                <w:bCs/>
                <w:sz w:val="18"/>
              </w:rPr>
              <w:t>●</w:t>
            </w:r>
          </w:p>
        </w:tc>
        <w:tc>
          <w:tcPr>
            <w:tcW w:w="990" w:type="dxa"/>
            <w:tcBorders>
              <w:left w:val="single" w:sz="4" w:space="0" w:color="000000"/>
              <w:bottom w:val="single" w:sz="4" w:space="0" w:color="000000"/>
            </w:tcBorders>
          </w:tcPr>
          <w:p w14:paraId="0000018F" w14:textId="02DCDDD8" w:rsidR="004125FE" w:rsidRDefault="004125FE" w:rsidP="004125FE">
            <w:pPr>
              <w:jc w:val="center"/>
              <w:rPr>
                <w:rFonts w:ascii="Tahoma" w:eastAsia="Tahoma" w:hAnsi="Tahoma" w:cs="Tahoma"/>
                <w:b/>
                <w:sz w:val="18"/>
                <w:szCs w:val="18"/>
              </w:rPr>
            </w:pPr>
            <w:r w:rsidRPr="00335025">
              <w:rPr>
                <w:rFonts w:ascii="Tahoma" w:hAnsi="Tahoma" w:cs="Tahoma"/>
                <w:b/>
                <w:bCs/>
                <w:sz w:val="18"/>
              </w:rPr>
              <w:t>●</w:t>
            </w:r>
          </w:p>
        </w:tc>
        <w:tc>
          <w:tcPr>
            <w:tcW w:w="802" w:type="dxa"/>
            <w:tcBorders>
              <w:left w:val="single" w:sz="4" w:space="0" w:color="000000"/>
              <w:bottom w:val="single" w:sz="4" w:space="0" w:color="000000"/>
              <w:right w:val="single" w:sz="4" w:space="0" w:color="000000"/>
            </w:tcBorders>
            <w:vAlign w:val="center"/>
          </w:tcPr>
          <w:sdt>
            <w:sdtPr>
              <w:tag w:val="goog_rdk_419"/>
              <w:id w:val="1443572457"/>
            </w:sdtPr>
            <w:sdtContent>
              <w:p w14:paraId="00000190" w14:textId="5BA3335B" w:rsidR="004125FE" w:rsidRDefault="004125FE" w:rsidP="004125FE">
                <w:pPr>
                  <w:jc w:val="center"/>
                  <w:rPr>
                    <w:rFonts w:ascii="Tahoma" w:eastAsia="Tahoma" w:hAnsi="Tahoma" w:cs="Tahoma"/>
                    <w:color w:val="000000"/>
                    <w:sz w:val="18"/>
                    <w:szCs w:val="18"/>
                  </w:rPr>
                </w:pPr>
              </w:p>
            </w:sdtContent>
          </w:sdt>
        </w:tc>
      </w:tr>
      <w:tr w:rsidR="004125FE" w14:paraId="26504817" w14:textId="77777777" w:rsidTr="00D7264E">
        <w:trPr>
          <w:trHeight w:val="20"/>
        </w:trPr>
        <w:tc>
          <w:tcPr>
            <w:tcW w:w="390" w:type="dxa"/>
            <w:tcBorders>
              <w:left w:val="single" w:sz="4" w:space="0" w:color="000000"/>
              <w:bottom w:val="single" w:sz="4" w:space="0" w:color="000000"/>
            </w:tcBorders>
            <w:vAlign w:val="center"/>
          </w:tcPr>
          <w:sdt>
            <w:sdtPr>
              <w:tag w:val="goog_rdk_420"/>
              <w:id w:val="-1366133194"/>
            </w:sdtPr>
            <w:sdtContent>
              <w:p w14:paraId="00000191" w14:textId="77777777" w:rsidR="004125FE" w:rsidRDefault="004125FE" w:rsidP="004125FE">
                <w:pPr>
                  <w:jc w:val="right"/>
                  <w:rPr>
                    <w:rFonts w:ascii="Tahoma" w:eastAsia="Tahoma" w:hAnsi="Tahoma" w:cs="Tahoma"/>
                    <w:sz w:val="18"/>
                    <w:szCs w:val="18"/>
                  </w:rPr>
                </w:pPr>
                <w:r>
                  <w:rPr>
                    <w:rFonts w:ascii="Tahoma" w:eastAsia="Tahoma" w:hAnsi="Tahoma" w:cs="Tahoma"/>
                    <w:sz w:val="18"/>
                    <w:szCs w:val="18"/>
                  </w:rPr>
                  <w:t>11</w:t>
                </w:r>
              </w:p>
            </w:sdtContent>
          </w:sdt>
        </w:tc>
        <w:tc>
          <w:tcPr>
            <w:tcW w:w="5130" w:type="dxa"/>
            <w:tcBorders>
              <w:left w:val="single" w:sz="4" w:space="0" w:color="000000"/>
              <w:bottom w:val="single" w:sz="4" w:space="0" w:color="000000"/>
            </w:tcBorders>
            <w:vAlign w:val="center"/>
          </w:tcPr>
          <w:sdt>
            <w:sdtPr>
              <w:tag w:val="goog_rdk_421"/>
              <w:id w:val="1179394362"/>
            </w:sdtPr>
            <w:sdtContent>
              <w:p w14:paraId="00000192" w14:textId="77777777" w:rsidR="004125FE" w:rsidRDefault="004125FE" w:rsidP="004125FE">
                <w:pPr>
                  <w:rPr>
                    <w:rFonts w:ascii="Tahoma" w:eastAsia="Tahoma" w:hAnsi="Tahoma" w:cs="Tahoma"/>
                    <w:sz w:val="18"/>
                    <w:szCs w:val="18"/>
                  </w:rPr>
                </w:pPr>
                <w:r>
                  <w:rPr>
                    <w:rFonts w:ascii="Tahoma" w:eastAsia="Tahoma" w:hAnsi="Tahoma" w:cs="Tahoma"/>
                    <w:sz w:val="18"/>
                    <w:szCs w:val="18"/>
                  </w:rPr>
                  <w:t>Contingency Management</w:t>
                </w:r>
              </w:p>
            </w:sdtContent>
          </w:sdt>
        </w:tc>
        <w:tc>
          <w:tcPr>
            <w:tcW w:w="900" w:type="dxa"/>
            <w:tcBorders>
              <w:left w:val="single" w:sz="4" w:space="0" w:color="000000"/>
              <w:bottom w:val="single" w:sz="4" w:space="0" w:color="000000"/>
            </w:tcBorders>
            <w:vAlign w:val="center"/>
          </w:tcPr>
          <w:sdt>
            <w:sdtPr>
              <w:tag w:val="goog_rdk_422"/>
              <w:id w:val="-205874928"/>
            </w:sdtPr>
            <w:sdtContent>
              <w:p w14:paraId="00000193" w14:textId="6117082C" w:rsidR="004125FE" w:rsidRDefault="004125FE" w:rsidP="004125FE">
                <w:pPr>
                  <w:jc w:val="center"/>
                  <w:rPr>
                    <w:rFonts w:ascii="Tahoma" w:eastAsia="Tahoma" w:hAnsi="Tahoma" w:cs="Tahoma"/>
                    <w:color w:val="000000"/>
                    <w:sz w:val="18"/>
                    <w:szCs w:val="18"/>
                  </w:rPr>
                </w:pPr>
              </w:p>
            </w:sdtContent>
          </w:sdt>
        </w:tc>
        <w:tc>
          <w:tcPr>
            <w:tcW w:w="900" w:type="dxa"/>
            <w:tcBorders>
              <w:left w:val="single" w:sz="4" w:space="0" w:color="000000"/>
              <w:bottom w:val="single" w:sz="4" w:space="0" w:color="000000"/>
            </w:tcBorders>
          </w:tcPr>
          <w:p w14:paraId="00000194" w14:textId="080B44D0" w:rsidR="004125FE" w:rsidRDefault="004125FE" w:rsidP="004125FE">
            <w:pPr>
              <w:jc w:val="center"/>
              <w:rPr>
                <w:rFonts w:ascii="Tahoma" w:eastAsia="Tahoma" w:hAnsi="Tahoma" w:cs="Tahoma"/>
                <w:b/>
                <w:sz w:val="18"/>
                <w:szCs w:val="18"/>
              </w:rPr>
            </w:pPr>
            <w:r w:rsidRPr="008025AF">
              <w:rPr>
                <w:rFonts w:ascii="Tahoma" w:hAnsi="Tahoma" w:cs="Tahoma"/>
                <w:b/>
                <w:bCs/>
                <w:sz w:val="18"/>
              </w:rPr>
              <w:t>●</w:t>
            </w:r>
          </w:p>
        </w:tc>
        <w:tc>
          <w:tcPr>
            <w:tcW w:w="990" w:type="dxa"/>
            <w:tcBorders>
              <w:left w:val="single" w:sz="4" w:space="0" w:color="000000"/>
              <w:bottom w:val="single" w:sz="4" w:space="0" w:color="000000"/>
            </w:tcBorders>
            <w:vAlign w:val="center"/>
          </w:tcPr>
          <w:sdt>
            <w:sdtPr>
              <w:tag w:val="goog_rdk_425"/>
              <w:id w:val="722326720"/>
            </w:sdtPr>
            <w:sdtContent>
              <w:p w14:paraId="00000195" w14:textId="589B1588" w:rsidR="004125FE" w:rsidRDefault="004125FE" w:rsidP="004125FE">
                <w:pPr>
                  <w:jc w:val="center"/>
                  <w:rPr>
                    <w:rFonts w:ascii="Tahoma" w:eastAsia="Tahoma" w:hAnsi="Tahoma" w:cs="Tahoma"/>
                    <w:color w:val="000000"/>
                    <w:sz w:val="18"/>
                    <w:szCs w:val="18"/>
                  </w:rPr>
                </w:pPr>
              </w:p>
            </w:sdtContent>
          </w:sdt>
        </w:tc>
        <w:tc>
          <w:tcPr>
            <w:tcW w:w="802" w:type="dxa"/>
            <w:tcBorders>
              <w:left w:val="single" w:sz="4" w:space="0" w:color="000000"/>
              <w:bottom w:val="single" w:sz="4" w:space="0" w:color="000000"/>
              <w:right w:val="single" w:sz="4" w:space="0" w:color="000000"/>
            </w:tcBorders>
            <w:vAlign w:val="center"/>
          </w:tcPr>
          <w:sdt>
            <w:sdtPr>
              <w:tag w:val="goog_rdk_426"/>
              <w:id w:val="1077250399"/>
            </w:sdtPr>
            <w:sdtContent>
              <w:p w14:paraId="00000196" w14:textId="21B61CF9" w:rsidR="004125FE" w:rsidRDefault="004125FE" w:rsidP="004125FE">
                <w:pPr>
                  <w:jc w:val="center"/>
                  <w:rPr>
                    <w:rFonts w:ascii="Tahoma" w:eastAsia="Tahoma" w:hAnsi="Tahoma" w:cs="Tahoma"/>
                    <w:b/>
                    <w:sz w:val="18"/>
                    <w:szCs w:val="18"/>
                  </w:rPr>
                </w:pPr>
              </w:p>
            </w:sdtContent>
          </w:sdt>
        </w:tc>
      </w:tr>
      <w:tr w:rsidR="004125FE" w14:paraId="790DF0B4" w14:textId="77777777" w:rsidTr="00D7264E">
        <w:trPr>
          <w:trHeight w:val="20"/>
        </w:trPr>
        <w:tc>
          <w:tcPr>
            <w:tcW w:w="390" w:type="dxa"/>
            <w:tcBorders>
              <w:left w:val="single" w:sz="4" w:space="0" w:color="000000"/>
              <w:bottom w:val="single" w:sz="4" w:space="0" w:color="000000"/>
            </w:tcBorders>
            <w:vAlign w:val="center"/>
          </w:tcPr>
          <w:sdt>
            <w:sdtPr>
              <w:tag w:val="goog_rdk_427"/>
              <w:id w:val="-506212329"/>
            </w:sdtPr>
            <w:sdtContent>
              <w:p w14:paraId="00000197" w14:textId="77777777" w:rsidR="004125FE" w:rsidRDefault="004125FE" w:rsidP="004125FE">
                <w:pPr>
                  <w:jc w:val="right"/>
                  <w:rPr>
                    <w:rFonts w:ascii="Tahoma" w:eastAsia="Tahoma" w:hAnsi="Tahoma" w:cs="Tahoma"/>
                    <w:sz w:val="18"/>
                    <w:szCs w:val="18"/>
                  </w:rPr>
                </w:pPr>
                <w:r>
                  <w:rPr>
                    <w:rFonts w:ascii="Tahoma" w:eastAsia="Tahoma" w:hAnsi="Tahoma" w:cs="Tahoma"/>
                    <w:sz w:val="18"/>
                    <w:szCs w:val="18"/>
                  </w:rPr>
                  <w:t>12</w:t>
                </w:r>
              </w:p>
            </w:sdtContent>
          </w:sdt>
        </w:tc>
        <w:tc>
          <w:tcPr>
            <w:tcW w:w="5130" w:type="dxa"/>
            <w:tcBorders>
              <w:left w:val="single" w:sz="4" w:space="0" w:color="000000"/>
              <w:bottom w:val="single" w:sz="4" w:space="0" w:color="000000"/>
            </w:tcBorders>
            <w:vAlign w:val="center"/>
          </w:tcPr>
          <w:sdt>
            <w:sdtPr>
              <w:tag w:val="goog_rdk_428"/>
              <w:id w:val="1682781068"/>
            </w:sdtPr>
            <w:sdtContent>
              <w:p w14:paraId="00000198" w14:textId="77777777" w:rsidR="004125FE" w:rsidRDefault="004125FE" w:rsidP="004125FE">
                <w:pPr>
                  <w:rPr>
                    <w:rFonts w:ascii="Tahoma" w:eastAsia="Tahoma" w:hAnsi="Tahoma" w:cs="Tahoma"/>
                    <w:sz w:val="18"/>
                    <w:szCs w:val="18"/>
                  </w:rPr>
                </w:pPr>
                <w:r>
                  <w:rPr>
                    <w:rFonts w:ascii="Tahoma" w:eastAsia="Tahoma" w:hAnsi="Tahoma" w:cs="Tahoma"/>
                    <w:sz w:val="18"/>
                    <w:szCs w:val="18"/>
                  </w:rPr>
                  <w:t>Market analysis</w:t>
                </w:r>
              </w:p>
            </w:sdtContent>
          </w:sdt>
        </w:tc>
        <w:tc>
          <w:tcPr>
            <w:tcW w:w="900" w:type="dxa"/>
            <w:tcBorders>
              <w:left w:val="single" w:sz="4" w:space="0" w:color="000000"/>
              <w:bottom w:val="single" w:sz="4" w:space="0" w:color="000000"/>
            </w:tcBorders>
            <w:vAlign w:val="center"/>
          </w:tcPr>
          <w:sdt>
            <w:sdtPr>
              <w:tag w:val="goog_rdk_429"/>
              <w:id w:val="-1055304660"/>
            </w:sdtPr>
            <w:sdtContent>
              <w:p w14:paraId="00000199" w14:textId="39A35C68" w:rsidR="004125FE" w:rsidRDefault="004125FE" w:rsidP="004125FE">
                <w:pPr>
                  <w:jc w:val="center"/>
                  <w:rPr>
                    <w:rFonts w:ascii="Tahoma" w:eastAsia="Tahoma" w:hAnsi="Tahoma" w:cs="Tahoma"/>
                    <w:color w:val="000000"/>
                    <w:sz w:val="18"/>
                    <w:szCs w:val="18"/>
                  </w:rPr>
                </w:pPr>
              </w:p>
            </w:sdtContent>
          </w:sdt>
        </w:tc>
        <w:tc>
          <w:tcPr>
            <w:tcW w:w="900" w:type="dxa"/>
            <w:tcBorders>
              <w:left w:val="single" w:sz="4" w:space="0" w:color="000000"/>
              <w:bottom w:val="single" w:sz="4" w:space="0" w:color="000000"/>
            </w:tcBorders>
          </w:tcPr>
          <w:p w14:paraId="0000019A" w14:textId="2DFCAA9B" w:rsidR="004125FE" w:rsidRDefault="004125FE" w:rsidP="004125FE">
            <w:pPr>
              <w:jc w:val="center"/>
              <w:rPr>
                <w:rFonts w:ascii="Tahoma" w:eastAsia="Tahoma" w:hAnsi="Tahoma" w:cs="Tahoma"/>
                <w:color w:val="000000"/>
                <w:sz w:val="18"/>
                <w:szCs w:val="18"/>
              </w:rPr>
            </w:pPr>
            <w:r w:rsidRPr="008025AF">
              <w:rPr>
                <w:rFonts w:ascii="Tahoma" w:hAnsi="Tahoma" w:cs="Tahoma"/>
                <w:b/>
                <w:bCs/>
                <w:sz w:val="18"/>
              </w:rPr>
              <w:t>●</w:t>
            </w:r>
          </w:p>
        </w:tc>
        <w:tc>
          <w:tcPr>
            <w:tcW w:w="990" w:type="dxa"/>
            <w:tcBorders>
              <w:left w:val="single" w:sz="4" w:space="0" w:color="000000"/>
              <w:bottom w:val="single" w:sz="4" w:space="0" w:color="000000"/>
            </w:tcBorders>
            <w:vAlign w:val="center"/>
          </w:tcPr>
          <w:sdt>
            <w:sdtPr>
              <w:tag w:val="goog_rdk_432"/>
              <w:id w:val="780692129"/>
            </w:sdtPr>
            <w:sdtContent>
              <w:p w14:paraId="0000019B" w14:textId="4C068D1E" w:rsidR="004125FE" w:rsidRDefault="004125FE" w:rsidP="004125FE">
                <w:pPr>
                  <w:jc w:val="center"/>
                  <w:rPr>
                    <w:rFonts w:ascii="Tahoma" w:eastAsia="Tahoma" w:hAnsi="Tahoma" w:cs="Tahoma"/>
                    <w:color w:val="000000"/>
                    <w:sz w:val="18"/>
                    <w:szCs w:val="18"/>
                  </w:rPr>
                </w:pPr>
              </w:p>
            </w:sdtContent>
          </w:sdt>
        </w:tc>
        <w:tc>
          <w:tcPr>
            <w:tcW w:w="802" w:type="dxa"/>
            <w:tcBorders>
              <w:left w:val="single" w:sz="4" w:space="0" w:color="000000"/>
              <w:bottom w:val="single" w:sz="4" w:space="0" w:color="000000"/>
              <w:right w:val="single" w:sz="4" w:space="0" w:color="000000"/>
            </w:tcBorders>
            <w:vAlign w:val="center"/>
          </w:tcPr>
          <w:sdt>
            <w:sdtPr>
              <w:tag w:val="goog_rdk_433"/>
              <w:id w:val="-514154193"/>
            </w:sdtPr>
            <w:sdtContent>
              <w:p w14:paraId="0000019C" w14:textId="3BC9E818" w:rsidR="004125FE" w:rsidRDefault="004125FE" w:rsidP="004125FE">
                <w:pPr>
                  <w:jc w:val="center"/>
                  <w:rPr>
                    <w:rFonts w:ascii="Tahoma" w:eastAsia="Tahoma" w:hAnsi="Tahoma" w:cs="Tahoma"/>
                    <w:color w:val="000000"/>
                    <w:sz w:val="18"/>
                    <w:szCs w:val="18"/>
                  </w:rPr>
                </w:pPr>
                <w:sdt>
                  <w:sdtPr>
                    <w:tag w:val="goog_rdk_434"/>
                    <w:id w:val="-234468659"/>
                  </w:sdtPr>
                  <w:sdtContent>
                    <w:r>
                      <w:rPr>
                        <w:rFonts w:ascii="Tahoma" w:hAnsi="Tahoma" w:cs="Tahoma"/>
                        <w:b/>
                        <w:bCs/>
                        <w:sz w:val="18"/>
                      </w:rPr>
                      <w:t>●</w:t>
                    </w:r>
                  </w:sdtContent>
                </w:sdt>
              </w:p>
            </w:sdtContent>
          </w:sdt>
        </w:tc>
      </w:tr>
      <w:tr w:rsidR="004125FE" w14:paraId="0AF73C80" w14:textId="77777777" w:rsidTr="00D7264E">
        <w:trPr>
          <w:trHeight w:val="20"/>
        </w:trPr>
        <w:tc>
          <w:tcPr>
            <w:tcW w:w="390" w:type="dxa"/>
            <w:tcBorders>
              <w:left w:val="single" w:sz="4" w:space="0" w:color="000000"/>
              <w:bottom w:val="single" w:sz="4" w:space="0" w:color="000000"/>
            </w:tcBorders>
            <w:vAlign w:val="center"/>
          </w:tcPr>
          <w:sdt>
            <w:sdtPr>
              <w:tag w:val="goog_rdk_435"/>
              <w:id w:val="1303419770"/>
            </w:sdtPr>
            <w:sdtContent>
              <w:p w14:paraId="0000019D" w14:textId="77777777" w:rsidR="004125FE" w:rsidRDefault="004125FE" w:rsidP="004125FE">
                <w:pPr>
                  <w:jc w:val="right"/>
                  <w:rPr>
                    <w:rFonts w:ascii="Tahoma" w:eastAsia="Tahoma" w:hAnsi="Tahoma" w:cs="Tahoma"/>
                    <w:sz w:val="18"/>
                    <w:szCs w:val="18"/>
                  </w:rPr>
                </w:pPr>
                <w:r>
                  <w:rPr>
                    <w:rFonts w:ascii="Tahoma" w:eastAsia="Tahoma" w:hAnsi="Tahoma" w:cs="Tahoma"/>
                    <w:sz w:val="18"/>
                    <w:szCs w:val="18"/>
                  </w:rPr>
                  <w:t>13</w:t>
                </w:r>
              </w:p>
            </w:sdtContent>
          </w:sdt>
        </w:tc>
        <w:tc>
          <w:tcPr>
            <w:tcW w:w="5130" w:type="dxa"/>
            <w:tcBorders>
              <w:left w:val="single" w:sz="4" w:space="0" w:color="000000"/>
              <w:bottom w:val="single" w:sz="4" w:space="0" w:color="000000"/>
            </w:tcBorders>
            <w:vAlign w:val="center"/>
          </w:tcPr>
          <w:sdt>
            <w:sdtPr>
              <w:tag w:val="goog_rdk_436"/>
              <w:id w:val="-53316390"/>
            </w:sdtPr>
            <w:sdtContent>
              <w:p w14:paraId="0000019E" w14:textId="77777777" w:rsidR="004125FE" w:rsidRDefault="004125FE" w:rsidP="004125FE">
                <w:pPr>
                  <w:rPr>
                    <w:rFonts w:ascii="Tahoma" w:eastAsia="Tahoma" w:hAnsi="Tahoma" w:cs="Tahoma"/>
                    <w:sz w:val="18"/>
                    <w:szCs w:val="18"/>
                  </w:rPr>
                </w:pPr>
                <w:r>
                  <w:rPr>
                    <w:rFonts w:ascii="Tahoma" w:eastAsia="Tahoma" w:hAnsi="Tahoma" w:cs="Tahoma"/>
                    <w:sz w:val="18"/>
                    <w:szCs w:val="18"/>
                  </w:rPr>
                  <w:t>Interface definition/N2 charts</w:t>
                </w:r>
              </w:p>
            </w:sdtContent>
          </w:sdt>
        </w:tc>
        <w:tc>
          <w:tcPr>
            <w:tcW w:w="900" w:type="dxa"/>
            <w:tcBorders>
              <w:left w:val="single" w:sz="4" w:space="0" w:color="000000"/>
              <w:bottom w:val="single" w:sz="4" w:space="0" w:color="000000"/>
            </w:tcBorders>
            <w:vAlign w:val="center"/>
          </w:tcPr>
          <w:sdt>
            <w:sdtPr>
              <w:tag w:val="goog_rdk_437"/>
              <w:id w:val="486828136"/>
            </w:sdtPr>
            <w:sdtContent>
              <w:p w14:paraId="0000019F" w14:textId="7A3B989A" w:rsidR="004125FE" w:rsidRDefault="004125FE" w:rsidP="004125FE">
                <w:pPr>
                  <w:jc w:val="center"/>
                  <w:rPr>
                    <w:rFonts w:ascii="Tahoma" w:eastAsia="Tahoma" w:hAnsi="Tahoma" w:cs="Tahoma"/>
                    <w:color w:val="000000"/>
                    <w:sz w:val="18"/>
                    <w:szCs w:val="18"/>
                  </w:rPr>
                </w:pPr>
              </w:p>
            </w:sdtContent>
          </w:sdt>
        </w:tc>
        <w:tc>
          <w:tcPr>
            <w:tcW w:w="900" w:type="dxa"/>
            <w:tcBorders>
              <w:left w:val="single" w:sz="4" w:space="0" w:color="000000"/>
              <w:bottom w:val="single" w:sz="4" w:space="0" w:color="000000"/>
            </w:tcBorders>
            <w:vAlign w:val="center"/>
          </w:tcPr>
          <w:sdt>
            <w:sdtPr>
              <w:tag w:val="goog_rdk_438"/>
              <w:id w:val="-1319099953"/>
            </w:sdtPr>
            <w:sdtContent>
              <w:p w14:paraId="000001A0" w14:textId="30F1AD85" w:rsidR="004125FE" w:rsidRDefault="004125FE" w:rsidP="004125FE">
                <w:pPr>
                  <w:jc w:val="center"/>
                  <w:rPr>
                    <w:rFonts w:ascii="Tahoma" w:eastAsia="Tahoma" w:hAnsi="Tahoma" w:cs="Tahoma"/>
                    <w:color w:val="000000"/>
                    <w:sz w:val="18"/>
                    <w:szCs w:val="18"/>
                  </w:rPr>
                </w:pPr>
              </w:p>
            </w:sdtContent>
          </w:sdt>
        </w:tc>
        <w:tc>
          <w:tcPr>
            <w:tcW w:w="990" w:type="dxa"/>
            <w:tcBorders>
              <w:left w:val="single" w:sz="4" w:space="0" w:color="000000"/>
              <w:bottom w:val="single" w:sz="4" w:space="0" w:color="000000"/>
            </w:tcBorders>
          </w:tcPr>
          <w:p w14:paraId="000001A1" w14:textId="3FD4FC56" w:rsidR="004125FE" w:rsidRDefault="004125FE" w:rsidP="004125FE">
            <w:pPr>
              <w:jc w:val="center"/>
              <w:rPr>
                <w:rFonts w:ascii="Tahoma" w:eastAsia="Tahoma" w:hAnsi="Tahoma" w:cs="Tahoma"/>
                <w:b/>
                <w:sz w:val="18"/>
                <w:szCs w:val="18"/>
              </w:rPr>
            </w:pPr>
            <w:r w:rsidRPr="001F0843">
              <w:rPr>
                <w:rFonts w:ascii="Tahoma" w:hAnsi="Tahoma" w:cs="Tahoma"/>
                <w:b/>
                <w:bCs/>
                <w:sz w:val="18"/>
              </w:rPr>
              <w:t>●</w:t>
            </w:r>
          </w:p>
        </w:tc>
        <w:tc>
          <w:tcPr>
            <w:tcW w:w="802" w:type="dxa"/>
            <w:tcBorders>
              <w:left w:val="single" w:sz="4" w:space="0" w:color="000000"/>
              <w:bottom w:val="single" w:sz="4" w:space="0" w:color="000000"/>
              <w:right w:val="single" w:sz="4" w:space="0" w:color="000000"/>
            </w:tcBorders>
            <w:vAlign w:val="center"/>
          </w:tcPr>
          <w:sdt>
            <w:sdtPr>
              <w:tag w:val="goog_rdk_441"/>
              <w:id w:val="-1409377713"/>
            </w:sdtPr>
            <w:sdtContent>
              <w:p w14:paraId="000001A2" w14:textId="2330F9A9" w:rsidR="004125FE" w:rsidRDefault="004125FE" w:rsidP="004125FE">
                <w:pPr>
                  <w:jc w:val="center"/>
                  <w:rPr>
                    <w:rFonts w:ascii="Tahoma" w:eastAsia="Tahoma" w:hAnsi="Tahoma" w:cs="Tahoma"/>
                    <w:color w:val="000000"/>
                    <w:sz w:val="18"/>
                    <w:szCs w:val="18"/>
                  </w:rPr>
                </w:pPr>
              </w:p>
            </w:sdtContent>
          </w:sdt>
        </w:tc>
      </w:tr>
      <w:tr w:rsidR="004125FE" w14:paraId="25B121B2" w14:textId="77777777" w:rsidTr="00D7264E">
        <w:trPr>
          <w:trHeight w:val="20"/>
        </w:trPr>
        <w:tc>
          <w:tcPr>
            <w:tcW w:w="390" w:type="dxa"/>
            <w:tcBorders>
              <w:left w:val="single" w:sz="4" w:space="0" w:color="000000"/>
              <w:bottom w:val="single" w:sz="4" w:space="0" w:color="000000"/>
            </w:tcBorders>
            <w:vAlign w:val="center"/>
          </w:tcPr>
          <w:sdt>
            <w:sdtPr>
              <w:tag w:val="goog_rdk_442"/>
              <w:id w:val="-1817170280"/>
            </w:sdtPr>
            <w:sdtContent>
              <w:p w14:paraId="000001A3" w14:textId="77777777" w:rsidR="004125FE" w:rsidRDefault="004125FE" w:rsidP="004125FE">
                <w:pPr>
                  <w:jc w:val="right"/>
                  <w:rPr>
                    <w:rFonts w:ascii="Tahoma" w:eastAsia="Tahoma" w:hAnsi="Tahoma" w:cs="Tahoma"/>
                    <w:sz w:val="18"/>
                    <w:szCs w:val="18"/>
                  </w:rPr>
                </w:pPr>
                <w:r>
                  <w:rPr>
                    <w:rFonts w:ascii="Tahoma" w:eastAsia="Tahoma" w:hAnsi="Tahoma" w:cs="Tahoma"/>
                    <w:sz w:val="18"/>
                    <w:szCs w:val="18"/>
                  </w:rPr>
                  <w:t>14</w:t>
                </w:r>
              </w:p>
            </w:sdtContent>
          </w:sdt>
        </w:tc>
        <w:tc>
          <w:tcPr>
            <w:tcW w:w="5130" w:type="dxa"/>
            <w:tcBorders>
              <w:left w:val="single" w:sz="4" w:space="0" w:color="000000"/>
              <w:bottom w:val="single" w:sz="4" w:space="0" w:color="000000"/>
            </w:tcBorders>
            <w:vAlign w:val="center"/>
          </w:tcPr>
          <w:sdt>
            <w:sdtPr>
              <w:tag w:val="goog_rdk_443"/>
              <w:id w:val="-560635341"/>
            </w:sdtPr>
            <w:sdtContent>
              <w:p w14:paraId="000001A4" w14:textId="77777777" w:rsidR="004125FE" w:rsidRDefault="004125FE" w:rsidP="004125FE">
                <w:pPr>
                  <w:rPr>
                    <w:rFonts w:ascii="Tahoma" w:eastAsia="Tahoma" w:hAnsi="Tahoma" w:cs="Tahoma"/>
                    <w:sz w:val="18"/>
                    <w:szCs w:val="18"/>
                  </w:rPr>
                </w:pPr>
                <w:r>
                  <w:rPr>
                    <w:rFonts w:ascii="Tahoma" w:eastAsia="Tahoma" w:hAnsi="Tahoma" w:cs="Tahoma"/>
                    <w:sz w:val="18"/>
                    <w:szCs w:val="18"/>
                  </w:rPr>
                  <w:t>Trade method, rationale and organization</w:t>
                </w:r>
              </w:p>
            </w:sdtContent>
          </w:sdt>
        </w:tc>
        <w:tc>
          <w:tcPr>
            <w:tcW w:w="900" w:type="dxa"/>
            <w:tcBorders>
              <w:left w:val="single" w:sz="4" w:space="0" w:color="000000"/>
              <w:bottom w:val="single" w:sz="4" w:space="0" w:color="000000"/>
            </w:tcBorders>
            <w:vAlign w:val="center"/>
          </w:tcPr>
          <w:sdt>
            <w:sdtPr>
              <w:tag w:val="goog_rdk_444"/>
              <w:id w:val="-1804526226"/>
            </w:sdtPr>
            <w:sdtContent>
              <w:p w14:paraId="000001A5" w14:textId="2F4FF2FC" w:rsidR="004125FE" w:rsidRDefault="004125FE" w:rsidP="004125FE">
                <w:pPr>
                  <w:jc w:val="center"/>
                  <w:rPr>
                    <w:rFonts w:ascii="Tahoma" w:eastAsia="Tahoma" w:hAnsi="Tahoma" w:cs="Tahoma"/>
                    <w:color w:val="000000"/>
                    <w:sz w:val="18"/>
                    <w:szCs w:val="18"/>
                  </w:rPr>
                </w:pPr>
              </w:p>
            </w:sdtContent>
          </w:sdt>
        </w:tc>
        <w:tc>
          <w:tcPr>
            <w:tcW w:w="900" w:type="dxa"/>
            <w:tcBorders>
              <w:left w:val="single" w:sz="4" w:space="0" w:color="000000"/>
              <w:bottom w:val="single" w:sz="4" w:space="0" w:color="000000"/>
            </w:tcBorders>
            <w:vAlign w:val="center"/>
          </w:tcPr>
          <w:sdt>
            <w:sdtPr>
              <w:tag w:val="goog_rdk_445"/>
              <w:id w:val="1549414736"/>
            </w:sdtPr>
            <w:sdtContent>
              <w:p w14:paraId="000001A6" w14:textId="3630B5AF" w:rsidR="004125FE" w:rsidRDefault="004125FE" w:rsidP="004125FE">
                <w:pPr>
                  <w:jc w:val="center"/>
                  <w:rPr>
                    <w:rFonts w:ascii="Tahoma" w:eastAsia="Tahoma" w:hAnsi="Tahoma" w:cs="Tahoma"/>
                    <w:color w:val="000000"/>
                    <w:sz w:val="18"/>
                    <w:szCs w:val="18"/>
                  </w:rPr>
                </w:pPr>
              </w:p>
            </w:sdtContent>
          </w:sdt>
        </w:tc>
        <w:tc>
          <w:tcPr>
            <w:tcW w:w="990" w:type="dxa"/>
            <w:tcBorders>
              <w:left w:val="single" w:sz="4" w:space="0" w:color="000000"/>
              <w:bottom w:val="single" w:sz="4" w:space="0" w:color="000000"/>
            </w:tcBorders>
          </w:tcPr>
          <w:p w14:paraId="000001A7" w14:textId="52925195" w:rsidR="004125FE" w:rsidRDefault="004125FE" w:rsidP="004125FE">
            <w:pPr>
              <w:jc w:val="center"/>
              <w:rPr>
                <w:rFonts w:ascii="Tahoma" w:eastAsia="Tahoma" w:hAnsi="Tahoma" w:cs="Tahoma"/>
                <w:b/>
                <w:sz w:val="18"/>
                <w:szCs w:val="18"/>
              </w:rPr>
            </w:pPr>
            <w:r w:rsidRPr="001F0843">
              <w:rPr>
                <w:rFonts w:ascii="Tahoma" w:hAnsi="Tahoma" w:cs="Tahoma"/>
                <w:b/>
                <w:bCs/>
                <w:sz w:val="18"/>
              </w:rPr>
              <w:t>●</w:t>
            </w:r>
          </w:p>
        </w:tc>
        <w:tc>
          <w:tcPr>
            <w:tcW w:w="802" w:type="dxa"/>
            <w:tcBorders>
              <w:left w:val="single" w:sz="4" w:space="0" w:color="000000"/>
              <w:bottom w:val="single" w:sz="4" w:space="0" w:color="000000"/>
              <w:right w:val="single" w:sz="4" w:space="0" w:color="000000"/>
            </w:tcBorders>
            <w:vAlign w:val="center"/>
          </w:tcPr>
          <w:sdt>
            <w:sdtPr>
              <w:tag w:val="goog_rdk_448"/>
              <w:id w:val="-1904980376"/>
            </w:sdtPr>
            <w:sdtContent>
              <w:p w14:paraId="000001A8" w14:textId="7C442C02" w:rsidR="004125FE" w:rsidRDefault="004125FE" w:rsidP="004125FE">
                <w:pPr>
                  <w:jc w:val="center"/>
                  <w:rPr>
                    <w:rFonts w:ascii="Tahoma" w:eastAsia="Tahoma" w:hAnsi="Tahoma" w:cs="Tahoma"/>
                    <w:color w:val="000000"/>
                    <w:sz w:val="18"/>
                    <w:szCs w:val="18"/>
                  </w:rPr>
                </w:pPr>
              </w:p>
            </w:sdtContent>
          </w:sdt>
        </w:tc>
      </w:tr>
      <w:tr w:rsidR="004125FE" w14:paraId="6AA34181" w14:textId="77777777" w:rsidTr="00D7264E">
        <w:trPr>
          <w:trHeight w:val="20"/>
        </w:trPr>
        <w:tc>
          <w:tcPr>
            <w:tcW w:w="390" w:type="dxa"/>
            <w:tcBorders>
              <w:left w:val="single" w:sz="4" w:space="0" w:color="000000"/>
              <w:bottom w:val="single" w:sz="4" w:space="0" w:color="000000"/>
            </w:tcBorders>
            <w:vAlign w:val="center"/>
          </w:tcPr>
          <w:sdt>
            <w:sdtPr>
              <w:tag w:val="goog_rdk_449"/>
              <w:id w:val="785161419"/>
            </w:sdtPr>
            <w:sdtContent>
              <w:p w14:paraId="000001A9" w14:textId="77777777" w:rsidR="004125FE" w:rsidRDefault="004125FE" w:rsidP="004125FE">
                <w:pPr>
                  <w:jc w:val="right"/>
                  <w:rPr>
                    <w:rFonts w:ascii="Tahoma" w:eastAsia="Tahoma" w:hAnsi="Tahoma" w:cs="Tahoma"/>
                    <w:sz w:val="18"/>
                    <w:szCs w:val="18"/>
                  </w:rPr>
                </w:pPr>
                <w:r>
                  <w:rPr>
                    <w:rFonts w:ascii="Tahoma" w:eastAsia="Tahoma" w:hAnsi="Tahoma" w:cs="Tahoma"/>
                    <w:sz w:val="18"/>
                    <w:szCs w:val="18"/>
                  </w:rPr>
                  <w:t>15</w:t>
                </w:r>
              </w:p>
            </w:sdtContent>
          </w:sdt>
        </w:tc>
        <w:tc>
          <w:tcPr>
            <w:tcW w:w="5130" w:type="dxa"/>
            <w:tcBorders>
              <w:left w:val="single" w:sz="4" w:space="0" w:color="000000"/>
              <w:bottom w:val="single" w:sz="4" w:space="0" w:color="000000"/>
            </w:tcBorders>
            <w:vAlign w:val="center"/>
          </w:tcPr>
          <w:sdt>
            <w:sdtPr>
              <w:tag w:val="goog_rdk_450"/>
              <w:id w:val="2031911468"/>
            </w:sdtPr>
            <w:sdtContent>
              <w:p w14:paraId="000001AA" w14:textId="77777777" w:rsidR="004125FE" w:rsidRDefault="004125FE" w:rsidP="004125FE">
                <w:pPr>
                  <w:rPr>
                    <w:rFonts w:ascii="Tahoma" w:eastAsia="Tahoma" w:hAnsi="Tahoma" w:cs="Tahoma"/>
                    <w:sz w:val="18"/>
                    <w:szCs w:val="18"/>
                  </w:rPr>
                </w:pPr>
                <w:r>
                  <w:rPr>
                    <w:rFonts w:ascii="Tahoma" w:eastAsia="Tahoma" w:hAnsi="Tahoma" w:cs="Tahoma"/>
                    <w:sz w:val="18"/>
                    <w:szCs w:val="18"/>
                  </w:rPr>
                  <w:t>Trade criteria</w:t>
                </w:r>
              </w:p>
            </w:sdtContent>
          </w:sdt>
        </w:tc>
        <w:tc>
          <w:tcPr>
            <w:tcW w:w="900" w:type="dxa"/>
            <w:tcBorders>
              <w:left w:val="single" w:sz="4" w:space="0" w:color="000000"/>
              <w:bottom w:val="single" w:sz="4" w:space="0" w:color="000000"/>
            </w:tcBorders>
            <w:vAlign w:val="center"/>
          </w:tcPr>
          <w:sdt>
            <w:sdtPr>
              <w:tag w:val="goog_rdk_451"/>
              <w:id w:val="726113038"/>
            </w:sdtPr>
            <w:sdtContent>
              <w:p w14:paraId="000001AB" w14:textId="2207C785" w:rsidR="004125FE" w:rsidRDefault="004125FE" w:rsidP="004125FE">
                <w:pPr>
                  <w:jc w:val="center"/>
                  <w:rPr>
                    <w:rFonts w:ascii="Tahoma" w:eastAsia="Tahoma" w:hAnsi="Tahoma" w:cs="Tahoma"/>
                    <w:color w:val="000000"/>
                    <w:sz w:val="18"/>
                    <w:szCs w:val="18"/>
                  </w:rPr>
                </w:pPr>
              </w:p>
            </w:sdtContent>
          </w:sdt>
        </w:tc>
        <w:tc>
          <w:tcPr>
            <w:tcW w:w="900" w:type="dxa"/>
            <w:tcBorders>
              <w:left w:val="single" w:sz="4" w:space="0" w:color="000000"/>
              <w:bottom w:val="single" w:sz="4" w:space="0" w:color="000000"/>
            </w:tcBorders>
            <w:vAlign w:val="center"/>
          </w:tcPr>
          <w:sdt>
            <w:sdtPr>
              <w:tag w:val="goog_rdk_452"/>
              <w:id w:val="-709874502"/>
            </w:sdtPr>
            <w:sdtContent>
              <w:p w14:paraId="000001AC" w14:textId="3D2896F6" w:rsidR="004125FE" w:rsidRDefault="004125FE" w:rsidP="004125FE">
                <w:pPr>
                  <w:jc w:val="center"/>
                  <w:rPr>
                    <w:rFonts w:ascii="Tahoma" w:eastAsia="Tahoma" w:hAnsi="Tahoma" w:cs="Tahoma"/>
                    <w:color w:val="000000"/>
                    <w:sz w:val="18"/>
                    <w:szCs w:val="18"/>
                  </w:rPr>
                </w:pPr>
              </w:p>
            </w:sdtContent>
          </w:sdt>
        </w:tc>
        <w:tc>
          <w:tcPr>
            <w:tcW w:w="990" w:type="dxa"/>
            <w:tcBorders>
              <w:left w:val="single" w:sz="4" w:space="0" w:color="000000"/>
              <w:bottom w:val="single" w:sz="4" w:space="0" w:color="000000"/>
            </w:tcBorders>
          </w:tcPr>
          <w:p w14:paraId="000001AD" w14:textId="429C676B" w:rsidR="004125FE" w:rsidRDefault="004125FE" w:rsidP="004125FE">
            <w:pPr>
              <w:jc w:val="center"/>
              <w:rPr>
                <w:rFonts w:ascii="Tahoma" w:eastAsia="Tahoma" w:hAnsi="Tahoma" w:cs="Tahoma"/>
                <w:b/>
                <w:sz w:val="18"/>
                <w:szCs w:val="18"/>
              </w:rPr>
            </w:pPr>
            <w:r w:rsidRPr="001F0843">
              <w:rPr>
                <w:rFonts w:ascii="Tahoma" w:hAnsi="Tahoma" w:cs="Tahoma"/>
                <w:b/>
                <w:bCs/>
                <w:sz w:val="18"/>
              </w:rPr>
              <w:t>●</w:t>
            </w:r>
          </w:p>
        </w:tc>
        <w:tc>
          <w:tcPr>
            <w:tcW w:w="802" w:type="dxa"/>
            <w:tcBorders>
              <w:left w:val="single" w:sz="4" w:space="0" w:color="000000"/>
              <w:bottom w:val="single" w:sz="4" w:space="0" w:color="000000"/>
              <w:right w:val="single" w:sz="4" w:space="0" w:color="000000"/>
            </w:tcBorders>
            <w:vAlign w:val="center"/>
          </w:tcPr>
          <w:sdt>
            <w:sdtPr>
              <w:tag w:val="goog_rdk_455"/>
              <w:id w:val="-1276633316"/>
            </w:sdtPr>
            <w:sdtContent>
              <w:p w14:paraId="000001AE" w14:textId="5B663829" w:rsidR="004125FE" w:rsidRDefault="004125FE" w:rsidP="004125FE">
                <w:pPr>
                  <w:jc w:val="center"/>
                  <w:rPr>
                    <w:rFonts w:ascii="Tahoma" w:eastAsia="Tahoma" w:hAnsi="Tahoma" w:cs="Tahoma"/>
                    <w:color w:val="000000"/>
                    <w:sz w:val="18"/>
                    <w:szCs w:val="18"/>
                  </w:rPr>
                </w:pPr>
              </w:p>
            </w:sdtContent>
          </w:sdt>
        </w:tc>
      </w:tr>
      <w:tr w:rsidR="004125FE" w14:paraId="2EE10DDB" w14:textId="77777777" w:rsidTr="00D7264E">
        <w:trPr>
          <w:trHeight w:val="20"/>
        </w:trPr>
        <w:tc>
          <w:tcPr>
            <w:tcW w:w="390" w:type="dxa"/>
            <w:tcBorders>
              <w:left w:val="single" w:sz="4" w:space="0" w:color="000000"/>
              <w:bottom w:val="single" w:sz="4" w:space="0" w:color="000000"/>
            </w:tcBorders>
            <w:vAlign w:val="center"/>
          </w:tcPr>
          <w:sdt>
            <w:sdtPr>
              <w:tag w:val="goog_rdk_456"/>
              <w:id w:val="673840511"/>
            </w:sdtPr>
            <w:sdtContent>
              <w:p w14:paraId="000001AF" w14:textId="77777777" w:rsidR="004125FE" w:rsidRDefault="004125FE" w:rsidP="004125FE">
                <w:pPr>
                  <w:jc w:val="right"/>
                  <w:rPr>
                    <w:rFonts w:ascii="Tahoma" w:eastAsia="Tahoma" w:hAnsi="Tahoma" w:cs="Tahoma"/>
                    <w:sz w:val="18"/>
                    <w:szCs w:val="18"/>
                  </w:rPr>
                </w:pPr>
                <w:r>
                  <w:rPr>
                    <w:rFonts w:ascii="Tahoma" w:eastAsia="Tahoma" w:hAnsi="Tahoma" w:cs="Tahoma"/>
                    <w:sz w:val="18"/>
                    <w:szCs w:val="18"/>
                  </w:rPr>
                  <w:t>16</w:t>
                </w:r>
              </w:p>
            </w:sdtContent>
          </w:sdt>
        </w:tc>
        <w:tc>
          <w:tcPr>
            <w:tcW w:w="5130" w:type="dxa"/>
            <w:tcBorders>
              <w:left w:val="single" w:sz="4" w:space="0" w:color="000000"/>
              <w:bottom w:val="single" w:sz="4" w:space="0" w:color="000000"/>
            </w:tcBorders>
            <w:vAlign w:val="center"/>
          </w:tcPr>
          <w:sdt>
            <w:sdtPr>
              <w:tag w:val="goog_rdk_457"/>
              <w:id w:val="1563819909"/>
            </w:sdtPr>
            <w:sdtContent>
              <w:p w14:paraId="000001B0" w14:textId="77777777" w:rsidR="004125FE" w:rsidRDefault="004125FE" w:rsidP="004125FE">
                <w:pPr>
                  <w:rPr>
                    <w:rFonts w:ascii="Tahoma" w:eastAsia="Tahoma" w:hAnsi="Tahoma" w:cs="Tahoma"/>
                    <w:sz w:val="18"/>
                    <w:szCs w:val="18"/>
                  </w:rPr>
                </w:pPr>
                <w:r>
                  <w:rPr>
                    <w:rFonts w:ascii="Tahoma" w:eastAsia="Tahoma" w:hAnsi="Tahoma" w:cs="Tahoma"/>
                    <w:sz w:val="18"/>
                    <w:szCs w:val="18"/>
                  </w:rPr>
                  <w:t>Criteria weight factors</w:t>
                </w:r>
              </w:p>
            </w:sdtContent>
          </w:sdt>
        </w:tc>
        <w:tc>
          <w:tcPr>
            <w:tcW w:w="900" w:type="dxa"/>
            <w:tcBorders>
              <w:left w:val="single" w:sz="4" w:space="0" w:color="000000"/>
              <w:bottom w:val="single" w:sz="4" w:space="0" w:color="000000"/>
            </w:tcBorders>
            <w:vAlign w:val="center"/>
          </w:tcPr>
          <w:sdt>
            <w:sdtPr>
              <w:tag w:val="goog_rdk_458"/>
              <w:id w:val="-181745290"/>
            </w:sdtPr>
            <w:sdtContent>
              <w:p w14:paraId="000001B1" w14:textId="46011499" w:rsidR="004125FE" w:rsidRDefault="004125FE" w:rsidP="004125FE">
                <w:pPr>
                  <w:jc w:val="center"/>
                  <w:rPr>
                    <w:rFonts w:ascii="Tahoma" w:eastAsia="Tahoma" w:hAnsi="Tahoma" w:cs="Tahoma"/>
                    <w:color w:val="000000"/>
                    <w:sz w:val="18"/>
                    <w:szCs w:val="18"/>
                  </w:rPr>
                </w:pPr>
              </w:p>
            </w:sdtContent>
          </w:sdt>
        </w:tc>
        <w:tc>
          <w:tcPr>
            <w:tcW w:w="900" w:type="dxa"/>
            <w:tcBorders>
              <w:left w:val="single" w:sz="4" w:space="0" w:color="000000"/>
              <w:bottom w:val="single" w:sz="4" w:space="0" w:color="000000"/>
            </w:tcBorders>
            <w:vAlign w:val="center"/>
          </w:tcPr>
          <w:sdt>
            <w:sdtPr>
              <w:tag w:val="goog_rdk_459"/>
              <w:id w:val="368420916"/>
            </w:sdtPr>
            <w:sdtContent>
              <w:p w14:paraId="000001B2" w14:textId="747F88B3" w:rsidR="004125FE" w:rsidRDefault="004125FE" w:rsidP="004125FE">
                <w:pPr>
                  <w:jc w:val="center"/>
                  <w:rPr>
                    <w:rFonts w:ascii="Tahoma" w:eastAsia="Tahoma" w:hAnsi="Tahoma" w:cs="Tahoma"/>
                    <w:color w:val="000000"/>
                    <w:sz w:val="18"/>
                    <w:szCs w:val="18"/>
                  </w:rPr>
                </w:pPr>
              </w:p>
            </w:sdtContent>
          </w:sdt>
        </w:tc>
        <w:tc>
          <w:tcPr>
            <w:tcW w:w="990" w:type="dxa"/>
            <w:tcBorders>
              <w:left w:val="single" w:sz="4" w:space="0" w:color="000000"/>
              <w:bottom w:val="single" w:sz="4" w:space="0" w:color="000000"/>
            </w:tcBorders>
          </w:tcPr>
          <w:p w14:paraId="000001B3" w14:textId="755886FE" w:rsidR="004125FE" w:rsidRDefault="004125FE" w:rsidP="004125FE">
            <w:pPr>
              <w:jc w:val="center"/>
              <w:rPr>
                <w:rFonts w:ascii="Tahoma" w:eastAsia="Tahoma" w:hAnsi="Tahoma" w:cs="Tahoma"/>
                <w:b/>
                <w:sz w:val="18"/>
                <w:szCs w:val="18"/>
              </w:rPr>
            </w:pPr>
            <w:r w:rsidRPr="001F0843">
              <w:rPr>
                <w:rFonts w:ascii="Tahoma" w:hAnsi="Tahoma" w:cs="Tahoma"/>
                <w:b/>
                <w:bCs/>
                <w:sz w:val="18"/>
              </w:rPr>
              <w:t>●</w:t>
            </w:r>
          </w:p>
        </w:tc>
        <w:tc>
          <w:tcPr>
            <w:tcW w:w="802" w:type="dxa"/>
            <w:tcBorders>
              <w:left w:val="single" w:sz="4" w:space="0" w:color="000000"/>
              <w:bottom w:val="single" w:sz="4" w:space="0" w:color="000000"/>
              <w:right w:val="single" w:sz="4" w:space="0" w:color="000000"/>
            </w:tcBorders>
            <w:vAlign w:val="center"/>
          </w:tcPr>
          <w:sdt>
            <w:sdtPr>
              <w:tag w:val="goog_rdk_462"/>
              <w:id w:val="1799113037"/>
            </w:sdtPr>
            <w:sdtContent>
              <w:p w14:paraId="000001B4" w14:textId="08CE7C3F" w:rsidR="004125FE" w:rsidRDefault="004125FE" w:rsidP="004125FE">
                <w:pPr>
                  <w:jc w:val="center"/>
                  <w:rPr>
                    <w:rFonts w:ascii="Tahoma" w:eastAsia="Tahoma" w:hAnsi="Tahoma" w:cs="Tahoma"/>
                    <w:color w:val="000000"/>
                    <w:sz w:val="18"/>
                    <w:szCs w:val="18"/>
                  </w:rPr>
                </w:pPr>
              </w:p>
            </w:sdtContent>
          </w:sdt>
        </w:tc>
      </w:tr>
      <w:tr w:rsidR="004125FE" w14:paraId="3B454FE3" w14:textId="77777777" w:rsidTr="00D7264E">
        <w:trPr>
          <w:trHeight w:val="20"/>
        </w:trPr>
        <w:tc>
          <w:tcPr>
            <w:tcW w:w="390" w:type="dxa"/>
            <w:tcBorders>
              <w:left w:val="single" w:sz="4" w:space="0" w:color="000000"/>
              <w:bottom w:val="single" w:sz="4" w:space="0" w:color="000000"/>
            </w:tcBorders>
            <w:vAlign w:val="center"/>
          </w:tcPr>
          <w:sdt>
            <w:sdtPr>
              <w:tag w:val="goog_rdk_463"/>
              <w:id w:val="364565111"/>
            </w:sdtPr>
            <w:sdtContent>
              <w:p w14:paraId="000001B5" w14:textId="77777777" w:rsidR="004125FE" w:rsidRDefault="004125FE" w:rsidP="004125FE">
                <w:pPr>
                  <w:jc w:val="right"/>
                  <w:rPr>
                    <w:rFonts w:ascii="Tahoma" w:eastAsia="Tahoma" w:hAnsi="Tahoma" w:cs="Tahoma"/>
                    <w:sz w:val="18"/>
                    <w:szCs w:val="18"/>
                  </w:rPr>
                </w:pPr>
                <w:r>
                  <w:rPr>
                    <w:rFonts w:ascii="Tahoma" w:eastAsia="Tahoma" w:hAnsi="Tahoma" w:cs="Tahoma"/>
                    <w:sz w:val="18"/>
                    <w:szCs w:val="18"/>
                  </w:rPr>
                  <w:t>17</w:t>
                </w:r>
              </w:p>
            </w:sdtContent>
          </w:sdt>
        </w:tc>
        <w:tc>
          <w:tcPr>
            <w:tcW w:w="5130" w:type="dxa"/>
            <w:tcBorders>
              <w:left w:val="single" w:sz="4" w:space="0" w:color="000000"/>
              <w:bottom w:val="single" w:sz="4" w:space="0" w:color="000000"/>
            </w:tcBorders>
            <w:vAlign w:val="center"/>
          </w:tcPr>
          <w:sdt>
            <w:sdtPr>
              <w:tag w:val="goog_rdk_464"/>
              <w:id w:val="-1918470861"/>
            </w:sdtPr>
            <w:sdtContent>
              <w:p w14:paraId="000001B6" w14:textId="77777777" w:rsidR="004125FE" w:rsidRDefault="004125FE" w:rsidP="004125FE">
                <w:pPr>
                  <w:rPr>
                    <w:rFonts w:ascii="Tahoma" w:eastAsia="Tahoma" w:hAnsi="Tahoma" w:cs="Tahoma"/>
                    <w:sz w:val="18"/>
                    <w:szCs w:val="18"/>
                  </w:rPr>
                </w:pPr>
                <w:r>
                  <w:rPr>
                    <w:rFonts w:ascii="Tahoma" w:eastAsia="Tahoma" w:hAnsi="Tahoma" w:cs="Tahoma"/>
                    <w:sz w:val="18"/>
                    <w:szCs w:val="18"/>
                  </w:rPr>
                  <w:t>Trade summary table</w:t>
                </w:r>
              </w:p>
            </w:sdtContent>
          </w:sdt>
        </w:tc>
        <w:tc>
          <w:tcPr>
            <w:tcW w:w="900" w:type="dxa"/>
            <w:tcBorders>
              <w:left w:val="single" w:sz="4" w:space="0" w:color="000000"/>
              <w:bottom w:val="single" w:sz="4" w:space="0" w:color="000000"/>
            </w:tcBorders>
            <w:vAlign w:val="center"/>
          </w:tcPr>
          <w:sdt>
            <w:sdtPr>
              <w:tag w:val="goog_rdk_465"/>
              <w:id w:val="2084870467"/>
            </w:sdtPr>
            <w:sdtContent>
              <w:p w14:paraId="000001B7" w14:textId="1A6E59DE" w:rsidR="004125FE" w:rsidRDefault="004125FE" w:rsidP="004125FE">
                <w:pPr>
                  <w:jc w:val="center"/>
                  <w:rPr>
                    <w:rFonts w:ascii="Tahoma" w:eastAsia="Tahoma" w:hAnsi="Tahoma" w:cs="Tahoma"/>
                    <w:color w:val="000000"/>
                    <w:sz w:val="18"/>
                    <w:szCs w:val="18"/>
                  </w:rPr>
                </w:pPr>
              </w:p>
            </w:sdtContent>
          </w:sdt>
        </w:tc>
        <w:tc>
          <w:tcPr>
            <w:tcW w:w="900" w:type="dxa"/>
            <w:tcBorders>
              <w:left w:val="single" w:sz="4" w:space="0" w:color="000000"/>
              <w:bottom w:val="single" w:sz="4" w:space="0" w:color="000000"/>
            </w:tcBorders>
            <w:vAlign w:val="center"/>
          </w:tcPr>
          <w:sdt>
            <w:sdtPr>
              <w:tag w:val="goog_rdk_466"/>
              <w:id w:val="125591979"/>
            </w:sdtPr>
            <w:sdtContent>
              <w:p w14:paraId="000001B8" w14:textId="6CC5581B" w:rsidR="004125FE" w:rsidRDefault="004125FE" w:rsidP="004125FE">
                <w:pPr>
                  <w:jc w:val="center"/>
                  <w:rPr>
                    <w:rFonts w:ascii="Tahoma" w:eastAsia="Tahoma" w:hAnsi="Tahoma" w:cs="Tahoma"/>
                    <w:color w:val="000000"/>
                    <w:sz w:val="18"/>
                    <w:szCs w:val="18"/>
                  </w:rPr>
                </w:pPr>
              </w:p>
            </w:sdtContent>
          </w:sdt>
        </w:tc>
        <w:tc>
          <w:tcPr>
            <w:tcW w:w="990" w:type="dxa"/>
            <w:tcBorders>
              <w:left w:val="single" w:sz="4" w:space="0" w:color="000000"/>
              <w:bottom w:val="single" w:sz="4" w:space="0" w:color="000000"/>
            </w:tcBorders>
          </w:tcPr>
          <w:p w14:paraId="000001B9" w14:textId="36055A76" w:rsidR="004125FE" w:rsidRDefault="004125FE" w:rsidP="004125FE">
            <w:pPr>
              <w:jc w:val="center"/>
              <w:rPr>
                <w:rFonts w:ascii="Tahoma" w:eastAsia="Tahoma" w:hAnsi="Tahoma" w:cs="Tahoma"/>
                <w:b/>
                <w:sz w:val="18"/>
                <w:szCs w:val="18"/>
              </w:rPr>
            </w:pPr>
            <w:r w:rsidRPr="001F0843">
              <w:rPr>
                <w:rFonts w:ascii="Tahoma" w:hAnsi="Tahoma" w:cs="Tahoma"/>
                <w:b/>
                <w:bCs/>
                <w:sz w:val="18"/>
              </w:rPr>
              <w:t>●</w:t>
            </w:r>
          </w:p>
        </w:tc>
        <w:tc>
          <w:tcPr>
            <w:tcW w:w="802" w:type="dxa"/>
            <w:tcBorders>
              <w:left w:val="single" w:sz="4" w:space="0" w:color="000000"/>
              <w:bottom w:val="single" w:sz="4" w:space="0" w:color="000000"/>
              <w:right w:val="single" w:sz="4" w:space="0" w:color="000000"/>
            </w:tcBorders>
            <w:vAlign w:val="center"/>
          </w:tcPr>
          <w:sdt>
            <w:sdtPr>
              <w:tag w:val="goog_rdk_469"/>
              <w:id w:val="957762630"/>
            </w:sdtPr>
            <w:sdtContent>
              <w:p w14:paraId="000001BA" w14:textId="01A79CD6" w:rsidR="004125FE" w:rsidRDefault="004125FE" w:rsidP="004125FE">
                <w:pPr>
                  <w:jc w:val="center"/>
                  <w:rPr>
                    <w:rFonts w:ascii="Tahoma" w:eastAsia="Tahoma" w:hAnsi="Tahoma" w:cs="Tahoma"/>
                    <w:color w:val="000000"/>
                    <w:sz w:val="18"/>
                    <w:szCs w:val="18"/>
                  </w:rPr>
                </w:pPr>
              </w:p>
            </w:sdtContent>
          </w:sdt>
        </w:tc>
      </w:tr>
      <w:tr w:rsidR="004125FE" w14:paraId="52930205" w14:textId="77777777" w:rsidTr="00D7264E">
        <w:trPr>
          <w:trHeight w:val="20"/>
        </w:trPr>
        <w:tc>
          <w:tcPr>
            <w:tcW w:w="390" w:type="dxa"/>
            <w:tcBorders>
              <w:left w:val="single" w:sz="4" w:space="0" w:color="000000"/>
              <w:bottom w:val="single" w:sz="4" w:space="0" w:color="000000"/>
            </w:tcBorders>
            <w:vAlign w:val="center"/>
          </w:tcPr>
          <w:sdt>
            <w:sdtPr>
              <w:tag w:val="goog_rdk_470"/>
              <w:id w:val="-634639707"/>
            </w:sdtPr>
            <w:sdtContent>
              <w:p w14:paraId="000001BB" w14:textId="77777777" w:rsidR="004125FE" w:rsidRDefault="004125FE" w:rsidP="004125FE">
                <w:pPr>
                  <w:jc w:val="right"/>
                  <w:rPr>
                    <w:rFonts w:ascii="Tahoma" w:eastAsia="Tahoma" w:hAnsi="Tahoma" w:cs="Tahoma"/>
                    <w:sz w:val="18"/>
                    <w:szCs w:val="18"/>
                  </w:rPr>
                </w:pPr>
                <w:r>
                  <w:rPr>
                    <w:rFonts w:ascii="Tahoma" w:eastAsia="Tahoma" w:hAnsi="Tahoma" w:cs="Tahoma"/>
                    <w:sz w:val="18"/>
                    <w:szCs w:val="18"/>
                  </w:rPr>
                  <w:t>18</w:t>
                </w:r>
              </w:p>
            </w:sdtContent>
          </w:sdt>
        </w:tc>
        <w:tc>
          <w:tcPr>
            <w:tcW w:w="5130" w:type="dxa"/>
            <w:tcBorders>
              <w:left w:val="single" w:sz="4" w:space="0" w:color="000000"/>
              <w:bottom w:val="single" w:sz="4" w:space="0" w:color="000000"/>
            </w:tcBorders>
            <w:vAlign w:val="center"/>
          </w:tcPr>
          <w:sdt>
            <w:sdtPr>
              <w:tag w:val="goog_rdk_471"/>
              <w:id w:val="1104537257"/>
            </w:sdtPr>
            <w:sdtContent>
              <w:p w14:paraId="000001BC" w14:textId="77777777" w:rsidR="004125FE" w:rsidRDefault="004125FE" w:rsidP="004125FE">
                <w:pPr>
                  <w:rPr>
                    <w:rFonts w:ascii="Tahoma" w:eastAsia="Tahoma" w:hAnsi="Tahoma" w:cs="Tahoma"/>
                    <w:sz w:val="18"/>
                    <w:szCs w:val="18"/>
                  </w:rPr>
                </w:pPr>
                <w:r>
                  <w:rPr>
                    <w:rFonts w:ascii="Tahoma" w:eastAsia="Tahoma" w:hAnsi="Tahoma" w:cs="Tahoma"/>
                    <w:sz w:val="18"/>
                    <w:szCs w:val="18"/>
                  </w:rPr>
                  <w:t>Operations and logistic concept description</w:t>
                </w:r>
              </w:p>
            </w:sdtContent>
          </w:sdt>
        </w:tc>
        <w:tc>
          <w:tcPr>
            <w:tcW w:w="900" w:type="dxa"/>
            <w:tcBorders>
              <w:left w:val="single" w:sz="4" w:space="0" w:color="000000"/>
              <w:bottom w:val="single" w:sz="4" w:space="0" w:color="000000"/>
            </w:tcBorders>
            <w:vAlign w:val="center"/>
          </w:tcPr>
          <w:sdt>
            <w:sdtPr>
              <w:tag w:val="goog_rdk_472"/>
              <w:id w:val="1002317821"/>
            </w:sdtPr>
            <w:sdtContent>
              <w:p w14:paraId="000001BD" w14:textId="0B8AC37B" w:rsidR="004125FE" w:rsidRDefault="004125FE" w:rsidP="004125FE">
                <w:pPr>
                  <w:jc w:val="center"/>
                  <w:rPr>
                    <w:rFonts w:ascii="Tahoma" w:eastAsia="Tahoma" w:hAnsi="Tahoma" w:cs="Tahoma"/>
                    <w:color w:val="000000"/>
                    <w:sz w:val="18"/>
                    <w:szCs w:val="18"/>
                  </w:rPr>
                </w:pPr>
              </w:p>
            </w:sdtContent>
          </w:sdt>
        </w:tc>
        <w:tc>
          <w:tcPr>
            <w:tcW w:w="900" w:type="dxa"/>
            <w:tcBorders>
              <w:left w:val="single" w:sz="4" w:space="0" w:color="000000"/>
              <w:bottom w:val="single" w:sz="4" w:space="0" w:color="000000"/>
            </w:tcBorders>
            <w:vAlign w:val="center"/>
          </w:tcPr>
          <w:sdt>
            <w:sdtPr>
              <w:tag w:val="goog_rdk_473"/>
              <w:id w:val="1755251204"/>
            </w:sdtPr>
            <w:sdtContent>
              <w:p w14:paraId="000001BE" w14:textId="14C9CAF3" w:rsidR="004125FE" w:rsidRDefault="004125FE" w:rsidP="004125FE">
                <w:pPr>
                  <w:jc w:val="center"/>
                  <w:rPr>
                    <w:rFonts w:ascii="Tahoma" w:eastAsia="Tahoma" w:hAnsi="Tahoma" w:cs="Tahoma"/>
                    <w:color w:val="000000"/>
                    <w:sz w:val="18"/>
                    <w:szCs w:val="18"/>
                  </w:rPr>
                </w:pPr>
              </w:p>
            </w:sdtContent>
          </w:sdt>
        </w:tc>
        <w:tc>
          <w:tcPr>
            <w:tcW w:w="990" w:type="dxa"/>
            <w:tcBorders>
              <w:left w:val="single" w:sz="4" w:space="0" w:color="000000"/>
              <w:bottom w:val="single" w:sz="4" w:space="0" w:color="000000"/>
            </w:tcBorders>
          </w:tcPr>
          <w:p w14:paraId="000001BF" w14:textId="4CD1D364" w:rsidR="004125FE" w:rsidRDefault="004125FE" w:rsidP="004125FE">
            <w:pPr>
              <w:jc w:val="center"/>
              <w:rPr>
                <w:rFonts w:ascii="Tahoma" w:eastAsia="Tahoma" w:hAnsi="Tahoma" w:cs="Tahoma"/>
                <w:b/>
                <w:sz w:val="18"/>
                <w:szCs w:val="18"/>
              </w:rPr>
            </w:pPr>
            <w:r w:rsidRPr="001F0843">
              <w:rPr>
                <w:rFonts w:ascii="Tahoma" w:hAnsi="Tahoma" w:cs="Tahoma"/>
                <w:b/>
                <w:bCs/>
                <w:sz w:val="18"/>
              </w:rPr>
              <w:t>●</w:t>
            </w:r>
          </w:p>
        </w:tc>
        <w:tc>
          <w:tcPr>
            <w:tcW w:w="802" w:type="dxa"/>
            <w:tcBorders>
              <w:left w:val="single" w:sz="4" w:space="0" w:color="000000"/>
              <w:bottom w:val="single" w:sz="4" w:space="0" w:color="000000"/>
              <w:right w:val="single" w:sz="4" w:space="0" w:color="000000"/>
            </w:tcBorders>
          </w:tcPr>
          <w:p w14:paraId="000001C0" w14:textId="3E1A798B" w:rsidR="004125FE" w:rsidRDefault="004125FE" w:rsidP="004125FE">
            <w:pPr>
              <w:jc w:val="center"/>
              <w:rPr>
                <w:rFonts w:ascii="Tahoma" w:eastAsia="Tahoma" w:hAnsi="Tahoma" w:cs="Tahoma"/>
                <w:b/>
                <w:sz w:val="18"/>
                <w:szCs w:val="18"/>
              </w:rPr>
            </w:pPr>
            <w:r w:rsidRPr="00A066D6">
              <w:rPr>
                <w:rFonts w:ascii="Tahoma" w:hAnsi="Tahoma" w:cs="Tahoma"/>
                <w:b/>
                <w:bCs/>
                <w:sz w:val="18"/>
              </w:rPr>
              <w:t>●</w:t>
            </w:r>
          </w:p>
        </w:tc>
      </w:tr>
      <w:tr w:rsidR="004125FE" w14:paraId="0F3EC6AF" w14:textId="77777777" w:rsidTr="00D7264E">
        <w:trPr>
          <w:trHeight w:val="20"/>
        </w:trPr>
        <w:tc>
          <w:tcPr>
            <w:tcW w:w="390" w:type="dxa"/>
            <w:tcBorders>
              <w:left w:val="single" w:sz="4" w:space="0" w:color="000000"/>
              <w:bottom w:val="single" w:sz="4" w:space="0" w:color="000000"/>
            </w:tcBorders>
            <w:vAlign w:val="center"/>
          </w:tcPr>
          <w:sdt>
            <w:sdtPr>
              <w:tag w:val="goog_rdk_478"/>
              <w:id w:val="-645814819"/>
            </w:sdtPr>
            <w:sdtContent>
              <w:p w14:paraId="000001C1" w14:textId="77777777" w:rsidR="004125FE" w:rsidRDefault="004125FE" w:rsidP="004125FE">
                <w:pPr>
                  <w:jc w:val="right"/>
                  <w:rPr>
                    <w:rFonts w:ascii="Tahoma" w:eastAsia="Tahoma" w:hAnsi="Tahoma" w:cs="Tahoma"/>
                    <w:sz w:val="18"/>
                    <w:szCs w:val="18"/>
                  </w:rPr>
                </w:pPr>
                <w:r>
                  <w:rPr>
                    <w:rFonts w:ascii="Tahoma" w:eastAsia="Tahoma" w:hAnsi="Tahoma" w:cs="Tahoma"/>
                    <w:sz w:val="18"/>
                    <w:szCs w:val="18"/>
                  </w:rPr>
                  <w:t>19</w:t>
                </w:r>
              </w:p>
            </w:sdtContent>
          </w:sdt>
        </w:tc>
        <w:tc>
          <w:tcPr>
            <w:tcW w:w="5130" w:type="dxa"/>
            <w:tcBorders>
              <w:left w:val="single" w:sz="4" w:space="0" w:color="000000"/>
              <w:bottom w:val="single" w:sz="4" w:space="0" w:color="000000"/>
            </w:tcBorders>
            <w:vAlign w:val="center"/>
          </w:tcPr>
          <w:sdt>
            <w:sdtPr>
              <w:tag w:val="goog_rdk_479"/>
              <w:id w:val="1809977678"/>
            </w:sdtPr>
            <w:sdtContent>
              <w:p w14:paraId="000001C2" w14:textId="77777777" w:rsidR="004125FE" w:rsidRDefault="004125FE" w:rsidP="004125FE">
                <w:pPr>
                  <w:rPr>
                    <w:rFonts w:ascii="Tahoma" w:eastAsia="Tahoma" w:hAnsi="Tahoma" w:cs="Tahoma"/>
                    <w:sz w:val="18"/>
                    <w:szCs w:val="18"/>
                  </w:rPr>
                </w:pPr>
                <w:r>
                  <w:rPr>
                    <w:rFonts w:ascii="Tahoma" w:eastAsia="Tahoma" w:hAnsi="Tahoma" w:cs="Tahoma"/>
                    <w:sz w:val="18"/>
                    <w:szCs w:val="18"/>
                  </w:rPr>
                  <w:t>Project design &amp; development logic</w:t>
                </w:r>
              </w:p>
            </w:sdtContent>
          </w:sdt>
        </w:tc>
        <w:tc>
          <w:tcPr>
            <w:tcW w:w="900" w:type="dxa"/>
            <w:tcBorders>
              <w:left w:val="single" w:sz="4" w:space="0" w:color="000000"/>
              <w:bottom w:val="single" w:sz="4" w:space="0" w:color="000000"/>
            </w:tcBorders>
            <w:vAlign w:val="center"/>
          </w:tcPr>
          <w:sdt>
            <w:sdtPr>
              <w:tag w:val="goog_rdk_480"/>
              <w:id w:val="446826291"/>
            </w:sdtPr>
            <w:sdtContent>
              <w:p w14:paraId="000001C3" w14:textId="07E6B2D8" w:rsidR="004125FE" w:rsidRDefault="004125FE" w:rsidP="004125FE">
                <w:pPr>
                  <w:jc w:val="center"/>
                  <w:rPr>
                    <w:rFonts w:ascii="Tahoma" w:eastAsia="Tahoma" w:hAnsi="Tahoma" w:cs="Tahoma"/>
                    <w:color w:val="000000"/>
                    <w:sz w:val="18"/>
                    <w:szCs w:val="18"/>
                  </w:rPr>
                </w:pPr>
              </w:p>
            </w:sdtContent>
          </w:sdt>
        </w:tc>
        <w:tc>
          <w:tcPr>
            <w:tcW w:w="900" w:type="dxa"/>
            <w:tcBorders>
              <w:left w:val="single" w:sz="4" w:space="0" w:color="000000"/>
              <w:bottom w:val="single" w:sz="4" w:space="0" w:color="000000"/>
            </w:tcBorders>
            <w:vAlign w:val="center"/>
          </w:tcPr>
          <w:sdt>
            <w:sdtPr>
              <w:tag w:val="goog_rdk_481"/>
              <w:id w:val="1931237911"/>
            </w:sdtPr>
            <w:sdtContent>
              <w:p w14:paraId="000001C4" w14:textId="007C4F40" w:rsidR="004125FE" w:rsidRDefault="004125FE" w:rsidP="004125FE">
                <w:pPr>
                  <w:jc w:val="center"/>
                  <w:rPr>
                    <w:rFonts w:ascii="Tahoma" w:eastAsia="Tahoma" w:hAnsi="Tahoma" w:cs="Tahoma"/>
                    <w:color w:val="000000"/>
                    <w:sz w:val="18"/>
                    <w:szCs w:val="18"/>
                  </w:rPr>
                </w:pPr>
              </w:p>
            </w:sdtContent>
          </w:sdt>
        </w:tc>
        <w:tc>
          <w:tcPr>
            <w:tcW w:w="990" w:type="dxa"/>
            <w:tcBorders>
              <w:left w:val="single" w:sz="4" w:space="0" w:color="000000"/>
              <w:bottom w:val="single" w:sz="4" w:space="0" w:color="000000"/>
            </w:tcBorders>
            <w:vAlign w:val="center"/>
          </w:tcPr>
          <w:sdt>
            <w:sdtPr>
              <w:tag w:val="goog_rdk_482"/>
              <w:id w:val="2090040218"/>
            </w:sdtPr>
            <w:sdtContent>
              <w:p w14:paraId="000001C5" w14:textId="5BAEA8C8" w:rsidR="004125FE" w:rsidRDefault="004125FE" w:rsidP="004125FE">
                <w:pPr>
                  <w:jc w:val="center"/>
                  <w:rPr>
                    <w:rFonts w:ascii="Tahoma" w:eastAsia="Tahoma" w:hAnsi="Tahoma" w:cs="Tahoma"/>
                    <w:color w:val="000000"/>
                    <w:sz w:val="18"/>
                    <w:szCs w:val="18"/>
                  </w:rPr>
                </w:pPr>
              </w:p>
            </w:sdtContent>
          </w:sdt>
        </w:tc>
        <w:tc>
          <w:tcPr>
            <w:tcW w:w="802" w:type="dxa"/>
            <w:tcBorders>
              <w:left w:val="single" w:sz="4" w:space="0" w:color="000000"/>
              <w:bottom w:val="single" w:sz="4" w:space="0" w:color="000000"/>
              <w:right w:val="single" w:sz="4" w:space="0" w:color="000000"/>
            </w:tcBorders>
          </w:tcPr>
          <w:p w14:paraId="000001C6" w14:textId="1F8797D2" w:rsidR="004125FE" w:rsidRDefault="004125FE" w:rsidP="004125FE">
            <w:pPr>
              <w:jc w:val="center"/>
              <w:rPr>
                <w:rFonts w:ascii="Tahoma" w:eastAsia="Tahoma" w:hAnsi="Tahoma" w:cs="Tahoma"/>
                <w:b/>
                <w:sz w:val="18"/>
                <w:szCs w:val="18"/>
              </w:rPr>
            </w:pPr>
            <w:r w:rsidRPr="00A066D6">
              <w:rPr>
                <w:rFonts w:ascii="Tahoma" w:hAnsi="Tahoma" w:cs="Tahoma"/>
                <w:b/>
                <w:bCs/>
                <w:sz w:val="18"/>
              </w:rPr>
              <w:t>●</w:t>
            </w:r>
          </w:p>
        </w:tc>
      </w:tr>
      <w:tr w:rsidR="004125FE" w14:paraId="6CE382A1" w14:textId="77777777" w:rsidTr="00D7264E">
        <w:trPr>
          <w:trHeight w:val="20"/>
        </w:trPr>
        <w:tc>
          <w:tcPr>
            <w:tcW w:w="390" w:type="dxa"/>
            <w:tcBorders>
              <w:left w:val="single" w:sz="4" w:space="0" w:color="000000"/>
              <w:bottom w:val="single" w:sz="4" w:space="0" w:color="000000"/>
            </w:tcBorders>
            <w:vAlign w:val="center"/>
          </w:tcPr>
          <w:sdt>
            <w:sdtPr>
              <w:tag w:val="goog_rdk_485"/>
              <w:id w:val="-323970917"/>
            </w:sdtPr>
            <w:sdtContent>
              <w:p w14:paraId="000001C7" w14:textId="77777777" w:rsidR="004125FE" w:rsidRDefault="004125FE" w:rsidP="004125FE">
                <w:pPr>
                  <w:jc w:val="right"/>
                  <w:rPr>
                    <w:rFonts w:ascii="Tahoma" w:eastAsia="Tahoma" w:hAnsi="Tahoma" w:cs="Tahoma"/>
                    <w:sz w:val="18"/>
                    <w:szCs w:val="18"/>
                  </w:rPr>
                </w:pPr>
                <w:r>
                  <w:rPr>
                    <w:rFonts w:ascii="Tahoma" w:eastAsia="Tahoma" w:hAnsi="Tahoma" w:cs="Tahoma"/>
                    <w:sz w:val="18"/>
                    <w:szCs w:val="18"/>
                  </w:rPr>
                  <w:t>20</w:t>
                </w:r>
              </w:p>
            </w:sdtContent>
          </w:sdt>
        </w:tc>
        <w:tc>
          <w:tcPr>
            <w:tcW w:w="5130" w:type="dxa"/>
            <w:tcBorders>
              <w:left w:val="single" w:sz="4" w:space="0" w:color="000000"/>
              <w:bottom w:val="single" w:sz="4" w:space="0" w:color="000000"/>
            </w:tcBorders>
            <w:vAlign w:val="center"/>
          </w:tcPr>
          <w:sdt>
            <w:sdtPr>
              <w:tag w:val="goog_rdk_486"/>
              <w:id w:val="1971935597"/>
            </w:sdtPr>
            <w:sdtContent>
              <w:p w14:paraId="000001C8" w14:textId="77777777" w:rsidR="004125FE" w:rsidRDefault="004125FE" w:rsidP="004125FE">
                <w:pPr>
                  <w:rPr>
                    <w:rFonts w:ascii="Tahoma" w:eastAsia="Tahoma" w:hAnsi="Tahoma" w:cs="Tahoma"/>
                    <w:sz w:val="18"/>
                    <w:szCs w:val="18"/>
                  </w:rPr>
                </w:pPr>
                <w:r>
                  <w:rPr>
                    <w:rFonts w:ascii="Tahoma" w:eastAsia="Tahoma" w:hAnsi="Tahoma" w:cs="Tahoma"/>
                    <w:sz w:val="18"/>
                    <w:szCs w:val="18"/>
                  </w:rPr>
                  <w:t>Project Gantt chart</w:t>
                </w:r>
              </w:p>
            </w:sdtContent>
          </w:sdt>
        </w:tc>
        <w:tc>
          <w:tcPr>
            <w:tcW w:w="900" w:type="dxa"/>
            <w:tcBorders>
              <w:left w:val="single" w:sz="4" w:space="0" w:color="000000"/>
              <w:bottom w:val="single" w:sz="4" w:space="0" w:color="000000"/>
            </w:tcBorders>
            <w:vAlign w:val="center"/>
          </w:tcPr>
          <w:sdt>
            <w:sdtPr>
              <w:tag w:val="goog_rdk_487"/>
              <w:id w:val="-21474219"/>
            </w:sdtPr>
            <w:sdtContent>
              <w:p w14:paraId="000001C9" w14:textId="1228A999" w:rsidR="004125FE" w:rsidRDefault="004125FE" w:rsidP="004125FE">
                <w:pPr>
                  <w:jc w:val="center"/>
                  <w:rPr>
                    <w:rFonts w:ascii="Tahoma" w:eastAsia="Tahoma" w:hAnsi="Tahoma" w:cs="Tahoma"/>
                    <w:color w:val="000000"/>
                    <w:sz w:val="18"/>
                    <w:szCs w:val="18"/>
                  </w:rPr>
                </w:pPr>
              </w:p>
            </w:sdtContent>
          </w:sdt>
        </w:tc>
        <w:tc>
          <w:tcPr>
            <w:tcW w:w="900" w:type="dxa"/>
            <w:tcBorders>
              <w:left w:val="single" w:sz="4" w:space="0" w:color="000000"/>
              <w:bottom w:val="single" w:sz="4" w:space="0" w:color="000000"/>
            </w:tcBorders>
            <w:vAlign w:val="center"/>
          </w:tcPr>
          <w:sdt>
            <w:sdtPr>
              <w:tag w:val="goog_rdk_488"/>
              <w:id w:val="-2086449288"/>
            </w:sdtPr>
            <w:sdtContent>
              <w:p w14:paraId="000001CA" w14:textId="1D0B90F8" w:rsidR="004125FE" w:rsidRDefault="004125FE" w:rsidP="004125FE">
                <w:pPr>
                  <w:jc w:val="center"/>
                  <w:rPr>
                    <w:rFonts w:ascii="Tahoma" w:eastAsia="Tahoma" w:hAnsi="Tahoma" w:cs="Tahoma"/>
                    <w:color w:val="000000"/>
                    <w:sz w:val="18"/>
                    <w:szCs w:val="18"/>
                  </w:rPr>
                </w:pPr>
              </w:p>
            </w:sdtContent>
          </w:sdt>
        </w:tc>
        <w:tc>
          <w:tcPr>
            <w:tcW w:w="990" w:type="dxa"/>
            <w:tcBorders>
              <w:left w:val="single" w:sz="4" w:space="0" w:color="000000"/>
              <w:bottom w:val="single" w:sz="4" w:space="0" w:color="000000"/>
            </w:tcBorders>
            <w:vAlign w:val="center"/>
          </w:tcPr>
          <w:sdt>
            <w:sdtPr>
              <w:tag w:val="goog_rdk_489"/>
              <w:id w:val="217169666"/>
            </w:sdtPr>
            <w:sdtContent>
              <w:p w14:paraId="000001CB" w14:textId="2F1DD5EA" w:rsidR="004125FE" w:rsidRDefault="004125FE" w:rsidP="004125FE">
                <w:pPr>
                  <w:jc w:val="center"/>
                  <w:rPr>
                    <w:rFonts w:ascii="Tahoma" w:eastAsia="Tahoma" w:hAnsi="Tahoma" w:cs="Tahoma"/>
                    <w:color w:val="000000"/>
                    <w:sz w:val="18"/>
                    <w:szCs w:val="18"/>
                  </w:rPr>
                </w:pPr>
              </w:p>
            </w:sdtContent>
          </w:sdt>
        </w:tc>
        <w:tc>
          <w:tcPr>
            <w:tcW w:w="802" w:type="dxa"/>
            <w:tcBorders>
              <w:left w:val="single" w:sz="4" w:space="0" w:color="000000"/>
              <w:bottom w:val="single" w:sz="4" w:space="0" w:color="000000"/>
              <w:right w:val="single" w:sz="4" w:space="0" w:color="000000"/>
            </w:tcBorders>
          </w:tcPr>
          <w:p w14:paraId="000001CC" w14:textId="03F983CE" w:rsidR="004125FE" w:rsidRDefault="004125FE" w:rsidP="004125FE">
            <w:pPr>
              <w:jc w:val="center"/>
              <w:rPr>
                <w:rFonts w:ascii="Tahoma" w:eastAsia="Tahoma" w:hAnsi="Tahoma" w:cs="Tahoma"/>
                <w:b/>
                <w:sz w:val="18"/>
                <w:szCs w:val="18"/>
              </w:rPr>
            </w:pPr>
            <w:r w:rsidRPr="00A066D6">
              <w:rPr>
                <w:rFonts w:ascii="Tahoma" w:hAnsi="Tahoma" w:cs="Tahoma"/>
                <w:b/>
                <w:bCs/>
                <w:sz w:val="18"/>
              </w:rPr>
              <w:t>●</w:t>
            </w:r>
          </w:p>
        </w:tc>
      </w:tr>
      <w:tr w:rsidR="004125FE" w14:paraId="5B71198C" w14:textId="77777777" w:rsidTr="00D7264E">
        <w:trPr>
          <w:trHeight w:val="20"/>
        </w:trPr>
        <w:tc>
          <w:tcPr>
            <w:tcW w:w="390" w:type="dxa"/>
            <w:tcBorders>
              <w:left w:val="single" w:sz="4" w:space="0" w:color="000000"/>
              <w:bottom w:val="single" w:sz="4" w:space="0" w:color="000000"/>
            </w:tcBorders>
            <w:vAlign w:val="center"/>
          </w:tcPr>
          <w:sdt>
            <w:sdtPr>
              <w:tag w:val="goog_rdk_492"/>
              <w:id w:val="-567419614"/>
            </w:sdtPr>
            <w:sdtContent>
              <w:p w14:paraId="000001CD" w14:textId="77777777" w:rsidR="004125FE" w:rsidRDefault="004125FE" w:rsidP="004125FE">
                <w:pPr>
                  <w:jc w:val="right"/>
                  <w:rPr>
                    <w:rFonts w:ascii="Tahoma" w:eastAsia="Tahoma" w:hAnsi="Tahoma" w:cs="Tahoma"/>
                    <w:sz w:val="18"/>
                    <w:szCs w:val="18"/>
                  </w:rPr>
                </w:pPr>
                <w:r>
                  <w:rPr>
                    <w:rFonts w:ascii="Tahoma" w:eastAsia="Tahoma" w:hAnsi="Tahoma" w:cs="Tahoma"/>
                    <w:sz w:val="18"/>
                    <w:szCs w:val="18"/>
                  </w:rPr>
                  <w:t>21</w:t>
                </w:r>
              </w:p>
            </w:sdtContent>
          </w:sdt>
        </w:tc>
        <w:tc>
          <w:tcPr>
            <w:tcW w:w="5130" w:type="dxa"/>
            <w:tcBorders>
              <w:left w:val="single" w:sz="4" w:space="0" w:color="000000"/>
              <w:bottom w:val="single" w:sz="4" w:space="0" w:color="000000"/>
            </w:tcBorders>
            <w:vAlign w:val="center"/>
          </w:tcPr>
          <w:sdt>
            <w:sdtPr>
              <w:tag w:val="goog_rdk_493"/>
              <w:id w:val="-931814843"/>
            </w:sdtPr>
            <w:sdtContent>
              <w:p w14:paraId="000001CE" w14:textId="77777777" w:rsidR="004125FE" w:rsidRDefault="004125FE" w:rsidP="004125FE">
                <w:pPr>
                  <w:rPr>
                    <w:rFonts w:ascii="Tahoma" w:eastAsia="Tahoma" w:hAnsi="Tahoma" w:cs="Tahoma"/>
                    <w:sz w:val="18"/>
                    <w:szCs w:val="18"/>
                  </w:rPr>
                </w:pPr>
                <w:r>
                  <w:rPr>
                    <w:rFonts w:ascii="Tahoma" w:eastAsia="Tahoma" w:hAnsi="Tahoma" w:cs="Tahoma"/>
                    <w:sz w:val="18"/>
                    <w:szCs w:val="18"/>
                  </w:rPr>
                  <w:t>Cost break-down structure</w:t>
                </w:r>
              </w:p>
            </w:sdtContent>
          </w:sdt>
        </w:tc>
        <w:tc>
          <w:tcPr>
            <w:tcW w:w="900" w:type="dxa"/>
            <w:tcBorders>
              <w:left w:val="single" w:sz="4" w:space="0" w:color="000000"/>
              <w:bottom w:val="single" w:sz="4" w:space="0" w:color="000000"/>
            </w:tcBorders>
            <w:vAlign w:val="center"/>
          </w:tcPr>
          <w:sdt>
            <w:sdtPr>
              <w:tag w:val="goog_rdk_494"/>
              <w:id w:val="-1965114836"/>
            </w:sdtPr>
            <w:sdtContent>
              <w:p w14:paraId="000001CF" w14:textId="05C71640" w:rsidR="004125FE" w:rsidRDefault="004125FE" w:rsidP="004125FE">
                <w:pPr>
                  <w:jc w:val="center"/>
                  <w:rPr>
                    <w:rFonts w:ascii="Tahoma" w:eastAsia="Tahoma" w:hAnsi="Tahoma" w:cs="Tahoma"/>
                    <w:color w:val="000000"/>
                    <w:sz w:val="18"/>
                    <w:szCs w:val="18"/>
                  </w:rPr>
                </w:pPr>
              </w:p>
            </w:sdtContent>
          </w:sdt>
        </w:tc>
        <w:tc>
          <w:tcPr>
            <w:tcW w:w="900" w:type="dxa"/>
            <w:tcBorders>
              <w:left w:val="single" w:sz="4" w:space="0" w:color="000000"/>
              <w:bottom w:val="single" w:sz="4" w:space="0" w:color="000000"/>
            </w:tcBorders>
            <w:vAlign w:val="center"/>
          </w:tcPr>
          <w:sdt>
            <w:sdtPr>
              <w:tag w:val="goog_rdk_495"/>
              <w:id w:val="-1858720434"/>
            </w:sdtPr>
            <w:sdtContent>
              <w:p w14:paraId="000001D0" w14:textId="32A5F865" w:rsidR="004125FE" w:rsidRDefault="004125FE" w:rsidP="004125FE">
                <w:pPr>
                  <w:jc w:val="center"/>
                  <w:rPr>
                    <w:rFonts w:ascii="Tahoma" w:eastAsia="Tahoma" w:hAnsi="Tahoma" w:cs="Tahoma"/>
                    <w:color w:val="000000"/>
                    <w:sz w:val="18"/>
                    <w:szCs w:val="18"/>
                  </w:rPr>
                </w:pPr>
              </w:p>
            </w:sdtContent>
          </w:sdt>
        </w:tc>
        <w:tc>
          <w:tcPr>
            <w:tcW w:w="990" w:type="dxa"/>
            <w:tcBorders>
              <w:left w:val="single" w:sz="4" w:space="0" w:color="000000"/>
              <w:bottom w:val="single" w:sz="4" w:space="0" w:color="000000"/>
            </w:tcBorders>
            <w:vAlign w:val="center"/>
          </w:tcPr>
          <w:sdt>
            <w:sdtPr>
              <w:tag w:val="goog_rdk_496"/>
              <w:id w:val="1439331010"/>
            </w:sdtPr>
            <w:sdtContent>
              <w:p w14:paraId="000001D1" w14:textId="6E668ABC" w:rsidR="004125FE" w:rsidRDefault="004125FE" w:rsidP="004125FE">
                <w:pPr>
                  <w:jc w:val="center"/>
                  <w:rPr>
                    <w:rFonts w:ascii="Tahoma" w:eastAsia="Tahoma" w:hAnsi="Tahoma" w:cs="Tahoma"/>
                    <w:color w:val="000000"/>
                    <w:sz w:val="18"/>
                    <w:szCs w:val="18"/>
                  </w:rPr>
                </w:pPr>
              </w:p>
            </w:sdtContent>
          </w:sdt>
        </w:tc>
        <w:tc>
          <w:tcPr>
            <w:tcW w:w="802" w:type="dxa"/>
            <w:tcBorders>
              <w:left w:val="single" w:sz="4" w:space="0" w:color="000000"/>
              <w:bottom w:val="single" w:sz="4" w:space="0" w:color="000000"/>
              <w:right w:val="single" w:sz="4" w:space="0" w:color="000000"/>
            </w:tcBorders>
          </w:tcPr>
          <w:p w14:paraId="000001D2" w14:textId="6A134382" w:rsidR="004125FE" w:rsidRDefault="004125FE" w:rsidP="004125FE">
            <w:pPr>
              <w:jc w:val="center"/>
              <w:rPr>
                <w:rFonts w:ascii="Tahoma" w:eastAsia="Tahoma" w:hAnsi="Tahoma" w:cs="Tahoma"/>
                <w:b/>
                <w:sz w:val="18"/>
                <w:szCs w:val="18"/>
              </w:rPr>
            </w:pPr>
            <w:r w:rsidRPr="00A066D6">
              <w:rPr>
                <w:rFonts w:ascii="Tahoma" w:hAnsi="Tahoma" w:cs="Tahoma"/>
                <w:b/>
                <w:bCs/>
                <w:sz w:val="18"/>
              </w:rPr>
              <w:t>●</w:t>
            </w:r>
          </w:p>
        </w:tc>
      </w:tr>
      <w:tr w:rsidR="004125FE" w14:paraId="55B154D4" w14:textId="77777777" w:rsidTr="00D7264E">
        <w:trPr>
          <w:trHeight w:val="20"/>
        </w:trPr>
        <w:tc>
          <w:tcPr>
            <w:tcW w:w="390" w:type="dxa"/>
            <w:tcBorders>
              <w:left w:val="single" w:sz="4" w:space="0" w:color="000000"/>
              <w:bottom w:val="single" w:sz="4" w:space="0" w:color="000000"/>
            </w:tcBorders>
            <w:vAlign w:val="center"/>
          </w:tcPr>
          <w:sdt>
            <w:sdtPr>
              <w:tag w:val="goog_rdk_499"/>
              <w:id w:val="970710745"/>
            </w:sdtPr>
            <w:sdtContent>
              <w:p w14:paraId="000001D3" w14:textId="77777777" w:rsidR="004125FE" w:rsidRDefault="004125FE" w:rsidP="004125FE">
                <w:pPr>
                  <w:jc w:val="right"/>
                  <w:rPr>
                    <w:rFonts w:ascii="Tahoma" w:eastAsia="Tahoma" w:hAnsi="Tahoma" w:cs="Tahoma"/>
                    <w:sz w:val="18"/>
                    <w:szCs w:val="18"/>
                  </w:rPr>
                </w:pPr>
                <w:r>
                  <w:rPr>
                    <w:rFonts w:ascii="Tahoma" w:eastAsia="Tahoma" w:hAnsi="Tahoma" w:cs="Tahoma"/>
                    <w:sz w:val="18"/>
                    <w:szCs w:val="18"/>
                  </w:rPr>
                  <w:t>22</w:t>
                </w:r>
              </w:p>
            </w:sdtContent>
          </w:sdt>
        </w:tc>
        <w:tc>
          <w:tcPr>
            <w:tcW w:w="5130" w:type="dxa"/>
            <w:tcBorders>
              <w:left w:val="single" w:sz="4" w:space="0" w:color="000000"/>
              <w:bottom w:val="single" w:sz="4" w:space="0" w:color="000000"/>
            </w:tcBorders>
            <w:vAlign w:val="center"/>
          </w:tcPr>
          <w:sdt>
            <w:sdtPr>
              <w:tag w:val="goog_rdk_500"/>
              <w:id w:val="-1727368539"/>
            </w:sdtPr>
            <w:sdtContent>
              <w:p w14:paraId="000001D4" w14:textId="77777777" w:rsidR="004125FE" w:rsidRDefault="004125FE" w:rsidP="004125FE">
                <w:pPr>
                  <w:rPr>
                    <w:rFonts w:ascii="Tahoma" w:eastAsia="Tahoma" w:hAnsi="Tahoma" w:cs="Tahoma"/>
                    <w:sz w:val="18"/>
                    <w:szCs w:val="18"/>
                  </w:rPr>
                </w:pPr>
                <w:r>
                  <w:rPr>
                    <w:rFonts w:ascii="Tahoma" w:eastAsia="Tahoma" w:hAnsi="Tahoma" w:cs="Tahoma"/>
                    <w:sz w:val="18"/>
                    <w:szCs w:val="18"/>
                  </w:rPr>
                  <w:t>H/W, S/W block diagrams (interactions, flows)</w:t>
                </w:r>
              </w:p>
            </w:sdtContent>
          </w:sdt>
        </w:tc>
        <w:tc>
          <w:tcPr>
            <w:tcW w:w="900" w:type="dxa"/>
            <w:tcBorders>
              <w:left w:val="single" w:sz="4" w:space="0" w:color="000000"/>
              <w:bottom w:val="single" w:sz="4" w:space="0" w:color="000000"/>
            </w:tcBorders>
            <w:vAlign w:val="center"/>
          </w:tcPr>
          <w:sdt>
            <w:sdtPr>
              <w:tag w:val="goog_rdk_501"/>
              <w:id w:val="1806730708"/>
            </w:sdtPr>
            <w:sdtContent>
              <w:p w14:paraId="000001D5" w14:textId="456F66E5" w:rsidR="004125FE" w:rsidRDefault="004125FE" w:rsidP="004125FE">
                <w:pPr>
                  <w:jc w:val="center"/>
                  <w:rPr>
                    <w:rFonts w:ascii="Tahoma" w:eastAsia="Tahoma" w:hAnsi="Tahoma" w:cs="Tahoma"/>
                    <w:color w:val="000000"/>
                    <w:sz w:val="18"/>
                    <w:szCs w:val="18"/>
                  </w:rPr>
                </w:pPr>
              </w:p>
            </w:sdtContent>
          </w:sdt>
        </w:tc>
        <w:tc>
          <w:tcPr>
            <w:tcW w:w="900" w:type="dxa"/>
            <w:tcBorders>
              <w:left w:val="single" w:sz="4" w:space="0" w:color="000000"/>
              <w:bottom w:val="single" w:sz="4" w:space="0" w:color="000000"/>
            </w:tcBorders>
            <w:vAlign w:val="center"/>
          </w:tcPr>
          <w:sdt>
            <w:sdtPr>
              <w:tag w:val="goog_rdk_502"/>
              <w:id w:val="1855851806"/>
            </w:sdtPr>
            <w:sdtContent>
              <w:p w14:paraId="000001D6" w14:textId="56695D75" w:rsidR="004125FE" w:rsidRDefault="004125FE" w:rsidP="004125FE">
                <w:pPr>
                  <w:jc w:val="center"/>
                  <w:rPr>
                    <w:rFonts w:ascii="Tahoma" w:eastAsia="Tahoma" w:hAnsi="Tahoma" w:cs="Tahoma"/>
                    <w:color w:val="000000"/>
                    <w:sz w:val="18"/>
                    <w:szCs w:val="18"/>
                  </w:rPr>
                </w:pPr>
              </w:p>
            </w:sdtContent>
          </w:sdt>
        </w:tc>
        <w:tc>
          <w:tcPr>
            <w:tcW w:w="990" w:type="dxa"/>
            <w:tcBorders>
              <w:left w:val="single" w:sz="4" w:space="0" w:color="000000"/>
              <w:bottom w:val="single" w:sz="4" w:space="0" w:color="000000"/>
            </w:tcBorders>
            <w:vAlign w:val="center"/>
          </w:tcPr>
          <w:sdt>
            <w:sdtPr>
              <w:tag w:val="goog_rdk_503"/>
              <w:id w:val="1950273653"/>
            </w:sdtPr>
            <w:sdtContent>
              <w:p w14:paraId="000001D7" w14:textId="0014FDFC" w:rsidR="004125FE" w:rsidRDefault="004125FE" w:rsidP="004125FE">
                <w:pPr>
                  <w:jc w:val="center"/>
                  <w:rPr>
                    <w:rFonts w:ascii="Tahoma" w:eastAsia="Tahoma" w:hAnsi="Tahoma" w:cs="Tahoma"/>
                    <w:color w:val="000000"/>
                    <w:sz w:val="18"/>
                    <w:szCs w:val="18"/>
                  </w:rPr>
                </w:pPr>
              </w:p>
            </w:sdtContent>
          </w:sdt>
        </w:tc>
        <w:tc>
          <w:tcPr>
            <w:tcW w:w="802" w:type="dxa"/>
            <w:tcBorders>
              <w:left w:val="single" w:sz="4" w:space="0" w:color="000000"/>
              <w:bottom w:val="single" w:sz="4" w:space="0" w:color="000000"/>
              <w:right w:val="single" w:sz="4" w:space="0" w:color="000000"/>
            </w:tcBorders>
          </w:tcPr>
          <w:p w14:paraId="000001D8" w14:textId="4D75CAA9" w:rsidR="004125FE" w:rsidRDefault="004125FE" w:rsidP="004125FE">
            <w:pPr>
              <w:jc w:val="center"/>
              <w:rPr>
                <w:rFonts w:ascii="Tahoma" w:eastAsia="Tahoma" w:hAnsi="Tahoma" w:cs="Tahoma"/>
                <w:b/>
                <w:sz w:val="18"/>
                <w:szCs w:val="18"/>
              </w:rPr>
            </w:pPr>
            <w:r w:rsidRPr="00A066D6">
              <w:rPr>
                <w:rFonts w:ascii="Tahoma" w:hAnsi="Tahoma" w:cs="Tahoma"/>
                <w:b/>
                <w:bCs/>
                <w:sz w:val="18"/>
              </w:rPr>
              <w:t>●</w:t>
            </w:r>
          </w:p>
        </w:tc>
      </w:tr>
      <w:tr w:rsidR="004125FE" w14:paraId="14F704FF" w14:textId="77777777" w:rsidTr="00D7264E">
        <w:trPr>
          <w:trHeight w:val="20"/>
        </w:trPr>
        <w:tc>
          <w:tcPr>
            <w:tcW w:w="390" w:type="dxa"/>
            <w:tcBorders>
              <w:left w:val="single" w:sz="4" w:space="0" w:color="000000"/>
              <w:bottom w:val="single" w:sz="4" w:space="0" w:color="000000"/>
            </w:tcBorders>
            <w:vAlign w:val="center"/>
          </w:tcPr>
          <w:sdt>
            <w:sdtPr>
              <w:tag w:val="goog_rdk_506"/>
              <w:id w:val="505477196"/>
            </w:sdtPr>
            <w:sdtContent>
              <w:p w14:paraId="000001D9" w14:textId="77777777" w:rsidR="004125FE" w:rsidRDefault="004125FE" w:rsidP="004125FE">
                <w:pPr>
                  <w:jc w:val="right"/>
                  <w:rPr>
                    <w:rFonts w:ascii="Tahoma" w:eastAsia="Tahoma" w:hAnsi="Tahoma" w:cs="Tahoma"/>
                    <w:sz w:val="18"/>
                    <w:szCs w:val="18"/>
                  </w:rPr>
                </w:pPr>
                <w:r>
                  <w:rPr>
                    <w:rFonts w:ascii="Tahoma" w:eastAsia="Tahoma" w:hAnsi="Tahoma" w:cs="Tahoma"/>
                    <w:sz w:val="18"/>
                    <w:szCs w:val="18"/>
                  </w:rPr>
                  <w:t>23</w:t>
                </w:r>
              </w:p>
            </w:sdtContent>
          </w:sdt>
        </w:tc>
        <w:tc>
          <w:tcPr>
            <w:tcW w:w="5130" w:type="dxa"/>
            <w:tcBorders>
              <w:left w:val="single" w:sz="4" w:space="0" w:color="000000"/>
              <w:bottom w:val="single" w:sz="4" w:space="0" w:color="000000"/>
            </w:tcBorders>
            <w:vAlign w:val="center"/>
          </w:tcPr>
          <w:sdt>
            <w:sdtPr>
              <w:tag w:val="goog_rdk_507"/>
              <w:id w:val="-378634442"/>
            </w:sdtPr>
            <w:sdtContent>
              <w:p w14:paraId="000001DA" w14:textId="77777777" w:rsidR="004125FE" w:rsidRDefault="004125FE" w:rsidP="004125FE">
                <w:pPr>
                  <w:rPr>
                    <w:rFonts w:ascii="Tahoma" w:eastAsia="Tahoma" w:hAnsi="Tahoma" w:cs="Tahoma"/>
                    <w:sz w:val="18"/>
                    <w:szCs w:val="18"/>
                  </w:rPr>
                </w:pPr>
                <w:r>
                  <w:rPr>
                    <w:rFonts w:ascii="Tahoma" w:eastAsia="Tahoma" w:hAnsi="Tahoma" w:cs="Tahoma"/>
                    <w:sz w:val="18"/>
                    <w:szCs w:val="18"/>
                  </w:rPr>
                  <w:t>Electrical block diagram</w:t>
                </w:r>
              </w:p>
            </w:sdtContent>
          </w:sdt>
        </w:tc>
        <w:tc>
          <w:tcPr>
            <w:tcW w:w="900" w:type="dxa"/>
            <w:tcBorders>
              <w:left w:val="single" w:sz="4" w:space="0" w:color="000000"/>
              <w:bottom w:val="single" w:sz="4" w:space="0" w:color="000000"/>
            </w:tcBorders>
            <w:vAlign w:val="center"/>
          </w:tcPr>
          <w:sdt>
            <w:sdtPr>
              <w:tag w:val="goog_rdk_508"/>
              <w:id w:val="-1713173320"/>
            </w:sdtPr>
            <w:sdtContent>
              <w:p w14:paraId="000001DB" w14:textId="2278E8DD" w:rsidR="004125FE" w:rsidRDefault="004125FE" w:rsidP="004125FE">
                <w:pPr>
                  <w:jc w:val="center"/>
                  <w:rPr>
                    <w:rFonts w:ascii="Tahoma" w:eastAsia="Tahoma" w:hAnsi="Tahoma" w:cs="Tahoma"/>
                    <w:color w:val="000000"/>
                    <w:sz w:val="18"/>
                    <w:szCs w:val="18"/>
                  </w:rPr>
                </w:pPr>
              </w:p>
            </w:sdtContent>
          </w:sdt>
        </w:tc>
        <w:tc>
          <w:tcPr>
            <w:tcW w:w="900" w:type="dxa"/>
            <w:tcBorders>
              <w:left w:val="single" w:sz="4" w:space="0" w:color="000000"/>
              <w:bottom w:val="single" w:sz="4" w:space="0" w:color="000000"/>
            </w:tcBorders>
            <w:vAlign w:val="center"/>
          </w:tcPr>
          <w:sdt>
            <w:sdtPr>
              <w:tag w:val="goog_rdk_509"/>
              <w:id w:val="754867091"/>
            </w:sdtPr>
            <w:sdtContent>
              <w:p w14:paraId="000001DC" w14:textId="382CEFEC" w:rsidR="004125FE" w:rsidRDefault="004125FE" w:rsidP="004125FE">
                <w:pPr>
                  <w:jc w:val="center"/>
                  <w:rPr>
                    <w:rFonts w:ascii="Tahoma" w:eastAsia="Tahoma" w:hAnsi="Tahoma" w:cs="Tahoma"/>
                    <w:color w:val="000000"/>
                    <w:sz w:val="18"/>
                    <w:szCs w:val="18"/>
                  </w:rPr>
                </w:pPr>
              </w:p>
            </w:sdtContent>
          </w:sdt>
        </w:tc>
        <w:tc>
          <w:tcPr>
            <w:tcW w:w="990" w:type="dxa"/>
            <w:tcBorders>
              <w:left w:val="single" w:sz="4" w:space="0" w:color="000000"/>
              <w:bottom w:val="single" w:sz="4" w:space="0" w:color="000000"/>
            </w:tcBorders>
            <w:vAlign w:val="center"/>
          </w:tcPr>
          <w:sdt>
            <w:sdtPr>
              <w:tag w:val="goog_rdk_510"/>
              <w:id w:val="1953824926"/>
            </w:sdtPr>
            <w:sdtContent>
              <w:p w14:paraId="000001DD" w14:textId="396C5F07" w:rsidR="004125FE" w:rsidRDefault="004125FE" w:rsidP="004125FE">
                <w:pPr>
                  <w:jc w:val="center"/>
                  <w:rPr>
                    <w:rFonts w:ascii="Tahoma" w:eastAsia="Tahoma" w:hAnsi="Tahoma" w:cs="Tahoma"/>
                    <w:color w:val="000000"/>
                    <w:sz w:val="18"/>
                    <w:szCs w:val="18"/>
                  </w:rPr>
                </w:pPr>
              </w:p>
            </w:sdtContent>
          </w:sdt>
        </w:tc>
        <w:tc>
          <w:tcPr>
            <w:tcW w:w="802" w:type="dxa"/>
            <w:tcBorders>
              <w:left w:val="single" w:sz="4" w:space="0" w:color="000000"/>
              <w:bottom w:val="single" w:sz="4" w:space="0" w:color="000000"/>
              <w:right w:val="single" w:sz="4" w:space="0" w:color="000000"/>
            </w:tcBorders>
          </w:tcPr>
          <w:p w14:paraId="000001DE" w14:textId="77AB3019" w:rsidR="004125FE" w:rsidRDefault="004125FE" w:rsidP="004125FE">
            <w:pPr>
              <w:jc w:val="center"/>
              <w:rPr>
                <w:rFonts w:ascii="Tahoma" w:eastAsia="Tahoma" w:hAnsi="Tahoma" w:cs="Tahoma"/>
                <w:b/>
                <w:sz w:val="18"/>
                <w:szCs w:val="18"/>
              </w:rPr>
            </w:pPr>
            <w:r w:rsidRPr="00A066D6">
              <w:rPr>
                <w:rFonts w:ascii="Tahoma" w:hAnsi="Tahoma" w:cs="Tahoma"/>
                <w:b/>
                <w:bCs/>
                <w:sz w:val="18"/>
              </w:rPr>
              <w:t>●</w:t>
            </w:r>
          </w:p>
        </w:tc>
      </w:tr>
      <w:tr w:rsidR="004125FE" w14:paraId="77B5DD50" w14:textId="77777777" w:rsidTr="00D7264E">
        <w:trPr>
          <w:trHeight w:val="20"/>
        </w:trPr>
        <w:tc>
          <w:tcPr>
            <w:tcW w:w="390" w:type="dxa"/>
            <w:tcBorders>
              <w:left w:val="single" w:sz="4" w:space="0" w:color="000000"/>
              <w:bottom w:val="single" w:sz="4" w:space="0" w:color="000000"/>
            </w:tcBorders>
            <w:vAlign w:val="center"/>
          </w:tcPr>
          <w:sdt>
            <w:sdtPr>
              <w:tag w:val="goog_rdk_513"/>
              <w:id w:val="-955335018"/>
            </w:sdtPr>
            <w:sdtContent>
              <w:p w14:paraId="000001DF" w14:textId="77777777" w:rsidR="004125FE" w:rsidRDefault="004125FE" w:rsidP="004125FE">
                <w:pPr>
                  <w:jc w:val="right"/>
                  <w:rPr>
                    <w:rFonts w:ascii="Tahoma" w:eastAsia="Tahoma" w:hAnsi="Tahoma" w:cs="Tahoma"/>
                    <w:sz w:val="18"/>
                    <w:szCs w:val="18"/>
                  </w:rPr>
                </w:pPr>
                <w:r>
                  <w:rPr>
                    <w:rFonts w:ascii="Tahoma" w:eastAsia="Tahoma" w:hAnsi="Tahoma" w:cs="Tahoma"/>
                    <w:sz w:val="18"/>
                    <w:szCs w:val="18"/>
                  </w:rPr>
                  <w:t>24</w:t>
                </w:r>
              </w:p>
            </w:sdtContent>
          </w:sdt>
        </w:tc>
        <w:tc>
          <w:tcPr>
            <w:tcW w:w="5130" w:type="dxa"/>
            <w:tcBorders>
              <w:left w:val="single" w:sz="4" w:space="0" w:color="000000"/>
              <w:bottom w:val="single" w:sz="4" w:space="0" w:color="000000"/>
            </w:tcBorders>
            <w:vAlign w:val="center"/>
          </w:tcPr>
          <w:sdt>
            <w:sdtPr>
              <w:tag w:val="goog_rdk_514"/>
              <w:id w:val="-467283203"/>
            </w:sdtPr>
            <w:sdtContent>
              <w:p w14:paraId="000001E0" w14:textId="77777777" w:rsidR="004125FE" w:rsidRDefault="004125FE" w:rsidP="004125FE">
                <w:pPr>
                  <w:rPr>
                    <w:rFonts w:ascii="Tahoma" w:eastAsia="Tahoma" w:hAnsi="Tahoma" w:cs="Tahoma"/>
                    <w:sz w:val="18"/>
                    <w:szCs w:val="18"/>
                  </w:rPr>
                </w:pPr>
                <w:r>
                  <w:rPr>
                    <w:rFonts w:ascii="Tahoma" w:eastAsia="Tahoma" w:hAnsi="Tahoma" w:cs="Tahoma"/>
                    <w:sz w:val="18"/>
                    <w:szCs w:val="18"/>
                  </w:rPr>
                  <w:t>Data handling block diagram</w:t>
                </w:r>
              </w:p>
            </w:sdtContent>
          </w:sdt>
        </w:tc>
        <w:tc>
          <w:tcPr>
            <w:tcW w:w="900" w:type="dxa"/>
            <w:tcBorders>
              <w:left w:val="single" w:sz="4" w:space="0" w:color="000000"/>
              <w:bottom w:val="single" w:sz="4" w:space="0" w:color="000000"/>
            </w:tcBorders>
            <w:vAlign w:val="center"/>
          </w:tcPr>
          <w:sdt>
            <w:sdtPr>
              <w:tag w:val="goog_rdk_515"/>
              <w:id w:val="-1789274015"/>
            </w:sdtPr>
            <w:sdtContent>
              <w:p w14:paraId="000001E1" w14:textId="15400B2F" w:rsidR="004125FE" w:rsidRDefault="004125FE" w:rsidP="004125FE">
                <w:pPr>
                  <w:jc w:val="center"/>
                  <w:rPr>
                    <w:rFonts w:ascii="Tahoma" w:eastAsia="Tahoma" w:hAnsi="Tahoma" w:cs="Tahoma"/>
                    <w:color w:val="000000"/>
                    <w:sz w:val="18"/>
                    <w:szCs w:val="18"/>
                  </w:rPr>
                </w:pPr>
              </w:p>
            </w:sdtContent>
          </w:sdt>
        </w:tc>
        <w:tc>
          <w:tcPr>
            <w:tcW w:w="900" w:type="dxa"/>
            <w:tcBorders>
              <w:left w:val="single" w:sz="4" w:space="0" w:color="000000"/>
              <w:bottom w:val="single" w:sz="4" w:space="0" w:color="000000"/>
            </w:tcBorders>
            <w:vAlign w:val="center"/>
          </w:tcPr>
          <w:sdt>
            <w:sdtPr>
              <w:tag w:val="goog_rdk_516"/>
              <w:id w:val="1637300643"/>
            </w:sdtPr>
            <w:sdtContent>
              <w:p w14:paraId="000001E2" w14:textId="0AB8E99B" w:rsidR="004125FE" w:rsidRDefault="004125FE" w:rsidP="004125FE">
                <w:pPr>
                  <w:jc w:val="center"/>
                  <w:rPr>
                    <w:rFonts w:ascii="Tahoma" w:eastAsia="Tahoma" w:hAnsi="Tahoma" w:cs="Tahoma"/>
                    <w:color w:val="000000"/>
                    <w:sz w:val="18"/>
                    <w:szCs w:val="18"/>
                  </w:rPr>
                </w:pPr>
              </w:p>
            </w:sdtContent>
          </w:sdt>
        </w:tc>
        <w:tc>
          <w:tcPr>
            <w:tcW w:w="990" w:type="dxa"/>
            <w:tcBorders>
              <w:left w:val="single" w:sz="4" w:space="0" w:color="000000"/>
              <w:bottom w:val="single" w:sz="4" w:space="0" w:color="000000"/>
            </w:tcBorders>
            <w:vAlign w:val="center"/>
          </w:tcPr>
          <w:sdt>
            <w:sdtPr>
              <w:tag w:val="goog_rdk_517"/>
              <w:id w:val="1910113872"/>
            </w:sdtPr>
            <w:sdtContent>
              <w:p w14:paraId="000001E3" w14:textId="14C1E1DD" w:rsidR="004125FE" w:rsidRDefault="004125FE" w:rsidP="004125FE">
                <w:pPr>
                  <w:jc w:val="center"/>
                  <w:rPr>
                    <w:rFonts w:ascii="Tahoma" w:eastAsia="Tahoma" w:hAnsi="Tahoma" w:cs="Tahoma"/>
                    <w:color w:val="000000"/>
                    <w:sz w:val="18"/>
                    <w:szCs w:val="18"/>
                  </w:rPr>
                </w:pPr>
              </w:p>
            </w:sdtContent>
          </w:sdt>
        </w:tc>
        <w:tc>
          <w:tcPr>
            <w:tcW w:w="802" w:type="dxa"/>
            <w:tcBorders>
              <w:left w:val="single" w:sz="4" w:space="0" w:color="000000"/>
              <w:bottom w:val="single" w:sz="4" w:space="0" w:color="000000"/>
              <w:right w:val="single" w:sz="4" w:space="0" w:color="000000"/>
            </w:tcBorders>
          </w:tcPr>
          <w:p w14:paraId="000001E4" w14:textId="18480834" w:rsidR="004125FE" w:rsidRDefault="004125FE" w:rsidP="004125FE">
            <w:pPr>
              <w:jc w:val="center"/>
              <w:rPr>
                <w:rFonts w:ascii="Tahoma" w:eastAsia="Tahoma" w:hAnsi="Tahoma" w:cs="Tahoma"/>
                <w:b/>
                <w:sz w:val="18"/>
                <w:szCs w:val="18"/>
              </w:rPr>
            </w:pPr>
            <w:r w:rsidRPr="00A066D6">
              <w:rPr>
                <w:rFonts w:ascii="Tahoma" w:hAnsi="Tahoma" w:cs="Tahoma"/>
                <w:b/>
                <w:bCs/>
                <w:sz w:val="18"/>
              </w:rPr>
              <w:t>●</w:t>
            </w:r>
          </w:p>
        </w:tc>
      </w:tr>
      <w:tr w:rsidR="004125FE" w14:paraId="6A768B71" w14:textId="77777777" w:rsidTr="00D7264E">
        <w:trPr>
          <w:trHeight w:val="20"/>
        </w:trPr>
        <w:tc>
          <w:tcPr>
            <w:tcW w:w="390" w:type="dxa"/>
            <w:tcBorders>
              <w:left w:val="single" w:sz="4" w:space="0" w:color="000000"/>
              <w:bottom w:val="single" w:sz="4" w:space="0" w:color="000000"/>
            </w:tcBorders>
            <w:vAlign w:val="center"/>
          </w:tcPr>
          <w:sdt>
            <w:sdtPr>
              <w:tag w:val="goog_rdk_520"/>
              <w:id w:val="770743386"/>
            </w:sdtPr>
            <w:sdtContent>
              <w:p w14:paraId="000001E5" w14:textId="77777777" w:rsidR="004125FE" w:rsidRDefault="004125FE" w:rsidP="004125FE">
                <w:pPr>
                  <w:jc w:val="right"/>
                  <w:rPr>
                    <w:rFonts w:ascii="Tahoma" w:eastAsia="Tahoma" w:hAnsi="Tahoma" w:cs="Tahoma"/>
                    <w:sz w:val="18"/>
                    <w:szCs w:val="18"/>
                  </w:rPr>
                </w:pPr>
                <w:r>
                  <w:rPr>
                    <w:rFonts w:ascii="Tahoma" w:eastAsia="Tahoma" w:hAnsi="Tahoma" w:cs="Tahoma"/>
                    <w:sz w:val="18"/>
                    <w:szCs w:val="18"/>
                  </w:rPr>
                  <w:t>25</w:t>
                </w:r>
              </w:p>
            </w:sdtContent>
          </w:sdt>
        </w:tc>
        <w:tc>
          <w:tcPr>
            <w:tcW w:w="5130" w:type="dxa"/>
            <w:tcBorders>
              <w:left w:val="single" w:sz="4" w:space="0" w:color="000000"/>
              <w:bottom w:val="single" w:sz="4" w:space="0" w:color="000000"/>
            </w:tcBorders>
            <w:vAlign w:val="center"/>
          </w:tcPr>
          <w:sdt>
            <w:sdtPr>
              <w:tag w:val="goog_rdk_521"/>
              <w:id w:val="-1686053694"/>
            </w:sdtPr>
            <w:sdtContent>
              <w:p w14:paraId="000001E6" w14:textId="77777777" w:rsidR="004125FE" w:rsidRDefault="004125FE" w:rsidP="004125FE">
                <w:pPr>
                  <w:rPr>
                    <w:rFonts w:ascii="Tahoma" w:eastAsia="Tahoma" w:hAnsi="Tahoma" w:cs="Tahoma"/>
                    <w:sz w:val="18"/>
                    <w:szCs w:val="18"/>
                  </w:rPr>
                </w:pPr>
                <w:r>
                  <w:rPr>
                    <w:rFonts w:ascii="Tahoma" w:eastAsia="Tahoma" w:hAnsi="Tahoma" w:cs="Tahoma"/>
                    <w:sz w:val="18"/>
                    <w:szCs w:val="18"/>
                  </w:rPr>
                  <w:t>Sustainable development strategy</w:t>
                </w:r>
              </w:p>
            </w:sdtContent>
          </w:sdt>
        </w:tc>
        <w:tc>
          <w:tcPr>
            <w:tcW w:w="900" w:type="dxa"/>
            <w:tcBorders>
              <w:left w:val="single" w:sz="4" w:space="0" w:color="000000"/>
              <w:bottom w:val="single" w:sz="4" w:space="0" w:color="000000"/>
            </w:tcBorders>
            <w:vAlign w:val="center"/>
          </w:tcPr>
          <w:sdt>
            <w:sdtPr>
              <w:tag w:val="goog_rdk_522"/>
              <w:id w:val="1948346880"/>
            </w:sdtPr>
            <w:sdtContent>
              <w:p w14:paraId="000001E7" w14:textId="318C0345" w:rsidR="004125FE" w:rsidRDefault="004125FE" w:rsidP="004125FE">
                <w:pPr>
                  <w:jc w:val="center"/>
                  <w:rPr>
                    <w:rFonts w:ascii="Tahoma" w:eastAsia="Tahoma" w:hAnsi="Tahoma" w:cs="Tahoma"/>
                    <w:color w:val="000000"/>
                    <w:sz w:val="18"/>
                    <w:szCs w:val="18"/>
                  </w:rPr>
                </w:pPr>
              </w:p>
            </w:sdtContent>
          </w:sdt>
        </w:tc>
        <w:tc>
          <w:tcPr>
            <w:tcW w:w="900" w:type="dxa"/>
            <w:tcBorders>
              <w:left w:val="single" w:sz="4" w:space="0" w:color="000000"/>
              <w:bottom w:val="single" w:sz="4" w:space="0" w:color="000000"/>
            </w:tcBorders>
            <w:vAlign w:val="center"/>
          </w:tcPr>
          <w:sdt>
            <w:sdtPr>
              <w:tag w:val="goog_rdk_523"/>
              <w:id w:val="-1696534204"/>
            </w:sdtPr>
            <w:sdtContent>
              <w:p w14:paraId="000001E8" w14:textId="66CD1659" w:rsidR="004125FE" w:rsidRDefault="004125FE" w:rsidP="004125FE">
                <w:pPr>
                  <w:jc w:val="center"/>
                  <w:rPr>
                    <w:rFonts w:ascii="Tahoma" w:eastAsia="Tahoma" w:hAnsi="Tahoma" w:cs="Tahoma"/>
                    <w:b/>
                    <w:sz w:val="18"/>
                    <w:szCs w:val="18"/>
                  </w:rPr>
                </w:pPr>
                <w:sdt>
                  <w:sdtPr>
                    <w:tag w:val="goog_rdk_524"/>
                    <w:id w:val="-297524356"/>
                  </w:sdtPr>
                  <w:sdtContent>
                    <w:r>
                      <w:rPr>
                        <w:rFonts w:ascii="Tahoma" w:hAnsi="Tahoma" w:cs="Tahoma"/>
                        <w:b/>
                        <w:bCs/>
                        <w:sz w:val="18"/>
                      </w:rPr>
                      <w:t>●</w:t>
                    </w:r>
                  </w:sdtContent>
                </w:sdt>
              </w:p>
            </w:sdtContent>
          </w:sdt>
        </w:tc>
        <w:tc>
          <w:tcPr>
            <w:tcW w:w="990" w:type="dxa"/>
            <w:tcBorders>
              <w:left w:val="single" w:sz="4" w:space="0" w:color="000000"/>
              <w:bottom w:val="single" w:sz="4" w:space="0" w:color="000000"/>
            </w:tcBorders>
            <w:vAlign w:val="center"/>
          </w:tcPr>
          <w:sdt>
            <w:sdtPr>
              <w:tag w:val="goog_rdk_525"/>
              <w:id w:val="555440476"/>
            </w:sdtPr>
            <w:sdtContent>
              <w:p w14:paraId="000001E9" w14:textId="620393C2" w:rsidR="004125FE" w:rsidRDefault="004125FE" w:rsidP="004125FE">
                <w:pPr>
                  <w:jc w:val="center"/>
                  <w:rPr>
                    <w:rFonts w:ascii="Tahoma" w:eastAsia="Tahoma" w:hAnsi="Tahoma" w:cs="Tahoma"/>
                    <w:b/>
                    <w:sz w:val="18"/>
                    <w:szCs w:val="18"/>
                  </w:rPr>
                </w:pPr>
                <w:sdt>
                  <w:sdtPr>
                    <w:tag w:val="goog_rdk_526"/>
                    <w:id w:val="867108717"/>
                  </w:sdtPr>
                  <w:sdtContent>
                    <w:r>
                      <w:rPr>
                        <w:rFonts w:ascii="Tahoma" w:hAnsi="Tahoma" w:cs="Tahoma"/>
                        <w:b/>
                        <w:bCs/>
                        <w:sz w:val="18"/>
                      </w:rPr>
                      <w:t>●</w:t>
                    </w:r>
                  </w:sdtContent>
                </w:sdt>
              </w:p>
            </w:sdtContent>
          </w:sdt>
        </w:tc>
        <w:tc>
          <w:tcPr>
            <w:tcW w:w="802" w:type="dxa"/>
            <w:tcBorders>
              <w:left w:val="single" w:sz="4" w:space="0" w:color="000000"/>
              <w:bottom w:val="single" w:sz="4" w:space="0" w:color="000000"/>
              <w:right w:val="single" w:sz="4" w:space="0" w:color="000000"/>
            </w:tcBorders>
          </w:tcPr>
          <w:p w14:paraId="000001EA" w14:textId="784C551C" w:rsidR="004125FE" w:rsidRDefault="004125FE" w:rsidP="004125FE">
            <w:pPr>
              <w:jc w:val="center"/>
              <w:rPr>
                <w:rFonts w:ascii="Tahoma" w:eastAsia="Tahoma" w:hAnsi="Tahoma" w:cs="Tahoma"/>
                <w:b/>
                <w:sz w:val="18"/>
                <w:szCs w:val="18"/>
              </w:rPr>
            </w:pPr>
            <w:r w:rsidRPr="00A066D6">
              <w:rPr>
                <w:rFonts w:ascii="Tahoma" w:hAnsi="Tahoma" w:cs="Tahoma"/>
                <w:b/>
                <w:bCs/>
                <w:sz w:val="18"/>
              </w:rPr>
              <w:t>●</w:t>
            </w:r>
          </w:p>
        </w:tc>
      </w:tr>
      <w:tr w:rsidR="004125FE" w14:paraId="1ED88EC8" w14:textId="77777777" w:rsidTr="00D7264E">
        <w:trPr>
          <w:trHeight w:val="20"/>
        </w:trPr>
        <w:tc>
          <w:tcPr>
            <w:tcW w:w="390" w:type="dxa"/>
            <w:tcBorders>
              <w:left w:val="single" w:sz="4" w:space="0" w:color="000000"/>
              <w:bottom w:val="single" w:sz="4" w:space="0" w:color="000000"/>
            </w:tcBorders>
            <w:vAlign w:val="center"/>
          </w:tcPr>
          <w:sdt>
            <w:sdtPr>
              <w:tag w:val="goog_rdk_529"/>
              <w:id w:val="-1046450459"/>
            </w:sdtPr>
            <w:sdtContent>
              <w:p w14:paraId="000001EB" w14:textId="77777777" w:rsidR="004125FE" w:rsidRDefault="004125FE" w:rsidP="004125FE">
                <w:pPr>
                  <w:jc w:val="right"/>
                  <w:rPr>
                    <w:rFonts w:ascii="Tahoma" w:eastAsia="Tahoma" w:hAnsi="Tahoma" w:cs="Tahoma"/>
                    <w:sz w:val="18"/>
                    <w:szCs w:val="18"/>
                  </w:rPr>
                </w:pPr>
                <w:r>
                  <w:rPr>
                    <w:rFonts w:ascii="Tahoma" w:eastAsia="Tahoma" w:hAnsi="Tahoma" w:cs="Tahoma"/>
                    <w:sz w:val="18"/>
                    <w:szCs w:val="18"/>
                  </w:rPr>
                  <w:t>26</w:t>
                </w:r>
              </w:p>
            </w:sdtContent>
          </w:sdt>
        </w:tc>
        <w:tc>
          <w:tcPr>
            <w:tcW w:w="5130" w:type="dxa"/>
            <w:tcBorders>
              <w:left w:val="single" w:sz="4" w:space="0" w:color="000000"/>
              <w:bottom w:val="single" w:sz="4" w:space="0" w:color="000000"/>
            </w:tcBorders>
            <w:vAlign w:val="center"/>
          </w:tcPr>
          <w:sdt>
            <w:sdtPr>
              <w:tag w:val="goog_rdk_530"/>
              <w:id w:val="-1540968293"/>
            </w:sdtPr>
            <w:sdtContent>
              <w:p w14:paraId="000001EC" w14:textId="77777777" w:rsidR="004125FE" w:rsidRDefault="004125FE" w:rsidP="004125FE">
                <w:pPr>
                  <w:rPr>
                    <w:rFonts w:ascii="Tahoma" w:eastAsia="Tahoma" w:hAnsi="Tahoma" w:cs="Tahoma"/>
                    <w:sz w:val="18"/>
                    <w:szCs w:val="18"/>
                  </w:rPr>
                </w:pPr>
                <w:r>
                  <w:rPr>
                    <w:rFonts w:ascii="Tahoma" w:eastAsia="Tahoma" w:hAnsi="Tahoma" w:cs="Tahoma"/>
                    <w:sz w:val="18"/>
                    <w:szCs w:val="18"/>
                  </w:rPr>
                  <w:t>Compliance Matrix (table with tick marks for all requirements that are met)</w:t>
                </w:r>
              </w:p>
            </w:sdtContent>
          </w:sdt>
        </w:tc>
        <w:tc>
          <w:tcPr>
            <w:tcW w:w="900" w:type="dxa"/>
            <w:tcBorders>
              <w:left w:val="single" w:sz="4" w:space="0" w:color="000000"/>
              <w:bottom w:val="single" w:sz="4" w:space="0" w:color="000000"/>
            </w:tcBorders>
            <w:vAlign w:val="center"/>
          </w:tcPr>
          <w:sdt>
            <w:sdtPr>
              <w:tag w:val="goog_rdk_531"/>
              <w:id w:val="-2111580339"/>
            </w:sdtPr>
            <w:sdtContent>
              <w:p w14:paraId="000001ED" w14:textId="388A0F35" w:rsidR="004125FE" w:rsidRDefault="004125FE" w:rsidP="004125FE">
                <w:pPr>
                  <w:jc w:val="center"/>
                  <w:rPr>
                    <w:rFonts w:ascii="Tahoma" w:eastAsia="Tahoma" w:hAnsi="Tahoma" w:cs="Tahoma"/>
                    <w:color w:val="000000"/>
                    <w:sz w:val="18"/>
                    <w:szCs w:val="18"/>
                  </w:rPr>
                </w:pPr>
              </w:p>
            </w:sdtContent>
          </w:sdt>
        </w:tc>
        <w:tc>
          <w:tcPr>
            <w:tcW w:w="900" w:type="dxa"/>
            <w:tcBorders>
              <w:left w:val="single" w:sz="4" w:space="0" w:color="000000"/>
              <w:bottom w:val="single" w:sz="4" w:space="0" w:color="000000"/>
            </w:tcBorders>
            <w:vAlign w:val="center"/>
          </w:tcPr>
          <w:sdt>
            <w:sdtPr>
              <w:tag w:val="goog_rdk_532"/>
              <w:id w:val="127514763"/>
            </w:sdtPr>
            <w:sdtContent>
              <w:p w14:paraId="000001EE" w14:textId="096719D6" w:rsidR="004125FE" w:rsidRDefault="004125FE" w:rsidP="004125FE">
                <w:pPr>
                  <w:jc w:val="center"/>
                  <w:rPr>
                    <w:rFonts w:ascii="Tahoma" w:eastAsia="Tahoma" w:hAnsi="Tahoma" w:cs="Tahoma"/>
                    <w:color w:val="000000"/>
                    <w:sz w:val="18"/>
                    <w:szCs w:val="18"/>
                  </w:rPr>
                </w:pPr>
              </w:p>
            </w:sdtContent>
          </w:sdt>
        </w:tc>
        <w:tc>
          <w:tcPr>
            <w:tcW w:w="990" w:type="dxa"/>
            <w:tcBorders>
              <w:left w:val="single" w:sz="4" w:space="0" w:color="000000"/>
              <w:bottom w:val="single" w:sz="4" w:space="0" w:color="000000"/>
            </w:tcBorders>
            <w:vAlign w:val="center"/>
          </w:tcPr>
          <w:sdt>
            <w:sdtPr>
              <w:tag w:val="goog_rdk_533"/>
              <w:id w:val="400026732"/>
            </w:sdtPr>
            <w:sdtContent>
              <w:p w14:paraId="000001EF" w14:textId="45045344" w:rsidR="004125FE" w:rsidRDefault="004125FE" w:rsidP="004125FE">
                <w:pPr>
                  <w:jc w:val="center"/>
                  <w:rPr>
                    <w:rFonts w:ascii="Tahoma" w:eastAsia="Tahoma" w:hAnsi="Tahoma" w:cs="Tahoma"/>
                    <w:color w:val="000000"/>
                    <w:sz w:val="18"/>
                    <w:szCs w:val="18"/>
                  </w:rPr>
                </w:pPr>
              </w:p>
            </w:sdtContent>
          </w:sdt>
        </w:tc>
        <w:tc>
          <w:tcPr>
            <w:tcW w:w="802" w:type="dxa"/>
            <w:tcBorders>
              <w:left w:val="single" w:sz="4" w:space="0" w:color="000000"/>
              <w:bottom w:val="single" w:sz="4" w:space="0" w:color="000000"/>
              <w:right w:val="single" w:sz="4" w:space="0" w:color="000000"/>
            </w:tcBorders>
          </w:tcPr>
          <w:p w14:paraId="000001F0" w14:textId="2E93FD0E" w:rsidR="004125FE" w:rsidRDefault="004125FE" w:rsidP="004125FE">
            <w:pPr>
              <w:jc w:val="center"/>
              <w:rPr>
                <w:rFonts w:ascii="Tahoma" w:eastAsia="Tahoma" w:hAnsi="Tahoma" w:cs="Tahoma"/>
                <w:b/>
                <w:sz w:val="18"/>
                <w:szCs w:val="18"/>
              </w:rPr>
            </w:pPr>
            <w:r w:rsidRPr="00A066D6">
              <w:rPr>
                <w:rFonts w:ascii="Tahoma" w:hAnsi="Tahoma" w:cs="Tahoma"/>
                <w:b/>
                <w:bCs/>
                <w:sz w:val="18"/>
              </w:rPr>
              <w:t>●</w:t>
            </w:r>
          </w:p>
        </w:tc>
      </w:tr>
      <w:tr w:rsidR="004125FE" w14:paraId="3B1AAD98" w14:textId="77777777" w:rsidTr="00D7264E">
        <w:trPr>
          <w:trHeight w:val="20"/>
        </w:trPr>
        <w:tc>
          <w:tcPr>
            <w:tcW w:w="390" w:type="dxa"/>
            <w:tcBorders>
              <w:left w:val="single" w:sz="4" w:space="0" w:color="000000"/>
              <w:bottom w:val="single" w:sz="4" w:space="0" w:color="000000"/>
            </w:tcBorders>
            <w:vAlign w:val="center"/>
          </w:tcPr>
          <w:sdt>
            <w:sdtPr>
              <w:tag w:val="goog_rdk_536"/>
              <w:id w:val="-372000062"/>
            </w:sdtPr>
            <w:sdtContent>
              <w:p w14:paraId="000001F1" w14:textId="77777777" w:rsidR="004125FE" w:rsidRDefault="004125FE" w:rsidP="004125FE">
                <w:pPr>
                  <w:jc w:val="right"/>
                  <w:rPr>
                    <w:rFonts w:ascii="Tahoma" w:eastAsia="Tahoma" w:hAnsi="Tahoma" w:cs="Tahoma"/>
                    <w:sz w:val="18"/>
                    <w:szCs w:val="18"/>
                  </w:rPr>
                </w:pPr>
                <w:r>
                  <w:rPr>
                    <w:rFonts w:ascii="Tahoma" w:eastAsia="Tahoma" w:hAnsi="Tahoma" w:cs="Tahoma"/>
                    <w:sz w:val="18"/>
                    <w:szCs w:val="18"/>
                  </w:rPr>
                  <w:t>27</w:t>
                </w:r>
              </w:p>
            </w:sdtContent>
          </w:sdt>
        </w:tc>
        <w:tc>
          <w:tcPr>
            <w:tcW w:w="5130" w:type="dxa"/>
            <w:tcBorders>
              <w:left w:val="single" w:sz="4" w:space="0" w:color="000000"/>
              <w:bottom w:val="single" w:sz="4" w:space="0" w:color="000000"/>
            </w:tcBorders>
            <w:vAlign w:val="center"/>
          </w:tcPr>
          <w:sdt>
            <w:sdtPr>
              <w:tag w:val="goog_rdk_537"/>
              <w:id w:val="321015339"/>
            </w:sdtPr>
            <w:sdtContent>
              <w:p w14:paraId="000001F2" w14:textId="77777777" w:rsidR="004125FE" w:rsidRDefault="004125FE" w:rsidP="004125FE">
                <w:pPr>
                  <w:rPr>
                    <w:rFonts w:ascii="Tahoma" w:eastAsia="Tahoma" w:hAnsi="Tahoma" w:cs="Tahoma"/>
                    <w:sz w:val="18"/>
                    <w:szCs w:val="18"/>
                  </w:rPr>
                </w:pPr>
                <w:r>
                  <w:rPr>
                    <w:rFonts w:ascii="Tahoma" w:eastAsia="Tahoma" w:hAnsi="Tahoma" w:cs="Tahoma"/>
                    <w:sz w:val="18"/>
                    <w:szCs w:val="18"/>
                  </w:rPr>
                  <w:t>Sensitivity Analysis</w:t>
                </w:r>
              </w:p>
            </w:sdtContent>
          </w:sdt>
        </w:tc>
        <w:tc>
          <w:tcPr>
            <w:tcW w:w="900" w:type="dxa"/>
            <w:tcBorders>
              <w:left w:val="single" w:sz="4" w:space="0" w:color="000000"/>
              <w:bottom w:val="single" w:sz="4" w:space="0" w:color="000000"/>
            </w:tcBorders>
            <w:vAlign w:val="center"/>
          </w:tcPr>
          <w:sdt>
            <w:sdtPr>
              <w:tag w:val="goog_rdk_538"/>
              <w:id w:val="704147424"/>
            </w:sdtPr>
            <w:sdtContent>
              <w:p w14:paraId="000001F3" w14:textId="3C545DFD" w:rsidR="004125FE" w:rsidRDefault="004125FE" w:rsidP="004125FE">
                <w:pPr>
                  <w:jc w:val="center"/>
                  <w:rPr>
                    <w:rFonts w:ascii="Tahoma" w:eastAsia="Tahoma" w:hAnsi="Tahoma" w:cs="Tahoma"/>
                    <w:color w:val="000000"/>
                    <w:sz w:val="18"/>
                    <w:szCs w:val="18"/>
                  </w:rPr>
                </w:pPr>
              </w:p>
            </w:sdtContent>
          </w:sdt>
        </w:tc>
        <w:tc>
          <w:tcPr>
            <w:tcW w:w="900" w:type="dxa"/>
            <w:tcBorders>
              <w:left w:val="single" w:sz="4" w:space="0" w:color="000000"/>
              <w:bottom w:val="single" w:sz="4" w:space="0" w:color="000000"/>
            </w:tcBorders>
            <w:vAlign w:val="center"/>
          </w:tcPr>
          <w:sdt>
            <w:sdtPr>
              <w:tag w:val="goog_rdk_539"/>
              <w:id w:val="738059251"/>
            </w:sdtPr>
            <w:sdtContent>
              <w:p w14:paraId="000001F4" w14:textId="0F167790" w:rsidR="004125FE" w:rsidRDefault="004125FE" w:rsidP="004125FE">
                <w:pPr>
                  <w:jc w:val="center"/>
                  <w:rPr>
                    <w:rFonts w:ascii="Tahoma" w:eastAsia="Tahoma" w:hAnsi="Tahoma" w:cs="Tahoma"/>
                    <w:color w:val="000000"/>
                    <w:sz w:val="18"/>
                    <w:szCs w:val="18"/>
                  </w:rPr>
                </w:pPr>
              </w:p>
            </w:sdtContent>
          </w:sdt>
        </w:tc>
        <w:tc>
          <w:tcPr>
            <w:tcW w:w="990" w:type="dxa"/>
            <w:tcBorders>
              <w:left w:val="single" w:sz="4" w:space="0" w:color="000000"/>
              <w:bottom w:val="single" w:sz="4" w:space="0" w:color="000000"/>
            </w:tcBorders>
          </w:tcPr>
          <w:p w14:paraId="000001F5" w14:textId="4719F4DD" w:rsidR="004125FE" w:rsidRDefault="004125FE" w:rsidP="004125FE">
            <w:pPr>
              <w:jc w:val="center"/>
              <w:rPr>
                <w:rFonts w:ascii="Tahoma" w:eastAsia="Tahoma" w:hAnsi="Tahoma" w:cs="Tahoma"/>
                <w:b/>
                <w:sz w:val="18"/>
                <w:szCs w:val="18"/>
              </w:rPr>
            </w:pPr>
            <w:r w:rsidRPr="001702C8">
              <w:rPr>
                <w:rFonts w:ascii="Tahoma" w:hAnsi="Tahoma" w:cs="Tahoma"/>
                <w:b/>
                <w:bCs/>
                <w:sz w:val="18"/>
              </w:rPr>
              <w:t>●</w:t>
            </w:r>
          </w:p>
        </w:tc>
        <w:tc>
          <w:tcPr>
            <w:tcW w:w="802" w:type="dxa"/>
            <w:tcBorders>
              <w:left w:val="single" w:sz="4" w:space="0" w:color="000000"/>
              <w:bottom w:val="single" w:sz="4" w:space="0" w:color="000000"/>
              <w:right w:val="single" w:sz="4" w:space="0" w:color="000000"/>
            </w:tcBorders>
          </w:tcPr>
          <w:p w14:paraId="000001F6" w14:textId="53A0E5BF" w:rsidR="004125FE" w:rsidRDefault="004125FE" w:rsidP="004125FE">
            <w:pPr>
              <w:jc w:val="center"/>
              <w:rPr>
                <w:rFonts w:ascii="Tahoma" w:eastAsia="Tahoma" w:hAnsi="Tahoma" w:cs="Tahoma"/>
                <w:b/>
                <w:sz w:val="18"/>
                <w:szCs w:val="18"/>
              </w:rPr>
            </w:pPr>
            <w:r w:rsidRPr="00A066D6">
              <w:rPr>
                <w:rFonts w:ascii="Tahoma" w:hAnsi="Tahoma" w:cs="Tahoma"/>
                <w:b/>
                <w:bCs/>
                <w:sz w:val="18"/>
              </w:rPr>
              <w:t>●</w:t>
            </w:r>
          </w:p>
        </w:tc>
      </w:tr>
      <w:tr w:rsidR="004125FE" w14:paraId="064F9791" w14:textId="77777777" w:rsidTr="00D7264E">
        <w:trPr>
          <w:trHeight w:val="20"/>
        </w:trPr>
        <w:tc>
          <w:tcPr>
            <w:tcW w:w="390" w:type="dxa"/>
            <w:tcBorders>
              <w:left w:val="single" w:sz="4" w:space="0" w:color="000000"/>
              <w:bottom w:val="single" w:sz="4" w:space="0" w:color="000000"/>
            </w:tcBorders>
            <w:vAlign w:val="center"/>
          </w:tcPr>
          <w:sdt>
            <w:sdtPr>
              <w:tag w:val="goog_rdk_544"/>
              <w:id w:val="319085840"/>
            </w:sdtPr>
            <w:sdtContent>
              <w:p w14:paraId="000001F7" w14:textId="77777777" w:rsidR="004125FE" w:rsidRDefault="004125FE" w:rsidP="004125FE">
                <w:pPr>
                  <w:jc w:val="right"/>
                  <w:rPr>
                    <w:rFonts w:ascii="Tahoma" w:eastAsia="Tahoma" w:hAnsi="Tahoma" w:cs="Tahoma"/>
                    <w:sz w:val="18"/>
                    <w:szCs w:val="18"/>
                  </w:rPr>
                </w:pPr>
                <w:r>
                  <w:rPr>
                    <w:rFonts w:ascii="Tahoma" w:eastAsia="Tahoma" w:hAnsi="Tahoma" w:cs="Tahoma"/>
                    <w:sz w:val="18"/>
                    <w:szCs w:val="18"/>
                  </w:rPr>
                  <w:t>28</w:t>
                </w:r>
              </w:p>
            </w:sdtContent>
          </w:sdt>
        </w:tc>
        <w:tc>
          <w:tcPr>
            <w:tcW w:w="5130" w:type="dxa"/>
            <w:tcBorders>
              <w:left w:val="single" w:sz="4" w:space="0" w:color="000000"/>
              <w:bottom w:val="single" w:sz="4" w:space="0" w:color="000000"/>
            </w:tcBorders>
            <w:vAlign w:val="center"/>
          </w:tcPr>
          <w:p w14:paraId="000001F8" w14:textId="72B2E4A0" w:rsidR="004125FE" w:rsidRDefault="004125FE" w:rsidP="004125FE">
            <w:pPr>
              <w:rPr>
                <w:rFonts w:ascii="Tahoma" w:eastAsia="Tahoma" w:hAnsi="Tahoma" w:cs="Tahoma"/>
                <w:sz w:val="18"/>
                <w:szCs w:val="18"/>
              </w:rPr>
            </w:pPr>
            <w:r>
              <w:rPr>
                <w:rFonts w:ascii="Tahoma" w:eastAsia="Tahoma" w:hAnsi="Tahoma" w:cs="Tahoma"/>
                <w:sz w:val="18"/>
                <w:szCs w:val="18"/>
              </w:rPr>
              <w:t>Verification and Validation procedures</w:t>
            </w:r>
          </w:p>
        </w:tc>
        <w:tc>
          <w:tcPr>
            <w:tcW w:w="900" w:type="dxa"/>
            <w:tcBorders>
              <w:left w:val="single" w:sz="4" w:space="0" w:color="000000"/>
              <w:bottom w:val="single" w:sz="4" w:space="0" w:color="000000"/>
            </w:tcBorders>
            <w:vAlign w:val="center"/>
          </w:tcPr>
          <w:sdt>
            <w:sdtPr>
              <w:tag w:val="goog_rdk_546"/>
              <w:id w:val="-1665071815"/>
            </w:sdtPr>
            <w:sdtContent>
              <w:p w14:paraId="000001F9" w14:textId="72135B9D" w:rsidR="004125FE" w:rsidRDefault="004125FE" w:rsidP="004125FE">
                <w:pPr>
                  <w:jc w:val="center"/>
                  <w:rPr>
                    <w:rFonts w:ascii="Tahoma" w:eastAsia="Tahoma" w:hAnsi="Tahoma" w:cs="Tahoma"/>
                    <w:color w:val="000000"/>
                    <w:sz w:val="18"/>
                    <w:szCs w:val="18"/>
                  </w:rPr>
                </w:pPr>
              </w:p>
            </w:sdtContent>
          </w:sdt>
        </w:tc>
        <w:tc>
          <w:tcPr>
            <w:tcW w:w="900" w:type="dxa"/>
            <w:tcBorders>
              <w:left w:val="single" w:sz="4" w:space="0" w:color="000000"/>
              <w:bottom w:val="single" w:sz="4" w:space="0" w:color="000000"/>
            </w:tcBorders>
            <w:vAlign w:val="center"/>
          </w:tcPr>
          <w:sdt>
            <w:sdtPr>
              <w:tag w:val="goog_rdk_547"/>
              <w:id w:val="-1382472857"/>
            </w:sdtPr>
            <w:sdtContent>
              <w:p w14:paraId="000001FA" w14:textId="22C97F4A" w:rsidR="004125FE" w:rsidRDefault="004125FE" w:rsidP="004125FE">
                <w:pPr>
                  <w:jc w:val="center"/>
                  <w:rPr>
                    <w:rFonts w:ascii="Tahoma" w:eastAsia="Tahoma" w:hAnsi="Tahoma" w:cs="Tahoma"/>
                    <w:color w:val="000000"/>
                    <w:sz w:val="18"/>
                    <w:szCs w:val="18"/>
                  </w:rPr>
                </w:pPr>
              </w:p>
            </w:sdtContent>
          </w:sdt>
        </w:tc>
        <w:tc>
          <w:tcPr>
            <w:tcW w:w="990" w:type="dxa"/>
            <w:tcBorders>
              <w:left w:val="single" w:sz="4" w:space="0" w:color="000000"/>
              <w:bottom w:val="single" w:sz="4" w:space="0" w:color="000000"/>
            </w:tcBorders>
          </w:tcPr>
          <w:p w14:paraId="000001FB" w14:textId="524A8AB5" w:rsidR="004125FE" w:rsidRDefault="004125FE" w:rsidP="004125FE">
            <w:pPr>
              <w:jc w:val="center"/>
              <w:rPr>
                <w:rFonts w:ascii="Tahoma" w:eastAsia="Tahoma" w:hAnsi="Tahoma" w:cs="Tahoma"/>
                <w:color w:val="000000"/>
                <w:sz w:val="18"/>
                <w:szCs w:val="18"/>
              </w:rPr>
            </w:pPr>
            <w:r w:rsidRPr="001702C8">
              <w:rPr>
                <w:rFonts w:ascii="Tahoma" w:hAnsi="Tahoma" w:cs="Tahoma"/>
                <w:b/>
                <w:bCs/>
                <w:sz w:val="18"/>
              </w:rPr>
              <w:t>●</w:t>
            </w:r>
          </w:p>
        </w:tc>
        <w:tc>
          <w:tcPr>
            <w:tcW w:w="802" w:type="dxa"/>
            <w:tcBorders>
              <w:left w:val="single" w:sz="4" w:space="0" w:color="000000"/>
              <w:bottom w:val="single" w:sz="4" w:space="0" w:color="000000"/>
              <w:right w:val="single" w:sz="4" w:space="0" w:color="000000"/>
            </w:tcBorders>
          </w:tcPr>
          <w:p w14:paraId="000001FC" w14:textId="058DFF49" w:rsidR="004125FE" w:rsidRDefault="004125FE" w:rsidP="004125FE">
            <w:pPr>
              <w:jc w:val="center"/>
              <w:rPr>
                <w:rFonts w:ascii="Tahoma" w:eastAsia="Tahoma" w:hAnsi="Tahoma" w:cs="Tahoma"/>
                <w:color w:val="000000"/>
                <w:sz w:val="18"/>
                <w:szCs w:val="18"/>
              </w:rPr>
            </w:pPr>
            <w:r w:rsidRPr="00A066D6">
              <w:rPr>
                <w:rFonts w:ascii="Tahoma" w:hAnsi="Tahoma" w:cs="Tahoma"/>
                <w:b/>
                <w:bCs/>
                <w:sz w:val="18"/>
              </w:rPr>
              <w:t>●</w:t>
            </w:r>
          </w:p>
        </w:tc>
      </w:tr>
      <w:tr w:rsidR="00860220" w14:paraId="3362D7E2" w14:textId="77777777">
        <w:trPr>
          <w:trHeight w:val="20"/>
        </w:trPr>
        <w:tc>
          <w:tcPr>
            <w:tcW w:w="390" w:type="dxa"/>
            <w:tcBorders>
              <w:left w:val="single" w:sz="4" w:space="0" w:color="000000"/>
              <w:bottom w:val="single" w:sz="4" w:space="0" w:color="000000"/>
            </w:tcBorders>
            <w:vAlign w:val="center"/>
          </w:tcPr>
          <w:sdt>
            <w:sdtPr>
              <w:tag w:val="goog_rdk_552"/>
              <w:id w:val="1827464647"/>
            </w:sdtPr>
            <w:sdtContent>
              <w:p w14:paraId="000001FD" w14:textId="77777777" w:rsidR="00860220" w:rsidRDefault="00681D0E" w:rsidP="00A56D3D">
                <w:pPr>
                  <w:jc w:val="right"/>
                  <w:rPr>
                    <w:rFonts w:ascii="Tahoma" w:eastAsia="Tahoma" w:hAnsi="Tahoma" w:cs="Tahoma"/>
                    <w:sz w:val="18"/>
                    <w:szCs w:val="18"/>
                  </w:rPr>
                </w:pPr>
                <w:r>
                  <w:rPr>
                    <w:rFonts w:ascii="Tahoma" w:eastAsia="Tahoma" w:hAnsi="Tahoma" w:cs="Tahoma"/>
                    <w:sz w:val="18"/>
                    <w:szCs w:val="18"/>
                  </w:rPr>
                  <w:t>29</w:t>
                </w:r>
              </w:p>
            </w:sdtContent>
          </w:sdt>
        </w:tc>
        <w:tc>
          <w:tcPr>
            <w:tcW w:w="5130" w:type="dxa"/>
            <w:tcBorders>
              <w:left w:val="single" w:sz="4" w:space="0" w:color="000000"/>
              <w:bottom w:val="single" w:sz="4" w:space="0" w:color="000000"/>
            </w:tcBorders>
            <w:vAlign w:val="center"/>
          </w:tcPr>
          <w:p w14:paraId="000001FE" w14:textId="7B2E2A2A" w:rsidR="00860220" w:rsidRDefault="00496739" w:rsidP="00A56D3D">
            <w:pPr>
              <w:rPr>
                <w:rFonts w:ascii="Tahoma" w:eastAsia="Tahoma" w:hAnsi="Tahoma" w:cs="Tahoma"/>
                <w:sz w:val="18"/>
                <w:szCs w:val="18"/>
              </w:rPr>
            </w:pPr>
            <w:r>
              <w:rPr>
                <w:rFonts w:ascii="Tahoma" w:eastAsia="Tahoma" w:hAnsi="Tahoma" w:cs="Tahoma"/>
                <w:sz w:val="18"/>
                <w:szCs w:val="18"/>
              </w:rPr>
              <w:t>Communication flow diagram</w:t>
            </w:r>
          </w:p>
        </w:tc>
        <w:tc>
          <w:tcPr>
            <w:tcW w:w="900" w:type="dxa"/>
            <w:tcBorders>
              <w:left w:val="single" w:sz="4" w:space="0" w:color="000000"/>
              <w:bottom w:val="single" w:sz="4" w:space="0" w:color="000000"/>
            </w:tcBorders>
            <w:vAlign w:val="center"/>
          </w:tcPr>
          <w:sdt>
            <w:sdtPr>
              <w:tag w:val="goog_rdk_554"/>
              <w:id w:val="716625429"/>
            </w:sdtPr>
            <w:sdtContent>
              <w:p w14:paraId="000001FF" w14:textId="77777777" w:rsidR="00860220" w:rsidRDefault="00000000" w:rsidP="00A56D3D">
                <w:pPr>
                  <w:jc w:val="center"/>
                  <w:rPr>
                    <w:rFonts w:ascii="Tahoma" w:eastAsia="Tahoma" w:hAnsi="Tahoma" w:cs="Tahoma"/>
                    <w:color w:val="000000"/>
                    <w:sz w:val="18"/>
                    <w:szCs w:val="18"/>
                  </w:rPr>
                </w:pPr>
              </w:p>
            </w:sdtContent>
          </w:sdt>
        </w:tc>
        <w:tc>
          <w:tcPr>
            <w:tcW w:w="900" w:type="dxa"/>
            <w:tcBorders>
              <w:left w:val="single" w:sz="4" w:space="0" w:color="000000"/>
              <w:bottom w:val="single" w:sz="4" w:space="0" w:color="000000"/>
            </w:tcBorders>
            <w:vAlign w:val="center"/>
          </w:tcPr>
          <w:sdt>
            <w:sdtPr>
              <w:tag w:val="goog_rdk_555"/>
              <w:id w:val="1602990890"/>
            </w:sdtPr>
            <w:sdtContent>
              <w:p w14:paraId="00000200" w14:textId="77777777" w:rsidR="00860220" w:rsidRDefault="00000000" w:rsidP="00A56D3D">
                <w:pPr>
                  <w:jc w:val="center"/>
                  <w:rPr>
                    <w:rFonts w:ascii="Tahoma" w:eastAsia="Tahoma" w:hAnsi="Tahoma" w:cs="Tahoma"/>
                    <w:color w:val="000000"/>
                    <w:sz w:val="18"/>
                    <w:szCs w:val="18"/>
                  </w:rPr>
                </w:pPr>
              </w:p>
            </w:sdtContent>
          </w:sdt>
        </w:tc>
        <w:tc>
          <w:tcPr>
            <w:tcW w:w="990" w:type="dxa"/>
            <w:tcBorders>
              <w:left w:val="single" w:sz="4" w:space="0" w:color="000000"/>
              <w:bottom w:val="single" w:sz="4" w:space="0" w:color="000000"/>
            </w:tcBorders>
            <w:vAlign w:val="center"/>
          </w:tcPr>
          <w:p w14:paraId="00000201" w14:textId="35F976EA" w:rsidR="00860220" w:rsidRDefault="00860220" w:rsidP="00A56D3D">
            <w:pPr>
              <w:jc w:val="center"/>
              <w:rPr>
                <w:rFonts w:ascii="Tahoma" w:eastAsia="Tahoma" w:hAnsi="Tahoma" w:cs="Tahoma"/>
                <w:b/>
                <w:sz w:val="18"/>
                <w:szCs w:val="18"/>
              </w:rPr>
            </w:pPr>
          </w:p>
        </w:tc>
        <w:tc>
          <w:tcPr>
            <w:tcW w:w="802" w:type="dxa"/>
            <w:tcBorders>
              <w:left w:val="single" w:sz="4" w:space="0" w:color="000000"/>
              <w:bottom w:val="single" w:sz="4" w:space="0" w:color="000000"/>
              <w:right w:val="single" w:sz="4" w:space="0" w:color="000000"/>
            </w:tcBorders>
            <w:vAlign w:val="center"/>
          </w:tcPr>
          <w:sdt>
            <w:sdtPr>
              <w:tag w:val="goog_rdk_569"/>
              <w:id w:val="-1942600597"/>
            </w:sdtPr>
            <w:sdtContent>
              <w:p w14:paraId="02BA1BB2" w14:textId="64AD22FF" w:rsidR="009A4A13" w:rsidRDefault="009A4A13" w:rsidP="009A4A13">
                <w:pPr>
                  <w:jc w:val="center"/>
                </w:pPr>
                <w:r>
                  <w:rPr>
                    <w:rFonts w:ascii="Tahoma" w:hAnsi="Tahoma" w:cs="Tahoma"/>
                    <w:b/>
                    <w:bCs/>
                    <w:sz w:val="18"/>
                  </w:rPr>
                  <w:t>●</w:t>
                </w:r>
              </w:p>
            </w:sdtContent>
          </w:sdt>
          <w:p w14:paraId="00000202" w14:textId="76C36314" w:rsidR="00860220" w:rsidRDefault="00860220" w:rsidP="00A56D3D">
            <w:pPr>
              <w:jc w:val="center"/>
              <w:rPr>
                <w:rFonts w:ascii="Tahoma" w:eastAsia="Tahoma" w:hAnsi="Tahoma" w:cs="Tahoma"/>
                <w:b/>
                <w:sz w:val="18"/>
                <w:szCs w:val="18"/>
              </w:rPr>
            </w:pPr>
          </w:p>
        </w:tc>
      </w:tr>
      <w:tr w:rsidR="009A4A13" w14:paraId="55DAB6AD" w14:textId="77777777">
        <w:trPr>
          <w:trHeight w:val="20"/>
        </w:trPr>
        <w:tc>
          <w:tcPr>
            <w:tcW w:w="390" w:type="dxa"/>
            <w:tcBorders>
              <w:left w:val="single" w:sz="4" w:space="0" w:color="000000"/>
              <w:bottom w:val="single" w:sz="4" w:space="0" w:color="000000"/>
            </w:tcBorders>
            <w:vAlign w:val="center"/>
          </w:tcPr>
          <w:sdt>
            <w:sdtPr>
              <w:tag w:val="goog_rdk_560"/>
              <w:id w:val="-469743784"/>
            </w:sdtPr>
            <w:sdtContent>
              <w:p w14:paraId="00000203" w14:textId="77777777" w:rsidR="009A4A13" w:rsidRPr="009A4A13" w:rsidRDefault="009A4A13" w:rsidP="009A4A13">
                <w:pPr>
                  <w:jc w:val="right"/>
                  <w:rPr>
                    <w:rFonts w:ascii="Tahoma" w:eastAsia="Tahoma" w:hAnsi="Tahoma" w:cs="Tahoma"/>
                    <w:sz w:val="18"/>
                    <w:szCs w:val="18"/>
                  </w:rPr>
                </w:pPr>
                <w:r w:rsidRPr="009A4A13">
                  <w:rPr>
                    <w:rFonts w:ascii="Tahoma" w:eastAsia="Tahoma" w:hAnsi="Tahoma" w:cs="Tahoma"/>
                    <w:sz w:val="18"/>
                    <w:szCs w:val="18"/>
                  </w:rPr>
                  <w:t>30</w:t>
                </w:r>
              </w:p>
            </w:sdtContent>
          </w:sdt>
        </w:tc>
        <w:tc>
          <w:tcPr>
            <w:tcW w:w="5130" w:type="dxa"/>
            <w:tcBorders>
              <w:left w:val="single" w:sz="4" w:space="0" w:color="000000"/>
              <w:bottom w:val="single" w:sz="4" w:space="0" w:color="000000"/>
            </w:tcBorders>
            <w:vAlign w:val="center"/>
          </w:tcPr>
          <w:sdt>
            <w:sdtPr>
              <w:tag w:val="goog_rdk_561"/>
              <w:id w:val="1168209621"/>
            </w:sdtPr>
            <w:sdtContent>
              <w:p w14:paraId="00000204" w14:textId="77777777" w:rsidR="009A4A13" w:rsidRPr="009A4A13" w:rsidRDefault="009A4A13" w:rsidP="009A4A13">
                <w:pPr>
                  <w:rPr>
                    <w:rFonts w:ascii="Tahoma" w:eastAsia="Tahoma" w:hAnsi="Tahoma" w:cs="Tahoma"/>
                    <w:sz w:val="18"/>
                    <w:szCs w:val="18"/>
                  </w:rPr>
                </w:pPr>
                <w:r w:rsidRPr="009A4A13">
                  <w:rPr>
                    <w:rFonts w:ascii="Tahoma" w:eastAsia="Tahoma" w:hAnsi="Tahoma" w:cs="Tahoma"/>
                    <w:sz w:val="18"/>
                    <w:szCs w:val="18"/>
                  </w:rPr>
                  <w:t>Manufacturing, Assembly, Integration plan (production plan)</w:t>
                </w:r>
              </w:p>
            </w:sdtContent>
          </w:sdt>
        </w:tc>
        <w:tc>
          <w:tcPr>
            <w:tcW w:w="900" w:type="dxa"/>
            <w:tcBorders>
              <w:left w:val="single" w:sz="4" w:space="0" w:color="000000"/>
              <w:bottom w:val="single" w:sz="4" w:space="0" w:color="000000"/>
            </w:tcBorders>
            <w:vAlign w:val="center"/>
          </w:tcPr>
          <w:sdt>
            <w:sdtPr>
              <w:tag w:val="goog_rdk_562"/>
              <w:id w:val="394555023"/>
              <w:showingPlcHdr/>
            </w:sdtPr>
            <w:sdtContent>
              <w:p w14:paraId="00000205" w14:textId="420C3D27" w:rsidR="009A4A13" w:rsidRDefault="009A4A13" w:rsidP="009A4A13">
                <w:pPr>
                  <w:jc w:val="center"/>
                  <w:rPr>
                    <w:rFonts w:ascii="Tahoma" w:eastAsia="Tahoma" w:hAnsi="Tahoma" w:cs="Tahoma"/>
                    <w:color w:val="000000"/>
                    <w:sz w:val="18"/>
                    <w:szCs w:val="18"/>
                    <w:highlight w:val="yellow"/>
                  </w:rPr>
                </w:pPr>
                <w:r>
                  <w:t xml:space="preserve">     </w:t>
                </w:r>
              </w:p>
            </w:sdtContent>
          </w:sdt>
        </w:tc>
        <w:tc>
          <w:tcPr>
            <w:tcW w:w="900" w:type="dxa"/>
            <w:tcBorders>
              <w:left w:val="single" w:sz="4" w:space="0" w:color="000000"/>
              <w:bottom w:val="single" w:sz="4" w:space="0" w:color="000000"/>
            </w:tcBorders>
            <w:vAlign w:val="center"/>
          </w:tcPr>
          <w:sdt>
            <w:sdtPr>
              <w:tag w:val="goog_rdk_563"/>
              <w:id w:val="-1254124539"/>
            </w:sdtPr>
            <w:sdtContent>
              <w:p w14:paraId="00000206" w14:textId="1C310CB3" w:rsidR="009A4A13" w:rsidRDefault="009A4A13" w:rsidP="009A4A13">
                <w:pPr>
                  <w:jc w:val="center"/>
                  <w:rPr>
                    <w:rFonts w:ascii="Tahoma" w:eastAsia="Tahoma" w:hAnsi="Tahoma" w:cs="Tahoma"/>
                    <w:color w:val="000000"/>
                    <w:sz w:val="18"/>
                    <w:szCs w:val="18"/>
                    <w:highlight w:val="yellow"/>
                  </w:rPr>
                </w:pPr>
              </w:p>
            </w:sdtContent>
          </w:sdt>
        </w:tc>
        <w:tc>
          <w:tcPr>
            <w:tcW w:w="990" w:type="dxa"/>
            <w:tcBorders>
              <w:left w:val="single" w:sz="4" w:space="0" w:color="000000"/>
              <w:bottom w:val="single" w:sz="4" w:space="0" w:color="000000"/>
            </w:tcBorders>
            <w:vAlign w:val="center"/>
          </w:tcPr>
          <w:sdt>
            <w:sdtPr>
              <w:tag w:val="goog_rdk_564"/>
              <w:id w:val="-618984224"/>
            </w:sdtPr>
            <w:sdtContent>
              <w:p w14:paraId="00000207" w14:textId="22A74192" w:rsidR="009A4A13" w:rsidRDefault="009A4A13" w:rsidP="009A4A13">
                <w:pPr>
                  <w:jc w:val="center"/>
                  <w:rPr>
                    <w:rFonts w:ascii="Tahoma" w:eastAsia="Tahoma" w:hAnsi="Tahoma" w:cs="Tahoma"/>
                    <w:color w:val="000000"/>
                    <w:sz w:val="18"/>
                    <w:szCs w:val="18"/>
                    <w:highlight w:val="yellow"/>
                  </w:rPr>
                </w:pPr>
              </w:p>
            </w:sdtContent>
          </w:sdt>
        </w:tc>
        <w:tc>
          <w:tcPr>
            <w:tcW w:w="802" w:type="dxa"/>
            <w:tcBorders>
              <w:left w:val="single" w:sz="4" w:space="0" w:color="000000"/>
              <w:bottom w:val="single" w:sz="4" w:space="0" w:color="000000"/>
              <w:right w:val="single" w:sz="4" w:space="0" w:color="000000"/>
            </w:tcBorders>
            <w:vAlign w:val="center"/>
          </w:tcPr>
          <w:sdt>
            <w:sdtPr>
              <w:tag w:val="goog_rdk_565"/>
              <w:id w:val="1220481635"/>
            </w:sdtPr>
            <w:sdtContent>
              <w:p w14:paraId="00000208" w14:textId="4CD6EE7F" w:rsidR="009A4A13" w:rsidRDefault="009A4A13" w:rsidP="009A4A13">
                <w:pPr>
                  <w:jc w:val="center"/>
                  <w:rPr>
                    <w:rFonts w:ascii="Tahoma" w:eastAsia="Tahoma" w:hAnsi="Tahoma" w:cs="Tahoma"/>
                    <w:color w:val="000000"/>
                    <w:sz w:val="18"/>
                    <w:szCs w:val="18"/>
                    <w:highlight w:val="yellow"/>
                  </w:rPr>
                </w:pPr>
                <w:r>
                  <w:rPr>
                    <w:rFonts w:ascii="Tahoma" w:hAnsi="Tahoma" w:cs="Tahoma"/>
                    <w:b/>
                    <w:bCs/>
                    <w:sz w:val="18"/>
                  </w:rPr>
                  <w:t>●</w:t>
                </w:r>
              </w:p>
            </w:sdtContent>
          </w:sdt>
        </w:tc>
      </w:tr>
      <w:tr w:rsidR="009A4A13" w14:paraId="72F3A816" w14:textId="77777777">
        <w:trPr>
          <w:trHeight w:val="20"/>
        </w:trPr>
        <w:tc>
          <w:tcPr>
            <w:tcW w:w="390" w:type="dxa"/>
            <w:tcBorders>
              <w:left w:val="single" w:sz="4" w:space="0" w:color="000000"/>
              <w:bottom w:val="single" w:sz="4" w:space="0" w:color="000000"/>
            </w:tcBorders>
            <w:vAlign w:val="center"/>
          </w:tcPr>
          <w:sdt>
            <w:sdtPr>
              <w:tag w:val="goog_rdk_566"/>
              <w:id w:val="-2059546460"/>
            </w:sdtPr>
            <w:sdtContent>
              <w:p w14:paraId="00000209" w14:textId="77777777" w:rsidR="009A4A13" w:rsidRPr="009A4A13" w:rsidRDefault="009A4A13" w:rsidP="009A4A13">
                <w:pPr>
                  <w:jc w:val="right"/>
                  <w:rPr>
                    <w:rFonts w:ascii="Tahoma" w:eastAsia="Tahoma" w:hAnsi="Tahoma" w:cs="Tahoma"/>
                    <w:sz w:val="18"/>
                    <w:szCs w:val="18"/>
                  </w:rPr>
                </w:pPr>
                <w:r w:rsidRPr="009A4A13">
                  <w:rPr>
                    <w:rFonts w:ascii="Tahoma" w:eastAsia="Tahoma" w:hAnsi="Tahoma" w:cs="Tahoma"/>
                    <w:sz w:val="18"/>
                    <w:szCs w:val="18"/>
                  </w:rPr>
                  <w:t>31</w:t>
                </w:r>
              </w:p>
            </w:sdtContent>
          </w:sdt>
        </w:tc>
        <w:tc>
          <w:tcPr>
            <w:tcW w:w="5130" w:type="dxa"/>
            <w:tcBorders>
              <w:left w:val="single" w:sz="4" w:space="0" w:color="000000"/>
              <w:bottom w:val="single" w:sz="4" w:space="0" w:color="000000"/>
            </w:tcBorders>
            <w:vAlign w:val="center"/>
          </w:tcPr>
          <w:sdt>
            <w:sdtPr>
              <w:tag w:val="goog_rdk_567"/>
              <w:id w:val="-1844622493"/>
            </w:sdtPr>
            <w:sdtContent>
              <w:p w14:paraId="0000020A" w14:textId="77777777" w:rsidR="009A4A13" w:rsidRPr="009A4A13" w:rsidRDefault="009A4A13" w:rsidP="009A4A13">
                <w:pPr>
                  <w:rPr>
                    <w:rFonts w:ascii="Tahoma" w:eastAsia="Tahoma" w:hAnsi="Tahoma" w:cs="Tahoma"/>
                    <w:sz w:val="18"/>
                    <w:szCs w:val="18"/>
                  </w:rPr>
                </w:pPr>
                <w:r w:rsidRPr="009A4A13">
                  <w:rPr>
                    <w:rFonts w:ascii="Tahoma" w:eastAsia="Tahoma" w:hAnsi="Tahoma" w:cs="Tahoma"/>
                    <w:sz w:val="18"/>
                    <w:szCs w:val="18"/>
                  </w:rPr>
                  <w:t>Return on investment, operational profit</w:t>
                </w:r>
              </w:p>
            </w:sdtContent>
          </w:sdt>
        </w:tc>
        <w:tc>
          <w:tcPr>
            <w:tcW w:w="900" w:type="dxa"/>
            <w:tcBorders>
              <w:left w:val="single" w:sz="4" w:space="0" w:color="000000"/>
              <w:bottom w:val="single" w:sz="4" w:space="0" w:color="000000"/>
            </w:tcBorders>
            <w:vAlign w:val="center"/>
          </w:tcPr>
          <w:sdt>
            <w:sdtPr>
              <w:tag w:val="goog_rdk_568"/>
              <w:id w:val="1601913985"/>
            </w:sdtPr>
            <w:sdtContent>
              <w:p w14:paraId="0000020B" w14:textId="47C04B2E" w:rsidR="009A4A13" w:rsidRDefault="009A4A13" w:rsidP="009A4A13">
                <w:pPr>
                  <w:jc w:val="center"/>
                  <w:rPr>
                    <w:rFonts w:ascii="Tahoma" w:eastAsia="Tahoma" w:hAnsi="Tahoma" w:cs="Tahoma"/>
                    <w:color w:val="000000"/>
                    <w:sz w:val="18"/>
                    <w:szCs w:val="18"/>
                    <w:highlight w:val="yellow"/>
                  </w:rPr>
                </w:pPr>
              </w:p>
            </w:sdtContent>
          </w:sdt>
        </w:tc>
        <w:tc>
          <w:tcPr>
            <w:tcW w:w="900" w:type="dxa"/>
            <w:tcBorders>
              <w:left w:val="single" w:sz="4" w:space="0" w:color="000000"/>
              <w:bottom w:val="single" w:sz="4" w:space="0" w:color="000000"/>
            </w:tcBorders>
            <w:vAlign w:val="center"/>
          </w:tcPr>
          <w:sdt>
            <w:sdtPr>
              <w:tag w:val="goog_rdk_569"/>
              <w:id w:val="1463156838"/>
            </w:sdtPr>
            <w:sdtContent>
              <w:p w14:paraId="0000020C" w14:textId="20B0E959" w:rsidR="009A4A13" w:rsidRDefault="009A4A13" w:rsidP="009A4A13">
                <w:pPr>
                  <w:jc w:val="center"/>
                  <w:rPr>
                    <w:rFonts w:ascii="Tahoma" w:eastAsia="Tahoma" w:hAnsi="Tahoma" w:cs="Tahoma"/>
                    <w:color w:val="000000"/>
                    <w:sz w:val="18"/>
                    <w:szCs w:val="18"/>
                    <w:highlight w:val="yellow"/>
                  </w:rPr>
                </w:pPr>
                <w:r>
                  <w:rPr>
                    <w:rFonts w:ascii="Tahoma" w:hAnsi="Tahoma" w:cs="Tahoma"/>
                    <w:b/>
                    <w:bCs/>
                    <w:sz w:val="18"/>
                  </w:rPr>
                  <w:t>●</w:t>
                </w:r>
              </w:p>
            </w:sdtContent>
          </w:sdt>
        </w:tc>
        <w:tc>
          <w:tcPr>
            <w:tcW w:w="990" w:type="dxa"/>
            <w:tcBorders>
              <w:left w:val="single" w:sz="4" w:space="0" w:color="000000"/>
              <w:bottom w:val="single" w:sz="4" w:space="0" w:color="000000"/>
            </w:tcBorders>
            <w:vAlign w:val="center"/>
          </w:tcPr>
          <w:sdt>
            <w:sdtPr>
              <w:tag w:val="goog_rdk_570"/>
              <w:id w:val="-2060380337"/>
            </w:sdtPr>
            <w:sdtContent>
              <w:p w14:paraId="0000020D" w14:textId="6FCEC244" w:rsidR="009A4A13" w:rsidRDefault="009A4A13" w:rsidP="009A4A13">
                <w:pPr>
                  <w:jc w:val="center"/>
                  <w:rPr>
                    <w:rFonts w:ascii="Tahoma" w:eastAsia="Tahoma" w:hAnsi="Tahoma" w:cs="Tahoma"/>
                    <w:color w:val="000000"/>
                    <w:sz w:val="18"/>
                    <w:szCs w:val="18"/>
                    <w:highlight w:val="yellow"/>
                  </w:rPr>
                </w:pPr>
                <w:r>
                  <w:rPr>
                    <w:rFonts w:ascii="Tahoma" w:hAnsi="Tahoma" w:cs="Tahoma"/>
                    <w:b/>
                    <w:bCs/>
                    <w:sz w:val="18"/>
                  </w:rPr>
                  <w:t>●</w:t>
                </w:r>
              </w:p>
            </w:sdtContent>
          </w:sdt>
        </w:tc>
        <w:tc>
          <w:tcPr>
            <w:tcW w:w="802" w:type="dxa"/>
            <w:tcBorders>
              <w:left w:val="single" w:sz="4" w:space="0" w:color="000000"/>
              <w:bottom w:val="single" w:sz="4" w:space="0" w:color="000000"/>
              <w:right w:val="single" w:sz="4" w:space="0" w:color="000000"/>
            </w:tcBorders>
            <w:vAlign w:val="center"/>
          </w:tcPr>
          <w:sdt>
            <w:sdtPr>
              <w:tag w:val="goog_rdk_571"/>
              <w:id w:val="-2054609163"/>
            </w:sdtPr>
            <w:sdtContent>
              <w:p w14:paraId="0000020E" w14:textId="0B950E59" w:rsidR="009A4A13" w:rsidRDefault="009A4A13" w:rsidP="009A4A13">
                <w:pPr>
                  <w:jc w:val="center"/>
                  <w:rPr>
                    <w:rFonts w:ascii="Tahoma" w:eastAsia="Tahoma" w:hAnsi="Tahoma" w:cs="Tahoma"/>
                    <w:color w:val="000000"/>
                    <w:sz w:val="18"/>
                    <w:szCs w:val="18"/>
                    <w:highlight w:val="yellow"/>
                  </w:rPr>
                </w:pPr>
                <w:r>
                  <w:rPr>
                    <w:rFonts w:ascii="Tahoma" w:hAnsi="Tahoma" w:cs="Tahoma"/>
                    <w:b/>
                    <w:bCs/>
                    <w:sz w:val="18"/>
                  </w:rPr>
                  <w:t>●</w:t>
                </w:r>
              </w:p>
            </w:sdtContent>
          </w:sdt>
        </w:tc>
      </w:tr>
      <w:tr w:rsidR="009A4A13" w14:paraId="1F3899F3" w14:textId="77777777">
        <w:trPr>
          <w:trHeight w:val="20"/>
        </w:trPr>
        <w:tc>
          <w:tcPr>
            <w:tcW w:w="390" w:type="dxa"/>
            <w:tcBorders>
              <w:left w:val="single" w:sz="4" w:space="0" w:color="000000"/>
              <w:bottom w:val="single" w:sz="4" w:space="0" w:color="000000"/>
            </w:tcBorders>
            <w:vAlign w:val="center"/>
          </w:tcPr>
          <w:sdt>
            <w:sdtPr>
              <w:tag w:val="goog_rdk_572"/>
              <w:id w:val="285779590"/>
            </w:sdtPr>
            <w:sdtContent>
              <w:p w14:paraId="0000020F" w14:textId="77777777" w:rsidR="009A4A13" w:rsidRPr="009A4A13" w:rsidRDefault="009A4A13" w:rsidP="009A4A13">
                <w:pPr>
                  <w:jc w:val="right"/>
                  <w:rPr>
                    <w:rFonts w:ascii="Tahoma" w:eastAsia="Tahoma" w:hAnsi="Tahoma" w:cs="Tahoma"/>
                    <w:sz w:val="18"/>
                    <w:szCs w:val="18"/>
                  </w:rPr>
                </w:pPr>
                <w:r w:rsidRPr="009A4A13">
                  <w:rPr>
                    <w:rFonts w:ascii="Tahoma" w:eastAsia="Tahoma" w:hAnsi="Tahoma" w:cs="Tahoma"/>
                    <w:sz w:val="18"/>
                    <w:szCs w:val="18"/>
                  </w:rPr>
                  <w:t>32</w:t>
                </w:r>
              </w:p>
            </w:sdtContent>
          </w:sdt>
        </w:tc>
        <w:tc>
          <w:tcPr>
            <w:tcW w:w="5130" w:type="dxa"/>
            <w:tcBorders>
              <w:left w:val="single" w:sz="4" w:space="0" w:color="000000"/>
              <w:bottom w:val="single" w:sz="4" w:space="0" w:color="000000"/>
            </w:tcBorders>
            <w:vAlign w:val="center"/>
          </w:tcPr>
          <w:sdt>
            <w:sdtPr>
              <w:tag w:val="goog_rdk_573"/>
              <w:id w:val="-1057547079"/>
            </w:sdtPr>
            <w:sdtContent>
              <w:p w14:paraId="00000210" w14:textId="77777777" w:rsidR="009A4A13" w:rsidRPr="009A4A13" w:rsidRDefault="009A4A13" w:rsidP="009A4A13">
                <w:pPr>
                  <w:rPr>
                    <w:rFonts w:ascii="Tahoma" w:eastAsia="Tahoma" w:hAnsi="Tahoma" w:cs="Tahoma"/>
                    <w:sz w:val="18"/>
                    <w:szCs w:val="18"/>
                  </w:rPr>
                </w:pPr>
                <w:r w:rsidRPr="009A4A13">
                  <w:rPr>
                    <w:rFonts w:ascii="Tahoma" w:eastAsia="Tahoma" w:hAnsi="Tahoma" w:cs="Tahoma"/>
                    <w:sz w:val="18"/>
                    <w:szCs w:val="18"/>
                  </w:rPr>
                  <w:t>Reliability, Availability, Maintainability, and Safety (RAMS) characteristics</w:t>
                </w:r>
              </w:p>
            </w:sdtContent>
          </w:sdt>
        </w:tc>
        <w:tc>
          <w:tcPr>
            <w:tcW w:w="900" w:type="dxa"/>
            <w:tcBorders>
              <w:left w:val="single" w:sz="4" w:space="0" w:color="000000"/>
              <w:bottom w:val="single" w:sz="4" w:space="0" w:color="000000"/>
            </w:tcBorders>
            <w:vAlign w:val="center"/>
          </w:tcPr>
          <w:sdt>
            <w:sdtPr>
              <w:tag w:val="goog_rdk_574"/>
              <w:id w:val="839207587"/>
            </w:sdtPr>
            <w:sdtContent>
              <w:p w14:paraId="00000211" w14:textId="67FBA6DC" w:rsidR="009A4A13" w:rsidRDefault="009A4A13" w:rsidP="009A4A13">
                <w:pPr>
                  <w:jc w:val="center"/>
                  <w:rPr>
                    <w:rFonts w:ascii="Tahoma" w:eastAsia="Tahoma" w:hAnsi="Tahoma" w:cs="Tahoma"/>
                    <w:color w:val="000000"/>
                    <w:sz w:val="18"/>
                    <w:szCs w:val="18"/>
                    <w:highlight w:val="yellow"/>
                  </w:rPr>
                </w:pPr>
              </w:p>
            </w:sdtContent>
          </w:sdt>
        </w:tc>
        <w:tc>
          <w:tcPr>
            <w:tcW w:w="900" w:type="dxa"/>
            <w:tcBorders>
              <w:left w:val="single" w:sz="4" w:space="0" w:color="000000"/>
              <w:bottom w:val="single" w:sz="4" w:space="0" w:color="000000"/>
            </w:tcBorders>
            <w:vAlign w:val="center"/>
          </w:tcPr>
          <w:sdt>
            <w:sdtPr>
              <w:tag w:val="goog_rdk_575"/>
              <w:id w:val="-1339463119"/>
              <w:showingPlcHdr/>
            </w:sdtPr>
            <w:sdtContent>
              <w:p w14:paraId="00000212" w14:textId="111D8053" w:rsidR="009A4A13" w:rsidRDefault="009A4A13" w:rsidP="009A4A13">
                <w:pPr>
                  <w:jc w:val="center"/>
                  <w:rPr>
                    <w:rFonts w:ascii="Tahoma" w:eastAsia="Tahoma" w:hAnsi="Tahoma" w:cs="Tahoma"/>
                    <w:color w:val="000000"/>
                    <w:sz w:val="18"/>
                    <w:szCs w:val="18"/>
                    <w:highlight w:val="yellow"/>
                  </w:rPr>
                </w:pPr>
                <w:r>
                  <w:t xml:space="preserve">     </w:t>
                </w:r>
              </w:p>
            </w:sdtContent>
          </w:sdt>
        </w:tc>
        <w:tc>
          <w:tcPr>
            <w:tcW w:w="990" w:type="dxa"/>
            <w:tcBorders>
              <w:left w:val="single" w:sz="4" w:space="0" w:color="000000"/>
              <w:bottom w:val="single" w:sz="4" w:space="0" w:color="000000"/>
            </w:tcBorders>
            <w:vAlign w:val="center"/>
          </w:tcPr>
          <w:sdt>
            <w:sdtPr>
              <w:tag w:val="goog_rdk_576"/>
              <w:id w:val="1139153716"/>
            </w:sdtPr>
            <w:sdtContent>
              <w:p w14:paraId="00000213" w14:textId="66502717" w:rsidR="009A4A13" w:rsidRDefault="009A4A13" w:rsidP="009A4A13">
                <w:pPr>
                  <w:jc w:val="center"/>
                  <w:rPr>
                    <w:rFonts w:ascii="Tahoma" w:eastAsia="Tahoma" w:hAnsi="Tahoma" w:cs="Tahoma"/>
                    <w:color w:val="000000"/>
                    <w:sz w:val="18"/>
                    <w:szCs w:val="18"/>
                    <w:highlight w:val="yellow"/>
                  </w:rPr>
                </w:pPr>
                <w:r>
                  <w:rPr>
                    <w:rFonts w:ascii="Tahoma" w:hAnsi="Tahoma" w:cs="Tahoma"/>
                    <w:b/>
                    <w:bCs/>
                    <w:sz w:val="18"/>
                  </w:rPr>
                  <w:t>●</w:t>
                </w:r>
              </w:p>
            </w:sdtContent>
          </w:sdt>
        </w:tc>
        <w:tc>
          <w:tcPr>
            <w:tcW w:w="802" w:type="dxa"/>
            <w:tcBorders>
              <w:left w:val="single" w:sz="4" w:space="0" w:color="000000"/>
              <w:bottom w:val="single" w:sz="4" w:space="0" w:color="000000"/>
              <w:right w:val="single" w:sz="4" w:space="0" w:color="000000"/>
            </w:tcBorders>
            <w:vAlign w:val="center"/>
          </w:tcPr>
          <w:sdt>
            <w:sdtPr>
              <w:tag w:val="goog_rdk_577"/>
              <w:id w:val="-652522627"/>
            </w:sdtPr>
            <w:sdtContent>
              <w:p w14:paraId="00000214" w14:textId="778E38FC" w:rsidR="009A4A13" w:rsidRDefault="009A4A13" w:rsidP="009A4A13">
                <w:pPr>
                  <w:jc w:val="center"/>
                  <w:rPr>
                    <w:rFonts w:ascii="Tahoma" w:eastAsia="Tahoma" w:hAnsi="Tahoma" w:cs="Tahoma"/>
                    <w:color w:val="000000"/>
                    <w:sz w:val="18"/>
                    <w:szCs w:val="18"/>
                    <w:highlight w:val="yellow"/>
                  </w:rPr>
                </w:pPr>
                <w:r>
                  <w:rPr>
                    <w:rFonts w:ascii="Tahoma" w:hAnsi="Tahoma" w:cs="Tahoma"/>
                    <w:b/>
                    <w:bCs/>
                    <w:sz w:val="18"/>
                  </w:rPr>
                  <w:t>●</w:t>
                </w:r>
              </w:p>
            </w:sdtContent>
          </w:sdt>
        </w:tc>
      </w:tr>
      <w:tr w:rsidR="009A4A13" w14:paraId="21AB1055" w14:textId="77777777">
        <w:trPr>
          <w:trHeight w:val="20"/>
        </w:trPr>
        <w:tc>
          <w:tcPr>
            <w:tcW w:w="390" w:type="dxa"/>
            <w:tcBorders>
              <w:left w:val="single" w:sz="4" w:space="0" w:color="000000"/>
              <w:bottom w:val="single" w:sz="4" w:space="0" w:color="000000"/>
            </w:tcBorders>
            <w:vAlign w:val="center"/>
          </w:tcPr>
          <w:sdt>
            <w:sdtPr>
              <w:tag w:val="goog_rdk_578"/>
              <w:id w:val="-1293126021"/>
            </w:sdtPr>
            <w:sdtContent>
              <w:p w14:paraId="00000215" w14:textId="77777777" w:rsidR="009A4A13" w:rsidRPr="009A4A13" w:rsidRDefault="009A4A13" w:rsidP="009A4A13">
                <w:pPr>
                  <w:jc w:val="right"/>
                  <w:rPr>
                    <w:rFonts w:ascii="Tahoma" w:eastAsia="Tahoma" w:hAnsi="Tahoma" w:cs="Tahoma"/>
                    <w:sz w:val="18"/>
                    <w:szCs w:val="18"/>
                  </w:rPr>
                </w:pPr>
                <w:r w:rsidRPr="009A4A13">
                  <w:rPr>
                    <w:rFonts w:ascii="Tahoma" w:eastAsia="Tahoma" w:hAnsi="Tahoma" w:cs="Tahoma"/>
                    <w:sz w:val="18"/>
                    <w:szCs w:val="18"/>
                  </w:rPr>
                  <w:t>33</w:t>
                </w:r>
              </w:p>
            </w:sdtContent>
          </w:sdt>
        </w:tc>
        <w:tc>
          <w:tcPr>
            <w:tcW w:w="5130" w:type="dxa"/>
            <w:tcBorders>
              <w:left w:val="single" w:sz="4" w:space="0" w:color="000000"/>
              <w:bottom w:val="single" w:sz="4" w:space="0" w:color="000000"/>
            </w:tcBorders>
            <w:vAlign w:val="center"/>
          </w:tcPr>
          <w:sdt>
            <w:sdtPr>
              <w:tag w:val="goog_rdk_579"/>
              <w:id w:val="-1185289187"/>
            </w:sdtPr>
            <w:sdtContent>
              <w:p w14:paraId="00000216" w14:textId="77777777" w:rsidR="009A4A13" w:rsidRPr="009A4A13" w:rsidRDefault="009A4A13" w:rsidP="009A4A13">
                <w:pPr>
                  <w:rPr>
                    <w:rFonts w:ascii="Tahoma" w:eastAsia="Tahoma" w:hAnsi="Tahoma" w:cs="Tahoma"/>
                    <w:sz w:val="18"/>
                    <w:szCs w:val="18"/>
                  </w:rPr>
                </w:pPr>
                <w:r w:rsidRPr="009A4A13">
                  <w:rPr>
                    <w:rFonts w:ascii="Tahoma" w:eastAsia="Tahoma" w:hAnsi="Tahoma" w:cs="Tahoma"/>
                    <w:sz w:val="18"/>
                    <w:szCs w:val="18"/>
                  </w:rPr>
                  <w:t>Performance analysis (e.g. flight profile diagrams, payload-range diagrams, climb performance, noise characteristics, emissions, etc.)</w:t>
                </w:r>
              </w:p>
            </w:sdtContent>
          </w:sdt>
        </w:tc>
        <w:tc>
          <w:tcPr>
            <w:tcW w:w="900" w:type="dxa"/>
            <w:tcBorders>
              <w:left w:val="single" w:sz="4" w:space="0" w:color="000000"/>
              <w:bottom w:val="single" w:sz="4" w:space="0" w:color="000000"/>
            </w:tcBorders>
            <w:vAlign w:val="center"/>
          </w:tcPr>
          <w:sdt>
            <w:sdtPr>
              <w:tag w:val="goog_rdk_580"/>
              <w:id w:val="-1850395431"/>
            </w:sdtPr>
            <w:sdtContent>
              <w:p w14:paraId="00000217" w14:textId="2C7FDBA3" w:rsidR="009A4A13" w:rsidRDefault="009A4A13" w:rsidP="009A4A13">
                <w:pPr>
                  <w:jc w:val="center"/>
                  <w:rPr>
                    <w:rFonts w:ascii="Tahoma" w:eastAsia="Tahoma" w:hAnsi="Tahoma" w:cs="Tahoma"/>
                    <w:color w:val="000000"/>
                    <w:sz w:val="18"/>
                    <w:szCs w:val="18"/>
                    <w:highlight w:val="yellow"/>
                  </w:rPr>
                </w:pPr>
              </w:p>
            </w:sdtContent>
          </w:sdt>
        </w:tc>
        <w:tc>
          <w:tcPr>
            <w:tcW w:w="900" w:type="dxa"/>
            <w:tcBorders>
              <w:left w:val="single" w:sz="4" w:space="0" w:color="000000"/>
              <w:bottom w:val="single" w:sz="4" w:space="0" w:color="000000"/>
            </w:tcBorders>
            <w:vAlign w:val="center"/>
          </w:tcPr>
          <w:sdt>
            <w:sdtPr>
              <w:tag w:val="goog_rdk_581"/>
              <w:id w:val="-1005744781"/>
            </w:sdtPr>
            <w:sdtContent>
              <w:p w14:paraId="00000218" w14:textId="354D8146" w:rsidR="009A4A13" w:rsidRDefault="009A4A13" w:rsidP="009A4A13">
                <w:pPr>
                  <w:jc w:val="center"/>
                  <w:rPr>
                    <w:rFonts w:ascii="Tahoma" w:eastAsia="Tahoma" w:hAnsi="Tahoma" w:cs="Tahoma"/>
                    <w:color w:val="000000"/>
                    <w:sz w:val="18"/>
                    <w:szCs w:val="18"/>
                    <w:highlight w:val="yellow"/>
                  </w:rPr>
                </w:pPr>
              </w:p>
            </w:sdtContent>
          </w:sdt>
        </w:tc>
        <w:tc>
          <w:tcPr>
            <w:tcW w:w="990" w:type="dxa"/>
            <w:tcBorders>
              <w:left w:val="single" w:sz="4" w:space="0" w:color="000000"/>
              <w:bottom w:val="single" w:sz="4" w:space="0" w:color="000000"/>
            </w:tcBorders>
            <w:vAlign w:val="center"/>
          </w:tcPr>
          <w:sdt>
            <w:sdtPr>
              <w:tag w:val="goog_rdk_582"/>
              <w:id w:val="-861438014"/>
            </w:sdtPr>
            <w:sdtContent>
              <w:p w14:paraId="00000219" w14:textId="3A2E7144" w:rsidR="009A4A13" w:rsidRDefault="009A4A13" w:rsidP="009A4A13">
                <w:pPr>
                  <w:jc w:val="center"/>
                  <w:rPr>
                    <w:rFonts w:ascii="Tahoma" w:eastAsia="Tahoma" w:hAnsi="Tahoma" w:cs="Tahoma"/>
                    <w:color w:val="000000"/>
                    <w:sz w:val="18"/>
                    <w:szCs w:val="18"/>
                    <w:highlight w:val="yellow"/>
                  </w:rPr>
                </w:pPr>
                <w:r>
                  <w:rPr>
                    <w:rFonts w:ascii="Tahoma" w:hAnsi="Tahoma" w:cs="Tahoma"/>
                    <w:b/>
                    <w:bCs/>
                    <w:sz w:val="18"/>
                  </w:rPr>
                  <w:t>●</w:t>
                </w:r>
              </w:p>
            </w:sdtContent>
          </w:sdt>
        </w:tc>
        <w:tc>
          <w:tcPr>
            <w:tcW w:w="802" w:type="dxa"/>
            <w:tcBorders>
              <w:left w:val="single" w:sz="4" w:space="0" w:color="000000"/>
              <w:bottom w:val="single" w:sz="4" w:space="0" w:color="000000"/>
              <w:right w:val="single" w:sz="4" w:space="0" w:color="000000"/>
            </w:tcBorders>
            <w:vAlign w:val="center"/>
          </w:tcPr>
          <w:sdt>
            <w:sdtPr>
              <w:tag w:val="goog_rdk_583"/>
              <w:id w:val="-1675335426"/>
            </w:sdtPr>
            <w:sdtContent>
              <w:p w14:paraId="0000021A" w14:textId="237011B9" w:rsidR="009A4A13" w:rsidRDefault="009A4A13" w:rsidP="009A4A13">
                <w:pPr>
                  <w:jc w:val="center"/>
                  <w:rPr>
                    <w:rFonts w:ascii="Tahoma" w:eastAsia="Tahoma" w:hAnsi="Tahoma" w:cs="Tahoma"/>
                    <w:color w:val="000000"/>
                    <w:sz w:val="18"/>
                    <w:szCs w:val="18"/>
                    <w:highlight w:val="yellow"/>
                  </w:rPr>
                </w:pPr>
                <w:r>
                  <w:rPr>
                    <w:rFonts w:ascii="Tahoma" w:hAnsi="Tahoma" w:cs="Tahoma"/>
                    <w:b/>
                    <w:bCs/>
                    <w:sz w:val="18"/>
                  </w:rPr>
                  <w:t>●</w:t>
                </w:r>
              </w:p>
            </w:sdtContent>
          </w:sdt>
        </w:tc>
      </w:tr>
      <w:tr w:rsidR="009A4A13" w14:paraId="186F3594" w14:textId="77777777">
        <w:trPr>
          <w:trHeight w:val="20"/>
        </w:trPr>
        <w:tc>
          <w:tcPr>
            <w:tcW w:w="390" w:type="dxa"/>
            <w:tcBorders>
              <w:left w:val="single" w:sz="4" w:space="0" w:color="000000"/>
              <w:bottom w:val="single" w:sz="4" w:space="0" w:color="000000"/>
            </w:tcBorders>
            <w:vAlign w:val="center"/>
          </w:tcPr>
          <w:sdt>
            <w:sdtPr>
              <w:tag w:val="goog_rdk_584"/>
              <w:id w:val="1966919725"/>
            </w:sdtPr>
            <w:sdtContent>
              <w:p w14:paraId="0000021B" w14:textId="77777777" w:rsidR="009A4A13" w:rsidRPr="009A4A13" w:rsidRDefault="009A4A13" w:rsidP="009A4A13">
                <w:pPr>
                  <w:jc w:val="right"/>
                  <w:rPr>
                    <w:rFonts w:ascii="Tahoma" w:eastAsia="Tahoma" w:hAnsi="Tahoma" w:cs="Tahoma"/>
                    <w:sz w:val="18"/>
                    <w:szCs w:val="18"/>
                  </w:rPr>
                </w:pPr>
                <w:r w:rsidRPr="009A4A13">
                  <w:rPr>
                    <w:rFonts w:ascii="Tahoma" w:eastAsia="Tahoma" w:hAnsi="Tahoma" w:cs="Tahoma"/>
                    <w:sz w:val="18"/>
                    <w:szCs w:val="18"/>
                  </w:rPr>
                  <w:t>34</w:t>
                </w:r>
              </w:p>
            </w:sdtContent>
          </w:sdt>
        </w:tc>
        <w:tc>
          <w:tcPr>
            <w:tcW w:w="5130" w:type="dxa"/>
            <w:tcBorders>
              <w:left w:val="single" w:sz="4" w:space="0" w:color="000000"/>
              <w:bottom w:val="single" w:sz="4" w:space="0" w:color="000000"/>
            </w:tcBorders>
            <w:vAlign w:val="center"/>
          </w:tcPr>
          <w:sdt>
            <w:sdtPr>
              <w:tag w:val="goog_rdk_585"/>
              <w:id w:val="-1395653288"/>
            </w:sdtPr>
            <w:sdtContent>
              <w:p w14:paraId="0000021C" w14:textId="77777777" w:rsidR="009A4A13" w:rsidRPr="009A4A13" w:rsidRDefault="009A4A13" w:rsidP="009A4A13">
                <w:pPr>
                  <w:rPr>
                    <w:rFonts w:ascii="Tahoma" w:eastAsia="Tahoma" w:hAnsi="Tahoma" w:cs="Tahoma"/>
                    <w:sz w:val="18"/>
                    <w:szCs w:val="18"/>
                  </w:rPr>
                </w:pPr>
                <w:r w:rsidRPr="009A4A13">
                  <w:rPr>
                    <w:rFonts w:ascii="Tahoma" w:eastAsia="Tahoma" w:hAnsi="Tahoma" w:cs="Tahoma"/>
                    <w:sz w:val="18"/>
                    <w:szCs w:val="18"/>
                  </w:rPr>
                  <w:t>Configuration / layout (internal /external)</w:t>
                </w:r>
              </w:p>
            </w:sdtContent>
          </w:sdt>
        </w:tc>
        <w:tc>
          <w:tcPr>
            <w:tcW w:w="900" w:type="dxa"/>
            <w:tcBorders>
              <w:left w:val="single" w:sz="4" w:space="0" w:color="000000"/>
              <w:bottom w:val="single" w:sz="4" w:space="0" w:color="000000"/>
            </w:tcBorders>
            <w:vAlign w:val="center"/>
          </w:tcPr>
          <w:sdt>
            <w:sdtPr>
              <w:tag w:val="goog_rdk_586"/>
              <w:id w:val="-1329200406"/>
            </w:sdtPr>
            <w:sdtContent>
              <w:p w14:paraId="0000021D" w14:textId="3BA72F5D" w:rsidR="009A4A13" w:rsidRDefault="009A4A13" w:rsidP="009A4A13">
                <w:pPr>
                  <w:jc w:val="center"/>
                  <w:rPr>
                    <w:rFonts w:ascii="Tahoma" w:eastAsia="Tahoma" w:hAnsi="Tahoma" w:cs="Tahoma"/>
                    <w:color w:val="000000"/>
                    <w:sz w:val="18"/>
                    <w:szCs w:val="18"/>
                    <w:highlight w:val="yellow"/>
                  </w:rPr>
                </w:pPr>
              </w:p>
            </w:sdtContent>
          </w:sdt>
        </w:tc>
        <w:tc>
          <w:tcPr>
            <w:tcW w:w="900" w:type="dxa"/>
            <w:tcBorders>
              <w:left w:val="single" w:sz="4" w:space="0" w:color="000000"/>
              <w:bottom w:val="single" w:sz="4" w:space="0" w:color="000000"/>
            </w:tcBorders>
            <w:vAlign w:val="center"/>
          </w:tcPr>
          <w:sdt>
            <w:sdtPr>
              <w:tag w:val="goog_rdk_587"/>
              <w:id w:val="219493537"/>
            </w:sdtPr>
            <w:sdtContent>
              <w:p w14:paraId="0000021E" w14:textId="3F2060AA" w:rsidR="009A4A13" w:rsidRDefault="009A4A13" w:rsidP="009A4A13">
                <w:pPr>
                  <w:jc w:val="center"/>
                  <w:rPr>
                    <w:rFonts w:ascii="Tahoma" w:eastAsia="Tahoma" w:hAnsi="Tahoma" w:cs="Tahoma"/>
                    <w:color w:val="000000"/>
                    <w:sz w:val="18"/>
                    <w:szCs w:val="18"/>
                    <w:highlight w:val="yellow"/>
                  </w:rPr>
                </w:pPr>
              </w:p>
            </w:sdtContent>
          </w:sdt>
        </w:tc>
        <w:tc>
          <w:tcPr>
            <w:tcW w:w="990" w:type="dxa"/>
            <w:tcBorders>
              <w:left w:val="single" w:sz="4" w:space="0" w:color="000000"/>
              <w:bottom w:val="single" w:sz="4" w:space="0" w:color="000000"/>
            </w:tcBorders>
            <w:vAlign w:val="center"/>
          </w:tcPr>
          <w:sdt>
            <w:sdtPr>
              <w:tag w:val="goog_rdk_588"/>
              <w:id w:val="1700504478"/>
            </w:sdtPr>
            <w:sdtContent>
              <w:p w14:paraId="0000021F" w14:textId="3F4B8AA7" w:rsidR="009A4A13" w:rsidRDefault="009A4A13" w:rsidP="009A4A13">
                <w:pPr>
                  <w:jc w:val="center"/>
                  <w:rPr>
                    <w:rFonts w:ascii="Tahoma" w:eastAsia="Tahoma" w:hAnsi="Tahoma" w:cs="Tahoma"/>
                    <w:color w:val="000000"/>
                    <w:sz w:val="18"/>
                    <w:szCs w:val="18"/>
                    <w:highlight w:val="yellow"/>
                  </w:rPr>
                </w:pPr>
                <w:r>
                  <w:rPr>
                    <w:rFonts w:ascii="Tahoma" w:hAnsi="Tahoma" w:cs="Tahoma"/>
                    <w:b/>
                    <w:bCs/>
                    <w:sz w:val="18"/>
                  </w:rPr>
                  <w:t>●</w:t>
                </w:r>
              </w:p>
            </w:sdtContent>
          </w:sdt>
        </w:tc>
        <w:tc>
          <w:tcPr>
            <w:tcW w:w="802" w:type="dxa"/>
            <w:tcBorders>
              <w:left w:val="single" w:sz="4" w:space="0" w:color="000000"/>
              <w:bottom w:val="single" w:sz="4" w:space="0" w:color="000000"/>
              <w:right w:val="single" w:sz="4" w:space="0" w:color="000000"/>
            </w:tcBorders>
            <w:vAlign w:val="center"/>
          </w:tcPr>
          <w:sdt>
            <w:sdtPr>
              <w:tag w:val="goog_rdk_589"/>
              <w:id w:val="1184180206"/>
            </w:sdtPr>
            <w:sdtContent>
              <w:p w14:paraId="00000220" w14:textId="02431EB3" w:rsidR="009A4A13" w:rsidRDefault="009A4A13" w:rsidP="009A4A13">
                <w:pPr>
                  <w:jc w:val="center"/>
                  <w:rPr>
                    <w:rFonts w:ascii="Tahoma" w:eastAsia="Tahoma" w:hAnsi="Tahoma" w:cs="Tahoma"/>
                    <w:color w:val="000000"/>
                    <w:sz w:val="18"/>
                    <w:szCs w:val="18"/>
                    <w:highlight w:val="yellow"/>
                  </w:rPr>
                </w:pPr>
                <w:r>
                  <w:rPr>
                    <w:rFonts w:ascii="Tahoma" w:hAnsi="Tahoma" w:cs="Tahoma"/>
                    <w:b/>
                    <w:bCs/>
                    <w:sz w:val="18"/>
                  </w:rPr>
                  <w:t>●</w:t>
                </w:r>
              </w:p>
            </w:sdtContent>
          </w:sdt>
        </w:tc>
      </w:tr>
      <w:tr w:rsidR="009A4A13" w14:paraId="1A2A62D9" w14:textId="77777777">
        <w:trPr>
          <w:trHeight w:val="20"/>
        </w:trPr>
        <w:tc>
          <w:tcPr>
            <w:tcW w:w="390" w:type="dxa"/>
            <w:tcBorders>
              <w:left w:val="single" w:sz="4" w:space="0" w:color="000000"/>
              <w:bottom w:val="single" w:sz="4" w:space="0" w:color="000000"/>
            </w:tcBorders>
            <w:vAlign w:val="center"/>
          </w:tcPr>
          <w:sdt>
            <w:sdtPr>
              <w:tag w:val="goog_rdk_590"/>
              <w:id w:val="-87164405"/>
            </w:sdtPr>
            <w:sdtContent>
              <w:p w14:paraId="00000221" w14:textId="77777777" w:rsidR="009A4A13" w:rsidRPr="009A4A13" w:rsidRDefault="009A4A13" w:rsidP="009A4A13">
                <w:pPr>
                  <w:jc w:val="right"/>
                  <w:rPr>
                    <w:rFonts w:ascii="Tahoma" w:eastAsia="Tahoma" w:hAnsi="Tahoma" w:cs="Tahoma"/>
                    <w:sz w:val="18"/>
                    <w:szCs w:val="18"/>
                  </w:rPr>
                </w:pPr>
                <w:r w:rsidRPr="009A4A13">
                  <w:rPr>
                    <w:rFonts w:ascii="Tahoma" w:eastAsia="Tahoma" w:hAnsi="Tahoma" w:cs="Tahoma"/>
                    <w:sz w:val="18"/>
                    <w:szCs w:val="18"/>
                  </w:rPr>
                  <w:t>35</w:t>
                </w:r>
              </w:p>
            </w:sdtContent>
          </w:sdt>
        </w:tc>
        <w:tc>
          <w:tcPr>
            <w:tcW w:w="5130" w:type="dxa"/>
            <w:tcBorders>
              <w:left w:val="single" w:sz="4" w:space="0" w:color="000000"/>
              <w:bottom w:val="single" w:sz="4" w:space="0" w:color="000000"/>
            </w:tcBorders>
            <w:vAlign w:val="center"/>
          </w:tcPr>
          <w:sdt>
            <w:sdtPr>
              <w:tag w:val="goog_rdk_591"/>
              <w:id w:val="-714268419"/>
            </w:sdtPr>
            <w:sdtContent>
              <w:p w14:paraId="00000222" w14:textId="77777777" w:rsidR="009A4A13" w:rsidRPr="009A4A13" w:rsidRDefault="009A4A13" w:rsidP="009A4A13">
                <w:pPr>
                  <w:rPr>
                    <w:rFonts w:ascii="Tahoma" w:eastAsia="Tahoma" w:hAnsi="Tahoma" w:cs="Tahoma"/>
                    <w:sz w:val="18"/>
                    <w:szCs w:val="18"/>
                  </w:rPr>
                </w:pPr>
                <w:r w:rsidRPr="009A4A13">
                  <w:rPr>
                    <w:rFonts w:ascii="Tahoma" w:eastAsia="Tahoma" w:hAnsi="Tahoma" w:cs="Tahoma"/>
                    <w:sz w:val="18"/>
                    <w:szCs w:val="18"/>
                  </w:rPr>
                  <w:t>Spacecraft system characteristics (e.g. communications link budget, memory size, etc.)</w:t>
                </w:r>
              </w:p>
            </w:sdtContent>
          </w:sdt>
        </w:tc>
        <w:tc>
          <w:tcPr>
            <w:tcW w:w="900" w:type="dxa"/>
            <w:tcBorders>
              <w:left w:val="single" w:sz="4" w:space="0" w:color="000000"/>
              <w:bottom w:val="single" w:sz="4" w:space="0" w:color="000000"/>
            </w:tcBorders>
            <w:vAlign w:val="center"/>
          </w:tcPr>
          <w:sdt>
            <w:sdtPr>
              <w:tag w:val="goog_rdk_592"/>
              <w:id w:val="-717740653"/>
            </w:sdtPr>
            <w:sdtContent>
              <w:p w14:paraId="00000223" w14:textId="0ACE32D6" w:rsidR="009A4A13" w:rsidRDefault="009A4A13" w:rsidP="009A4A13">
                <w:pPr>
                  <w:jc w:val="center"/>
                  <w:rPr>
                    <w:rFonts w:ascii="Tahoma" w:eastAsia="Tahoma" w:hAnsi="Tahoma" w:cs="Tahoma"/>
                    <w:color w:val="000000"/>
                    <w:sz w:val="18"/>
                    <w:szCs w:val="18"/>
                    <w:highlight w:val="yellow"/>
                  </w:rPr>
                </w:pPr>
              </w:p>
            </w:sdtContent>
          </w:sdt>
        </w:tc>
        <w:tc>
          <w:tcPr>
            <w:tcW w:w="900" w:type="dxa"/>
            <w:tcBorders>
              <w:left w:val="single" w:sz="4" w:space="0" w:color="000000"/>
              <w:bottom w:val="single" w:sz="4" w:space="0" w:color="000000"/>
            </w:tcBorders>
            <w:vAlign w:val="center"/>
          </w:tcPr>
          <w:sdt>
            <w:sdtPr>
              <w:tag w:val="goog_rdk_593"/>
              <w:id w:val="-1269685904"/>
            </w:sdtPr>
            <w:sdtContent>
              <w:p w14:paraId="00000224" w14:textId="251B20DF" w:rsidR="009A4A13" w:rsidRDefault="009A4A13" w:rsidP="009A4A13">
                <w:pPr>
                  <w:jc w:val="center"/>
                  <w:rPr>
                    <w:rFonts w:ascii="Tahoma" w:eastAsia="Tahoma" w:hAnsi="Tahoma" w:cs="Tahoma"/>
                    <w:color w:val="000000"/>
                    <w:sz w:val="18"/>
                    <w:szCs w:val="18"/>
                    <w:highlight w:val="yellow"/>
                  </w:rPr>
                </w:pPr>
              </w:p>
            </w:sdtContent>
          </w:sdt>
        </w:tc>
        <w:tc>
          <w:tcPr>
            <w:tcW w:w="990" w:type="dxa"/>
            <w:tcBorders>
              <w:left w:val="single" w:sz="4" w:space="0" w:color="000000"/>
              <w:bottom w:val="single" w:sz="4" w:space="0" w:color="000000"/>
            </w:tcBorders>
            <w:vAlign w:val="center"/>
          </w:tcPr>
          <w:sdt>
            <w:sdtPr>
              <w:tag w:val="goog_rdk_594"/>
              <w:id w:val="57904300"/>
            </w:sdtPr>
            <w:sdtContent>
              <w:p w14:paraId="00000225" w14:textId="5D856477" w:rsidR="009A4A13" w:rsidRDefault="009A4A13" w:rsidP="009A4A13">
                <w:pPr>
                  <w:jc w:val="center"/>
                  <w:rPr>
                    <w:rFonts w:ascii="Tahoma" w:eastAsia="Tahoma" w:hAnsi="Tahoma" w:cs="Tahoma"/>
                    <w:color w:val="000000"/>
                    <w:sz w:val="18"/>
                    <w:szCs w:val="18"/>
                    <w:highlight w:val="yellow"/>
                  </w:rPr>
                </w:pPr>
              </w:p>
            </w:sdtContent>
          </w:sdt>
        </w:tc>
        <w:tc>
          <w:tcPr>
            <w:tcW w:w="802" w:type="dxa"/>
            <w:tcBorders>
              <w:left w:val="single" w:sz="4" w:space="0" w:color="000000"/>
              <w:bottom w:val="single" w:sz="4" w:space="0" w:color="000000"/>
              <w:right w:val="single" w:sz="4" w:space="0" w:color="000000"/>
            </w:tcBorders>
            <w:vAlign w:val="center"/>
          </w:tcPr>
          <w:sdt>
            <w:sdtPr>
              <w:tag w:val="goog_rdk_595"/>
              <w:id w:val="-256984441"/>
            </w:sdtPr>
            <w:sdtContent>
              <w:p w14:paraId="00000226" w14:textId="0CA102F5" w:rsidR="009A4A13" w:rsidRDefault="009A4A13" w:rsidP="009A4A13">
                <w:pPr>
                  <w:jc w:val="center"/>
                  <w:rPr>
                    <w:rFonts w:ascii="Tahoma" w:eastAsia="Tahoma" w:hAnsi="Tahoma" w:cs="Tahoma"/>
                    <w:color w:val="000000"/>
                    <w:sz w:val="18"/>
                    <w:szCs w:val="18"/>
                    <w:highlight w:val="yellow"/>
                  </w:rPr>
                </w:pPr>
              </w:p>
            </w:sdtContent>
          </w:sdt>
        </w:tc>
      </w:tr>
      <w:tr w:rsidR="009A4A13" w14:paraId="3730CC11" w14:textId="77777777">
        <w:trPr>
          <w:trHeight w:val="20"/>
        </w:trPr>
        <w:tc>
          <w:tcPr>
            <w:tcW w:w="390" w:type="dxa"/>
            <w:tcBorders>
              <w:left w:val="single" w:sz="4" w:space="0" w:color="000000"/>
              <w:bottom w:val="single" w:sz="4" w:space="0" w:color="000000"/>
            </w:tcBorders>
            <w:vAlign w:val="center"/>
          </w:tcPr>
          <w:sdt>
            <w:sdtPr>
              <w:tag w:val="goog_rdk_596"/>
              <w:id w:val="-834842049"/>
            </w:sdtPr>
            <w:sdtContent>
              <w:p w14:paraId="00000227" w14:textId="77777777" w:rsidR="009A4A13" w:rsidRPr="009A4A13" w:rsidRDefault="009A4A13" w:rsidP="009A4A13">
                <w:pPr>
                  <w:jc w:val="right"/>
                  <w:rPr>
                    <w:rFonts w:ascii="Tahoma" w:eastAsia="Tahoma" w:hAnsi="Tahoma" w:cs="Tahoma"/>
                    <w:sz w:val="18"/>
                    <w:szCs w:val="18"/>
                  </w:rPr>
                </w:pPr>
                <w:r w:rsidRPr="009A4A13">
                  <w:rPr>
                    <w:rFonts w:ascii="Tahoma" w:eastAsia="Tahoma" w:hAnsi="Tahoma" w:cs="Tahoma"/>
                    <w:sz w:val="18"/>
                    <w:szCs w:val="18"/>
                  </w:rPr>
                  <w:t>36</w:t>
                </w:r>
              </w:p>
            </w:sdtContent>
          </w:sdt>
        </w:tc>
        <w:tc>
          <w:tcPr>
            <w:tcW w:w="5130" w:type="dxa"/>
            <w:tcBorders>
              <w:left w:val="single" w:sz="4" w:space="0" w:color="000000"/>
              <w:bottom w:val="single" w:sz="4" w:space="0" w:color="000000"/>
            </w:tcBorders>
            <w:vAlign w:val="center"/>
          </w:tcPr>
          <w:sdt>
            <w:sdtPr>
              <w:tag w:val="goog_rdk_597"/>
              <w:id w:val="-1933270065"/>
            </w:sdtPr>
            <w:sdtContent>
              <w:p w14:paraId="00000228" w14:textId="77777777" w:rsidR="009A4A13" w:rsidRPr="009A4A13" w:rsidRDefault="009A4A13" w:rsidP="009A4A13">
                <w:pPr>
                  <w:rPr>
                    <w:rFonts w:ascii="Tahoma" w:eastAsia="Tahoma" w:hAnsi="Tahoma" w:cs="Tahoma"/>
                    <w:sz w:val="18"/>
                    <w:szCs w:val="18"/>
                  </w:rPr>
                </w:pPr>
                <w:r w:rsidRPr="009A4A13">
                  <w:rPr>
                    <w:rFonts w:ascii="Tahoma" w:eastAsia="Tahoma" w:hAnsi="Tahoma" w:cs="Tahoma"/>
                    <w:sz w:val="18"/>
                    <w:szCs w:val="18"/>
                  </w:rPr>
                  <w:t>Aircraft system characteristics (e.g. fuel and hydraulic system lay-out, auxiliary power estimate, environmental control, etc.)</w:t>
                </w:r>
              </w:p>
            </w:sdtContent>
          </w:sdt>
        </w:tc>
        <w:tc>
          <w:tcPr>
            <w:tcW w:w="900" w:type="dxa"/>
            <w:tcBorders>
              <w:left w:val="single" w:sz="4" w:space="0" w:color="000000"/>
              <w:bottom w:val="single" w:sz="4" w:space="0" w:color="000000"/>
            </w:tcBorders>
            <w:vAlign w:val="center"/>
          </w:tcPr>
          <w:sdt>
            <w:sdtPr>
              <w:tag w:val="goog_rdk_598"/>
              <w:id w:val="-1636717667"/>
            </w:sdtPr>
            <w:sdtContent>
              <w:p w14:paraId="00000229" w14:textId="1A31A328" w:rsidR="009A4A13" w:rsidRDefault="009A4A13" w:rsidP="009A4A13">
                <w:pPr>
                  <w:jc w:val="center"/>
                  <w:rPr>
                    <w:rFonts w:ascii="Tahoma" w:eastAsia="Tahoma" w:hAnsi="Tahoma" w:cs="Tahoma"/>
                    <w:color w:val="000000"/>
                    <w:sz w:val="18"/>
                    <w:szCs w:val="18"/>
                    <w:highlight w:val="yellow"/>
                  </w:rPr>
                </w:pPr>
              </w:p>
            </w:sdtContent>
          </w:sdt>
        </w:tc>
        <w:tc>
          <w:tcPr>
            <w:tcW w:w="900" w:type="dxa"/>
            <w:tcBorders>
              <w:left w:val="single" w:sz="4" w:space="0" w:color="000000"/>
              <w:bottom w:val="single" w:sz="4" w:space="0" w:color="000000"/>
            </w:tcBorders>
            <w:vAlign w:val="center"/>
          </w:tcPr>
          <w:sdt>
            <w:sdtPr>
              <w:tag w:val="goog_rdk_599"/>
              <w:id w:val="214474381"/>
            </w:sdtPr>
            <w:sdtContent>
              <w:p w14:paraId="0000022A" w14:textId="0E9BB4F9" w:rsidR="009A4A13" w:rsidRDefault="009A4A13" w:rsidP="009A4A13">
                <w:pPr>
                  <w:jc w:val="center"/>
                  <w:rPr>
                    <w:rFonts w:ascii="Tahoma" w:eastAsia="Tahoma" w:hAnsi="Tahoma" w:cs="Tahoma"/>
                    <w:color w:val="000000"/>
                    <w:sz w:val="18"/>
                    <w:szCs w:val="18"/>
                    <w:highlight w:val="yellow"/>
                  </w:rPr>
                </w:pPr>
              </w:p>
            </w:sdtContent>
          </w:sdt>
        </w:tc>
        <w:tc>
          <w:tcPr>
            <w:tcW w:w="990" w:type="dxa"/>
            <w:tcBorders>
              <w:left w:val="single" w:sz="4" w:space="0" w:color="000000"/>
              <w:bottom w:val="single" w:sz="4" w:space="0" w:color="000000"/>
            </w:tcBorders>
            <w:vAlign w:val="center"/>
          </w:tcPr>
          <w:sdt>
            <w:sdtPr>
              <w:tag w:val="goog_rdk_600"/>
              <w:id w:val="-304241666"/>
            </w:sdtPr>
            <w:sdtContent>
              <w:p w14:paraId="0000022B" w14:textId="2364B14E" w:rsidR="009A4A13" w:rsidRDefault="009A4A13" w:rsidP="009A4A13">
                <w:pPr>
                  <w:jc w:val="center"/>
                  <w:rPr>
                    <w:rFonts w:ascii="Tahoma" w:eastAsia="Tahoma" w:hAnsi="Tahoma" w:cs="Tahoma"/>
                    <w:color w:val="000000"/>
                    <w:sz w:val="18"/>
                    <w:szCs w:val="18"/>
                    <w:highlight w:val="yellow"/>
                  </w:rPr>
                </w:pPr>
                <w:r>
                  <w:rPr>
                    <w:rFonts w:ascii="Tahoma" w:hAnsi="Tahoma" w:cs="Tahoma"/>
                    <w:b/>
                    <w:bCs/>
                    <w:sz w:val="18"/>
                  </w:rPr>
                  <w:t>●</w:t>
                </w:r>
              </w:p>
            </w:sdtContent>
          </w:sdt>
        </w:tc>
        <w:tc>
          <w:tcPr>
            <w:tcW w:w="802" w:type="dxa"/>
            <w:tcBorders>
              <w:left w:val="single" w:sz="4" w:space="0" w:color="000000"/>
              <w:bottom w:val="single" w:sz="4" w:space="0" w:color="000000"/>
              <w:right w:val="single" w:sz="4" w:space="0" w:color="000000"/>
            </w:tcBorders>
            <w:vAlign w:val="center"/>
          </w:tcPr>
          <w:sdt>
            <w:sdtPr>
              <w:tag w:val="goog_rdk_601"/>
              <w:id w:val="-1675950325"/>
            </w:sdtPr>
            <w:sdtContent>
              <w:p w14:paraId="0000022C" w14:textId="44BD4779" w:rsidR="009A4A13" w:rsidRDefault="009A4A13" w:rsidP="009A4A13">
                <w:pPr>
                  <w:jc w:val="center"/>
                  <w:rPr>
                    <w:rFonts w:ascii="Tahoma" w:eastAsia="Tahoma" w:hAnsi="Tahoma" w:cs="Tahoma"/>
                    <w:color w:val="000000"/>
                    <w:sz w:val="18"/>
                    <w:szCs w:val="18"/>
                    <w:highlight w:val="yellow"/>
                  </w:rPr>
                </w:pPr>
                <w:r>
                  <w:rPr>
                    <w:rFonts w:ascii="Tahoma" w:hAnsi="Tahoma" w:cs="Tahoma"/>
                    <w:b/>
                    <w:bCs/>
                    <w:sz w:val="18"/>
                  </w:rPr>
                  <w:t>●</w:t>
                </w:r>
              </w:p>
            </w:sdtContent>
          </w:sdt>
        </w:tc>
      </w:tr>
      <w:tr w:rsidR="009A4A13" w14:paraId="24696200" w14:textId="77777777">
        <w:trPr>
          <w:trHeight w:val="20"/>
        </w:trPr>
        <w:tc>
          <w:tcPr>
            <w:tcW w:w="390" w:type="dxa"/>
            <w:tcBorders>
              <w:left w:val="single" w:sz="4" w:space="0" w:color="000000"/>
              <w:bottom w:val="single" w:sz="4" w:space="0" w:color="000000"/>
            </w:tcBorders>
            <w:vAlign w:val="center"/>
          </w:tcPr>
          <w:sdt>
            <w:sdtPr>
              <w:tag w:val="goog_rdk_602"/>
              <w:id w:val="-870150477"/>
            </w:sdtPr>
            <w:sdtContent>
              <w:p w14:paraId="0000022D" w14:textId="77777777" w:rsidR="009A4A13" w:rsidRPr="009A4A13" w:rsidRDefault="009A4A13" w:rsidP="009A4A13">
                <w:pPr>
                  <w:jc w:val="right"/>
                  <w:rPr>
                    <w:rFonts w:ascii="Tahoma" w:eastAsia="Tahoma" w:hAnsi="Tahoma" w:cs="Tahoma"/>
                    <w:sz w:val="18"/>
                    <w:szCs w:val="18"/>
                  </w:rPr>
                </w:pPr>
                <w:r w:rsidRPr="009A4A13">
                  <w:rPr>
                    <w:rFonts w:ascii="Tahoma" w:eastAsia="Tahoma" w:hAnsi="Tahoma" w:cs="Tahoma"/>
                    <w:sz w:val="18"/>
                    <w:szCs w:val="18"/>
                  </w:rPr>
                  <w:t>37</w:t>
                </w:r>
              </w:p>
            </w:sdtContent>
          </w:sdt>
        </w:tc>
        <w:tc>
          <w:tcPr>
            <w:tcW w:w="5130" w:type="dxa"/>
            <w:tcBorders>
              <w:left w:val="single" w:sz="4" w:space="0" w:color="000000"/>
              <w:bottom w:val="single" w:sz="4" w:space="0" w:color="000000"/>
            </w:tcBorders>
          </w:tcPr>
          <w:sdt>
            <w:sdtPr>
              <w:tag w:val="goog_rdk_603"/>
              <w:id w:val="-1199007581"/>
            </w:sdtPr>
            <w:sdtContent>
              <w:p w14:paraId="0000022E" w14:textId="77777777" w:rsidR="009A4A13" w:rsidRPr="009A4A13" w:rsidRDefault="009A4A13" w:rsidP="009A4A13">
                <w:pPr>
                  <w:spacing w:before="40"/>
                  <w:rPr>
                    <w:rFonts w:ascii="Tahoma" w:eastAsia="Tahoma" w:hAnsi="Tahoma" w:cs="Tahoma"/>
                    <w:sz w:val="18"/>
                    <w:szCs w:val="18"/>
                  </w:rPr>
                </w:pPr>
                <w:r w:rsidRPr="009A4A13">
                  <w:rPr>
                    <w:rFonts w:ascii="Tahoma" w:eastAsia="Tahoma" w:hAnsi="Tahoma" w:cs="Tahoma"/>
                    <w:sz w:val="18"/>
                    <w:szCs w:val="18"/>
                  </w:rPr>
                  <w:t>Aerodynamic characteristics estimate (e.g. lift, drag, aerodynamic moments, drag polar, etc.)</w:t>
                </w:r>
              </w:p>
            </w:sdtContent>
          </w:sdt>
        </w:tc>
        <w:tc>
          <w:tcPr>
            <w:tcW w:w="900" w:type="dxa"/>
            <w:tcBorders>
              <w:left w:val="single" w:sz="4" w:space="0" w:color="000000"/>
              <w:bottom w:val="single" w:sz="4" w:space="0" w:color="000000"/>
            </w:tcBorders>
            <w:vAlign w:val="center"/>
          </w:tcPr>
          <w:sdt>
            <w:sdtPr>
              <w:tag w:val="goog_rdk_604"/>
              <w:id w:val="13812444"/>
            </w:sdtPr>
            <w:sdtContent>
              <w:p w14:paraId="0000022F" w14:textId="3B88AADF" w:rsidR="009A4A13" w:rsidRDefault="009A4A13" w:rsidP="009A4A13">
                <w:pPr>
                  <w:jc w:val="center"/>
                  <w:rPr>
                    <w:rFonts w:ascii="Tahoma" w:eastAsia="Tahoma" w:hAnsi="Tahoma" w:cs="Tahoma"/>
                    <w:color w:val="000000"/>
                    <w:sz w:val="18"/>
                    <w:szCs w:val="18"/>
                    <w:highlight w:val="yellow"/>
                  </w:rPr>
                </w:pPr>
              </w:p>
            </w:sdtContent>
          </w:sdt>
        </w:tc>
        <w:tc>
          <w:tcPr>
            <w:tcW w:w="900" w:type="dxa"/>
            <w:tcBorders>
              <w:left w:val="single" w:sz="4" w:space="0" w:color="000000"/>
              <w:bottom w:val="single" w:sz="4" w:space="0" w:color="000000"/>
            </w:tcBorders>
            <w:vAlign w:val="center"/>
          </w:tcPr>
          <w:sdt>
            <w:sdtPr>
              <w:tag w:val="goog_rdk_605"/>
              <w:id w:val="-656304084"/>
            </w:sdtPr>
            <w:sdtContent>
              <w:p w14:paraId="00000230" w14:textId="51E6B63F" w:rsidR="009A4A13" w:rsidRDefault="009A4A13" w:rsidP="009A4A13">
                <w:pPr>
                  <w:jc w:val="center"/>
                  <w:rPr>
                    <w:rFonts w:ascii="Tahoma" w:eastAsia="Tahoma" w:hAnsi="Tahoma" w:cs="Tahoma"/>
                    <w:color w:val="000000"/>
                    <w:sz w:val="18"/>
                    <w:szCs w:val="18"/>
                    <w:highlight w:val="yellow"/>
                  </w:rPr>
                </w:pPr>
              </w:p>
            </w:sdtContent>
          </w:sdt>
        </w:tc>
        <w:tc>
          <w:tcPr>
            <w:tcW w:w="990" w:type="dxa"/>
            <w:tcBorders>
              <w:left w:val="single" w:sz="4" w:space="0" w:color="000000"/>
              <w:bottom w:val="single" w:sz="4" w:space="0" w:color="000000"/>
            </w:tcBorders>
            <w:vAlign w:val="center"/>
          </w:tcPr>
          <w:sdt>
            <w:sdtPr>
              <w:tag w:val="goog_rdk_606"/>
              <w:id w:val="617107951"/>
            </w:sdtPr>
            <w:sdtContent>
              <w:p w14:paraId="00000231" w14:textId="304A1C04" w:rsidR="009A4A13" w:rsidRDefault="009A4A13" w:rsidP="009A4A13">
                <w:pPr>
                  <w:jc w:val="center"/>
                  <w:rPr>
                    <w:rFonts w:ascii="Tahoma" w:eastAsia="Tahoma" w:hAnsi="Tahoma" w:cs="Tahoma"/>
                    <w:color w:val="000000"/>
                    <w:sz w:val="18"/>
                    <w:szCs w:val="18"/>
                    <w:highlight w:val="yellow"/>
                  </w:rPr>
                </w:pPr>
                <w:r>
                  <w:rPr>
                    <w:rFonts w:ascii="Tahoma" w:hAnsi="Tahoma" w:cs="Tahoma"/>
                    <w:b/>
                    <w:bCs/>
                    <w:sz w:val="18"/>
                  </w:rPr>
                  <w:t>●</w:t>
                </w:r>
              </w:p>
            </w:sdtContent>
          </w:sdt>
        </w:tc>
        <w:tc>
          <w:tcPr>
            <w:tcW w:w="802" w:type="dxa"/>
            <w:tcBorders>
              <w:left w:val="single" w:sz="4" w:space="0" w:color="000000"/>
              <w:bottom w:val="single" w:sz="4" w:space="0" w:color="000000"/>
              <w:right w:val="single" w:sz="4" w:space="0" w:color="000000"/>
            </w:tcBorders>
            <w:vAlign w:val="center"/>
          </w:tcPr>
          <w:sdt>
            <w:sdtPr>
              <w:tag w:val="goog_rdk_607"/>
              <w:id w:val="-1917774583"/>
            </w:sdtPr>
            <w:sdtContent>
              <w:p w14:paraId="00000232" w14:textId="713F650E" w:rsidR="009A4A13" w:rsidRDefault="009A4A13" w:rsidP="009A4A13">
                <w:pPr>
                  <w:jc w:val="center"/>
                  <w:rPr>
                    <w:rFonts w:ascii="Tahoma" w:eastAsia="Tahoma" w:hAnsi="Tahoma" w:cs="Tahoma"/>
                    <w:b/>
                    <w:sz w:val="18"/>
                    <w:szCs w:val="18"/>
                    <w:highlight w:val="yellow"/>
                  </w:rPr>
                </w:pPr>
                <w:r>
                  <w:rPr>
                    <w:rFonts w:ascii="Tahoma" w:hAnsi="Tahoma" w:cs="Tahoma"/>
                    <w:b/>
                    <w:bCs/>
                    <w:sz w:val="18"/>
                  </w:rPr>
                  <w:t>●</w:t>
                </w:r>
              </w:p>
            </w:sdtContent>
          </w:sdt>
        </w:tc>
      </w:tr>
      <w:tr w:rsidR="009A4A13" w14:paraId="175C2DEC" w14:textId="77777777">
        <w:trPr>
          <w:trHeight w:val="20"/>
        </w:trPr>
        <w:tc>
          <w:tcPr>
            <w:tcW w:w="390" w:type="dxa"/>
            <w:tcBorders>
              <w:left w:val="single" w:sz="4" w:space="0" w:color="000000"/>
              <w:bottom w:val="single" w:sz="4" w:space="0" w:color="000000"/>
            </w:tcBorders>
            <w:vAlign w:val="center"/>
          </w:tcPr>
          <w:sdt>
            <w:sdtPr>
              <w:tag w:val="goog_rdk_608"/>
              <w:id w:val="-205409769"/>
            </w:sdtPr>
            <w:sdtContent>
              <w:p w14:paraId="00000233" w14:textId="77777777" w:rsidR="009A4A13" w:rsidRPr="009A4A13" w:rsidRDefault="009A4A13" w:rsidP="009A4A13">
                <w:pPr>
                  <w:jc w:val="right"/>
                  <w:rPr>
                    <w:rFonts w:ascii="Tahoma" w:eastAsia="Tahoma" w:hAnsi="Tahoma" w:cs="Tahoma"/>
                    <w:sz w:val="18"/>
                    <w:szCs w:val="18"/>
                  </w:rPr>
                </w:pPr>
                <w:r w:rsidRPr="009A4A13">
                  <w:rPr>
                    <w:rFonts w:ascii="Tahoma" w:eastAsia="Tahoma" w:hAnsi="Tahoma" w:cs="Tahoma"/>
                    <w:sz w:val="18"/>
                    <w:szCs w:val="18"/>
                  </w:rPr>
                  <w:t>38</w:t>
                </w:r>
              </w:p>
            </w:sdtContent>
          </w:sdt>
        </w:tc>
        <w:tc>
          <w:tcPr>
            <w:tcW w:w="5130" w:type="dxa"/>
            <w:tcBorders>
              <w:left w:val="single" w:sz="4" w:space="0" w:color="000000"/>
              <w:bottom w:val="single" w:sz="4" w:space="0" w:color="000000"/>
            </w:tcBorders>
          </w:tcPr>
          <w:sdt>
            <w:sdtPr>
              <w:tag w:val="goog_rdk_609"/>
              <w:id w:val="1956287802"/>
            </w:sdtPr>
            <w:sdtContent>
              <w:p w14:paraId="00000234" w14:textId="77777777" w:rsidR="009A4A13" w:rsidRPr="009A4A13" w:rsidRDefault="009A4A13" w:rsidP="009A4A13">
                <w:pPr>
                  <w:spacing w:before="40"/>
                  <w:rPr>
                    <w:rFonts w:ascii="Tahoma" w:eastAsia="Tahoma" w:hAnsi="Tahoma" w:cs="Tahoma"/>
                    <w:sz w:val="18"/>
                    <w:szCs w:val="18"/>
                  </w:rPr>
                </w:pPr>
                <w:r w:rsidRPr="009A4A13">
                  <w:rPr>
                    <w:rFonts w:ascii="Tahoma" w:eastAsia="Tahoma" w:hAnsi="Tahoma" w:cs="Tahoma"/>
                    <w:sz w:val="18"/>
                    <w:szCs w:val="18"/>
                  </w:rPr>
                  <w:t>Structural characteristics (e.g. loading diagrams, stresses, bending, flutter, etc.)</w:t>
                </w:r>
              </w:p>
            </w:sdtContent>
          </w:sdt>
        </w:tc>
        <w:tc>
          <w:tcPr>
            <w:tcW w:w="900" w:type="dxa"/>
            <w:tcBorders>
              <w:left w:val="single" w:sz="4" w:space="0" w:color="000000"/>
              <w:bottom w:val="single" w:sz="4" w:space="0" w:color="000000"/>
            </w:tcBorders>
            <w:vAlign w:val="center"/>
          </w:tcPr>
          <w:sdt>
            <w:sdtPr>
              <w:tag w:val="goog_rdk_610"/>
              <w:id w:val="805051895"/>
            </w:sdtPr>
            <w:sdtContent>
              <w:p w14:paraId="00000235" w14:textId="3FFA9221" w:rsidR="009A4A13" w:rsidRDefault="009A4A13" w:rsidP="009A4A13">
                <w:pPr>
                  <w:jc w:val="center"/>
                  <w:rPr>
                    <w:rFonts w:ascii="Tahoma" w:eastAsia="Tahoma" w:hAnsi="Tahoma" w:cs="Tahoma"/>
                    <w:color w:val="000000"/>
                    <w:sz w:val="18"/>
                    <w:szCs w:val="18"/>
                    <w:highlight w:val="yellow"/>
                  </w:rPr>
                </w:pPr>
              </w:p>
            </w:sdtContent>
          </w:sdt>
        </w:tc>
        <w:tc>
          <w:tcPr>
            <w:tcW w:w="900" w:type="dxa"/>
            <w:tcBorders>
              <w:left w:val="single" w:sz="4" w:space="0" w:color="000000"/>
              <w:bottom w:val="single" w:sz="4" w:space="0" w:color="000000"/>
            </w:tcBorders>
            <w:vAlign w:val="center"/>
          </w:tcPr>
          <w:sdt>
            <w:sdtPr>
              <w:tag w:val="goog_rdk_611"/>
              <w:id w:val="-316811507"/>
            </w:sdtPr>
            <w:sdtContent>
              <w:p w14:paraId="00000236" w14:textId="3E993D2D" w:rsidR="009A4A13" w:rsidRDefault="009A4A13" w:rsidP="009A4A13">
                <w:pPr>
                  <w:jc w:val="center"/>
                  <w:rPr>
                    <w:rFonts w:ascii="Tahoma" w:eastAsia="Tahoma" w:hAnsi="Tahoma" w:cs="Tahoma"/>
                    <w:color w:val="000000"/>
                    <w:sz w:val="18"/>
                    <w:szCs w:val="18"/>
                    <w:highlight w:val="yellow"/>
                  </w:rPr>
                </w:pPr>
              </w:p>
            </w:sdtContent>
          </w:sdt>
        </w:tc>
        <w:tc>
          <w:tcPr>
            <w:tcW w:w="990" w:type="dxa"/>
            <w:tcBorders>
              <w:left w:val="single" w:sz="4" w:space="0" w:color="000000"/>
              <w:bottom w:val="single" w:sz="4" w:space="0" w:color="000000"/>
            </w:tcBorders>
            <w:vAlign w:val="center"/>
          </w:tcPr>
          <w:sdt>
            <w:sdtPr>
              <w:tag w:val="goog_rdk_612"/>
              <w:id w:val="2051187099"/>
            </w:sdtPr>
            <w:sdtContent>
              <w:p w14:paraId="00000237" w14:textId="24EB424F" w:rsidR="009A4A13" w:rsidRDefault="009A4A13" w:rsidP="009A4A13">
                <w:pPr>
                  <w:jc w:val="center"/>
                  <w:rPr>
                    <w:rFonts w:ascii="Tahoma" w:eastAsia="Tahoma" w:hAnsi="Tahoma" w:cs="Tahoma"/>
                    <w:color w:val="000000"/>
                    <w:sz w:val="18"/>
                    <w:szCs w:val="18"/>
                    <w:highlight w:val="yellow"/>
                  </w:rPr>
                </w:pPr>
                <w:r>
                  <w:rPr>
                    <w:rFonts w:ascii="Tahoma" w:hAnsi="Tahoma" w:cs="Tahoma"/>
                    <w:b/>
                    <w:bCs/>
                    <w:sz w:val="18"/>
                  </w:rPr>
                  <w:t>●</w:t>
                </w:r>
              </w:p>
            </w:sdtContent>
          </w:sdt>
        </w:tc>
        <w:tc>
          <w:tcPr>
            <w:tcW w:w="802" w:type="dxa"/>
            <w:tcBorders>
              <w:left w:val="single" w:sz="4" w:space="0" w:color="000000"/>
              <w:bottom w:val="single" w:sz="4" w:space="0" w:color="000000"/>
              <w:right w:val="single" w:sz="4" w:space="0" w:color="000000"/>
            </w:tcBorders>
            <w:vAlign w:val="center"/>
          </w:tcPr>
          <w:sdt>
            <w:sdtPr>
              <w:tag w:val="goog_rdk_613"/>
              <w:id w:val="378833539"/>
            </w:sdtPr>
            <w:sdtContent>
              <w:p w14:paraId="00000238" w14:textId="06992E18" w:rsidR="009A4A13" w:rsidRDefault="009A4A13" w:rsidP="009A4A13">
                <w:pPr>
                  <w:jc w:val="center"/>
                  <w:rPr>
                    <w:rFonts w:ascii="Tahoma" w:eastAsia="Tahoma" w:hAnsi="Tahoma" w:cs="Tahoma"/>
                    <w:b/>
                    <w:sz w:val="18"/>
                    <w:szCs w:val="18"/>
                    <w:highlight w:val="yellow"/>
                  </w:rPr>
                </w:pPr>
                <w:r>
                  <w:rPr>
                    <w:rFonts w:ascii="Tahoma" w:hAnsi="Tahoma" w:cs="Tahoma"/>
                    <w:b/>
                    <w:bCs/>
                    <w:sz w:val="18"/>
                  </w:rPr>
                  <w:t>●</w:t>
                </w:r>
              </w:p>
            </w:sdtContent>
          </w:sdt>
        </w:tc>
      </w:tr>
      <w:tr w:rsidR="009A4A13" w14:paraId="6D8EF13F" w14:textId="77777777">
        <w:trPr>
          <w:trHeight w:val="20"/>
        </w:trPr>
        <w:tc>
          <w:tcPr>
            <w:tcW w:w="390" w:type="dxa"/>
            <w:tcBorders>
              <w:left w:val="single" w:sz="4" w:space="0" w:color="000000"/>
              <w:bottom w:val="single" w:sz="4" w:space="0" w:color="000000"/>
            </w:tcBorders>
            <w:vAlign w:val="center"/>
          </w:tcPr>
          <w:sdt>
            <w:sdtPr>
              <w:tag w:val="goog_rdk_614"/>
              <w:id w:val="-1934348106"/>
            </w:sdtPr>
            <w:sdtContent>
              <w:p w14:paraId="00000239" w14:textId="77777777" w:rsidR="009A4A13" w:rsidRPr="009A4A13" w:rsidRDefault="009A4A13" w:rsidP="009A4A13">
                <w:pPr>
                  <w:jc w:val="right"/>
                  <w:rPr>
                    <w:rFonts w:ascii="Tahoma" w:eastAsia="Tahoma" w:hAnsi="Tahoma" w:cs="Tahoma"/>
                    <w:sz w:val="18"/>
                    <w:szCs w:val="18"/>
                  </w:rPr>
                </w:pPr>
                <w:r w:rsidRPr="009A4A13">
                  <w:rPr>
                    <w:rFonts w:ascii="Tahoma" w:eastAsia="Tahoma" w:hAnsi="Tahoma" w:cs="Tahoma"/>
                    <w:sz w:val="18"/>
                    <w:szCs w:val="18"/>
                  </w:rPr>
                  <w:t>39</w:t>
                </w:r>
              </w:p>
            </w:sdtContent>
          </w:sdt>
        </w:tc>
        <w:tc>
          <w:tcPr>
            <w:tcW w:w="5130" w:type="dxa"/>
            <w:tcBorders>
              <w:left w:val="single" w:sz="4" w:space="0" w:color="000000"/>
              <w:bottom w:val="single" w:sz="4" w:space="0" w:color="000000"/>
            </w:tcBorders>
          </w:tcPr>
          <w:sdt>
            <w:sdtPr>
              <w:tag w:val="goog_rdk_615"/>
              <w:id w:val="51512817"/>
            </w:sdtPr>
            <w:sdtContent>
              <w:p w14:paraId="0000023A" w14:textId="77777777" w:rsidR="009A4A13" w:rsidRPr="009A4A13" w:rsidRDefault="009A4A13" w:rsidP="009A4A13">
                <w:pPr>
                  <w:spacing w:before="40"/>
                  <w:rPr>
                    <w:rFonts w:ascii="Tahoma" w:eastAsia="Tahoma" w:hAnsi="Tahoma" w:cs="Tahoma"/>
                    <w:sz w:val="18"/>
                    <w:szCs w:val="18"/>
                  </w:rPr>
                </w:pPr>
                <w:r w:rsidRPr="009A4A13">
                  <w:rPr>
                    <w:rFonts w:ascii="Tahoma" w:eastAsia="Tahoma" w:hAnsi="Tahoma" w:cs="Tahoma"/>
                    <w:sz w:val="18"/>
                    <w:szCs w:val="18"/>
                  </w:rPr>
                  <w:t xml:space="preserve">Stability and control characteristics (e.g. control forces, </w:t>
                </w:r>
                <w:proofErr w:type="spellStart"/>
                <w:r w:rsidRPr="009A4A13">
                  <w:rPr>
                    <w:rFonts w:ascii="Tahoma" w:eastAsia="Tahoma" w:hAnsi="Tahoma" w:cs="Tahoma"/>
                    <w:sz w:val="18"/>
                    <w:szCs w:val="18"/>
                  </w:rPr>
                  <w:t>c.g.</w:t>
                </w:r>
                <w:proofErr w:type="spellEnd"/>
                <w:r w:rsidRPr="009A4A13">
                  <w:rPr>
                    <w:rFonts w:ascii="Tahoma" w:eastAsia="Tahoma" w:hAnsi="Tahoma" w:cs="Tahoma"/>
                    <w:sz w:val="18"/>
                    <w:szCs w:val="18"/>
                  </w:rPr>
                  <w:t xml:space="preserve"> limits, etc.)</w:t>
                </w:r>
              </w:p>
            </w:sdtContent>
          </w:sdt>
        </w:tc>
        <w:tc>
          <w:tcPr>
            <w:tcW w:w="900" w:type="dxa"/>
            <w:tcBorders>
              <w:left w:val="single" w:sz="4" w:space="0" w:color="000000"/>
              <w:bottom w:val="single" w:sz="4" w:space="0" w:color="000000"/>
            </w:tcBorders>
            <w:vAlign w:val="center"/>
          </w:tcPr>
          <w:sdt>
            <w:sdtPr>
              <w:tag w:val="goog_rdk_616"/>
              <w:id w:val="852842309"/>
            </w:sdtPr>
            <w:sdtContent>
              <w:p w14:paraId="0000023B" w14:textId="73A27CE7" w:rsidR="009A4A13" w:rsidRDefault="009A4A13" w:rsidP="009A4A13">
                <w:pPr>
                  <w:jc w:val="center"/>
                  <w:rPr>
                    <w:rFonts w:ascii="Tahoma" w:eastAsia="Tahoma" w:hAnsi="Tahoma" w:cs="Tahoma"/>
                    <w:color w:val="000000"/>
                    <w:sz w:val="18"/>
                    <w:szCs w:val="18"/>
                    <w:highlight w:val="yellow"/>
                  </w:rPr>
                </w:pPr>
              </w:p>
            </w:sdtContent>
          </w:sdt>
        </w:tc>
        <w:tc>
          <w:tcPr>
            <w:tcW w:w="900" w:type="dxa"/>
            <w:tcBorders>
              <w:left w:val="single" w:sz="4" w:space="0" w:color="000000"/>
              <w:bottom w:val="single" w:sz="4" w:space="0" w:color="000000"/>
            </w:tcBorders>
            <w:vAlign w:val="center"/>
          </w:tcPr>
          <w:sdt>
            <w:sdtPr>
              <w:tag w:val="goog_rdk_617"/>
              <w:id w:val="945586994"/>
            </w:sdtPr>
            <w:sdtContent>
              <w:p w14:paraId="0000023C" w14:textId="4C9BAAEE" w:rsidR="009A4A13" w:rsidRDefault="009A4A13" w:rsidP="009A4A13">
                <w:pPr>
                  <w:jc w:val="center"/>
                  <w:rPr>
                    <w:rFonts w:ascii="Tahoma" w:eastAsia="Tahoma" w:hAnsi="Tahoma" w:cs="Tahoma"/>
                    <w:color w:val="000000"/>
                    <w:sz w:val="18"/>
                    <w:szCs w:val="18"/>
                    <w:highlight w:val="yellow"/>
                  </w:rPr>
                </w:pPr>
              </w:p>
            </w:sdtContent>
          </w:sdt>
        </w:tc>
        <w:tc>
          <w:tcPr>
            <w:tcW w:w="990" w:type="dxa"/>
            <w:tcBorders>
              <w:left w:val="single" w:sz="4" w:space="0" w:color="000000"/>
              <w:bottom w:val="single" w:sz="4" w:space="0" w:color="000000"/>
            </w:tcBorders>
            <w:vAlign w:val="center"/>
          </w:tcPr>
          <w:sdt>
            <w:sdtPr>
              <w:tag w:val="goog_rdk_618"/>
              <w:id w:val="-2140786107"/>
            </w:sdtPr>
            <w:sdtContent>
              <w:p w14:paraId="0000023D" w14:textId="15F141D5" w:rsidR="009A4A13" w:rsidRDefault="009A4A13" w:rsidP="009A4A13">
                <w:pPr>
                  <w:jc w:val="center"/>
                  <w:rPr>
                    <w:rFonts w:ascii="Tahoma" w:eastAsia="Tahoma" w:hAnsi="Tahoma" w:cs="Tahoma"/>
                    <w:color w:val="000000"/>
                    <w:sz w:val="18"/>
                    <w:szCs w:val="18"/>
                    <w:highlight w:val="yellow"/>
                  </w:rPr>
                </w:pPr>
                <w:r>
                  <w:rPr>
                    <w:rFonts w:ascii="Tahoma" w:hAnsi="Tahoma" w:cs="Tahoma"/>
                    <w:b/>
                    <w:bCs/>
                    <w:sz w:val="18"/>
                  </w:rPr>
                  <w:t>●</w:t>
                </w:r>
              </w:p>
            </w:sdtContent>
          </w:sdt>
        </w:tc>
        <w:tc>
          <w:tcPr>
            <w:tcW w:w="802" w:type="dxa"/>
            <w:tcBorders>
              <w:left w:val="single" w:sz="4" w:space="0" w:color="000000"/>
              <w:bottom w:val="single" w:sz="4" w:space="0" w:color="000000"/>
              <w:right w:val="single" w:sz="4" w:space="0" w:color="000000"/>
            </w:tcBorders>
            <w:vAlign w:val="center"/>
          </w:tcPr>
          <w:sdt>
            <w:sdtPr>
              <w:tag w:val="goog_rdk_619"/>
              <w:id w:val="-699018124"/>
            </w:sdtPr>
            <w:sdtContent>
              <w:p w14:paraId="0000023E" w14:textId="70B02D2F" w:rsidR="009A4A13" w:rsidRDefault="009A4A13" w:rsidP="009A4A13">
                <w:pPr>
                  <w:jc w:val="center"/>
                  <w:rPr>
                    <w:rFonts w:ascii="Tahoma" w:eastAsia="Tahoma" w:hAnsi="Tahoma" w:cs="Tahoma"/>
                    <w:b/>
                    <w:sz w:val="18"/>
                    <w:szCs w:val="18"/>
                    <w:highlight w:val="yellow"/>
                  </w:rPr>
                </w:pPr>
                <w:r>
                  <w:rPr>
                    <w:rFonts w:ascii="Tahoma" w:hAnsi="Tahoma" w:cs="Tahoma"/>
                    <w:b/>
                    <w:bCs/>
                    <w:sz w:val="18"/>
                  </w:rPr>
                  <w:t>●</w:t>
                </w:r>
              </w:p>
            </w:sdtContent>
          </w:sdt>
        </w:tc>
      </w:tr>
      <w:tr w:rsidR="009A4A13" w14:paraId="13A701CC" w14:textId="77777777">
        <w:trPr>
          <w:trHeight w:val="20"/>
        </w:trPr>
        <w:tc>
          <w:tcPr>
            <w:tcW w:w="390" w:type="dxa"/>
            <w:tcBorders>
              <w:left w:val="single" w:sz="4" w:space="0" w:color="000000"/>
              <w:bottom w:val="single" w:sz="4" w:space="0" w:color="000000"/>
            </w:tcBorders>
            <w:vAlign w:val="center"/>
          </w:tcPr>
          <w:sdt>
            <w:sdtPr>
              <w:tag w:val="goog_rdk_620"/>
              <w:id w:val="1066614618"/>
            </w:sdtPr>
            <w:sdtContent>
              <w:p w14:paraId="0000023F" w14:textId="77777777" w:rsidR="009A4A13" w:rsidRPr="009A4A13" w:rsidRDefault="009A4A13" w:rsidP="009A4A13">
                <w:pPr>
                  <w:jc w:val="right"/>
                  <w:rPr>
                    <w:rFonts w:ascii="Tahoma" w:eastAsia="Tahoma" w:hAnsi="Tahoma" w:cs="Tahoma"/>
                    <w:sz w:val="18"/>
                    <w:szCs w:val="18"/>
                  </w:rPr>
                </w:pPr>
                <w:r w:rsidRPr="009A4A13">
                  <w:rPr>
                    <w:rFonts w:ascii="Tahoma" w:eastAsia="Tahoma" w:hAnsi="Tahoma" w:cs="Tahoma"/>
                    <w:sz w:val="18"/>
                    <w:szCs w:val="18"/>
                  </w:rPr>
                  <w:t>40</w:t>
                </w:r>
              </w:p>
            </w:sdtContent>
          </w:sdt>
        </w:tc>
        <w:tc>
          <w:tcPr>
            <w:tcW w:w="5130" w:type="dxa"/>
            <w:tcBorders>
              <w:left w:val="single" w:sz="4" w:space="0" w:color="000000"/>
              <w:bottom w:val="single" w:sz="4" w:space="0" w:color="000000"/>
            </w:tcBorders>
          </w:tcPr>
          <w:sdt>
            <w:sdtPr>
              <w:tag w:val="goog_rdk_621"/>
              <w:id w:val="-1368830964"/>
            </w:sdtPr>
            <w:sdtContent>
              <w:p w14:paraId="00000240" w14:textId="77777777" w:rsidR="009A4A13" w:rsidRPr="009A4A13" w:rsidRDefault="009A4A13" w:rsidP="009A4A13">
                <w:pPr>
                  <w:spacing w:before="40"/>
                  <w:rPr>
                    <w:rFonts w:ascii="Tahoma" w:eastAsia="Tahoma" w:hAnsi="Tahoma" w:cs="Tahoma"/>
                    <w:sz w:val="18"/>
                    <w:szCs w:val="18"/>
                  </w:rPr>
                </w:pPr>
                <w:r w:rsidRPr="009A4A13">
                  <w:rPr>
                    <w:rFonts w:ascii="Tahoma" w:eastAsia="Tahoma" w:hAnsi="Tahoma" w:cs="Tahoma"/>
                    <w:sz w:val="18"/>
                    <w:szCs w:val="18"/>
                  </w:rPr>
                  <w:t>Material characteristics (e.g. yield, ultimate, fatigue, etc.)</w:t>
                </w:r>
              </w:p>
            </w:sdtContent>
          </w:sdt>
        </w:tc>
        <w:tc>
          <w:tcPr>
            <w:tcW w:w="900" w:type="dxa"/>
            <w:tcBorders>
              <w:left w:val="single" w:sz="4" w:space="0" w:color="000000"/>
              <w:bottom w:val="single" w:sz="4" w:space="0" w:color="000000"/>
            </w:tcBorders>
            <w:vAlign w:val="center"/>
          </w:tcPr>
          <w:sdt>
            <w:sdtPr>
              <w:tag w:val="goog_rdk_622"/>
              <w:id w:val="-1399280429"/>
            </w:sdtPr>
            <w:sdtContent>
              <w:p w14:paraId="00000241" w14:textId="0865B6CA" w:rsidR="009A4A13" w:rsidRDefault="009A4A13" w:rsidP="009A4A13">
                <w:pPr>
                  <w:jc w:val="center"/>
                  <w:rPr>
                    <w:rFonts w:ascii="Tahoma" w:eastAsia="Tahoma" w:hAnsi="Tahoma" w:cs="Tahoma"/>
                    <w:color w:val="000000"/>
                    <w:sz w:val="18"/>
                    <w:szCs w:val="18"/>
                    <w:highlight w:val="yellow"/>
                  </w:rPr>
                </w:pPr>
              </w:p>
            </w:sdtContent>
          </w:sdt>
        </w:tc>
        <w:tc>
          <w:tcPr>
            <w:tcW w:w="900" w:type="dxa"/>
            <w:tcBorders>
              <w:left w:val="single" w:sz="4" w:space="0" w:color="000000"/>
              <w:bottom w:val="single" w:sz="4" w:space="0" w:color="000000"/>
            </w:tcBorders>
            <w:vAlign w:val="center"/>
          </w:tcPr>
          <w:sdt>
            <w:sdtPr>
              <w:tag w:val="goog_rdk_623"/>
              <w:id w:val="2003157841"/>
            </w:sdtPr>
            <w:sdtContent>
              <w:p w14:paraId="00000242" w14:textId="5421641A" w:rsidR="009A4A13" w:rsidRDefault="009A4A13" w:rsidP="009A4A13">
                <w:pPr>
                  <w:jc w:val="center"/>
                  <w:rPr>
                    <w:rFonts w:ascii="Tahoma" w:eastAsia="Tahoma" w:hAnsi="Tahoma" w:cs="Tahoma"/>
                    <w:color w:val="000000"/>
                    <w:sz w:val="18"/>
                    <w:szCs w:val="18"/>
                    <w:highlight w:val="yellow"/>
                  </w:rPr>
                </w:pPr>
              </w:p>
            </w:sdtContent>
          </w:sdt>
        </w:tc>
        <w:tc>
          <w:tcPr>
            <w:tcW w:w="990" w:type="dxa"/>
            <w:tcBorders>
              <w:left w:val="single" w:sz="4" w:space="0" w:color="000000"/>
              <w:bottom w:val="single" w:sz="4" w:space="0" w:color="000000"/>
            </w:tcBorders>
            <w:vAlign w:val="center"/>
          </w:tcPr>
          <w:sdt>
            <w:sdtPr>
              <w:tag w:val="goog_rdk_624"/>
              <w:id w:val="1323781259"/>
            </w:sdtPr>
            <w:sdtContent>
              <w:p w14:paraId="00000243" w14:textId="3E14035F" w:rsidR="009A4A13" w:rsidRDefault="009A4A13" w:rsidP="009A4A13">
                <w:pPr>
                  <w:jc w:val="center"/>
                  <w:rPr>
                    <w:rFonts w:ascii="Tahoma" w:eastAsia="Tahoma" w:hAnsi="Tahoma" w:cs="Tahoma"/>
                    <w:color w:val="000000"/>
                    <w:sz w:val="18"/>
                    <w:szCs w:val="18"/>
                    <w:highlight w:val="yellow"/>
                  </w:rPr>
                </w:pPr>
                <w:r>
                  <w:rPr>
                    <w:rFonts w:ascii="Tahoma" w:hAnsi="Tahoma" w:cs="Tahoma"/>
                    <w:b/>
                    <w:bCs/>
                    <w:sz w:val="18"/>
                  </w:rPr>
                  <w:t>●</w:t>
                </w:r>
              </w:p>
            </w:sdtContent>
          </w:sdt>
        </w:tc>
        <w:tc>
          <w:tcPr>
            <w:tcW w:w="802" w:type="dxa"/>
            <w:tcBorders>
              <w:left w:val="single" w:sz="4" w:space="0" w:color="000000"/>
              <w:bottom w:val="single" w:sz="4" w:space="0" w:color="000000"/>
              <w:right w:val="single" w:sz="4" w:space="0" w:color="000000"/>
            </w:tcBorders>
            <w:vAlign w:val="center"/>
          </w:tcPr>
          <w:sdt>
            <w:sdtPr>
              <w:tag w:val="goog_rdk_625"/>
              <w:id w:val="-803076810"/>
            </w:sdtPr>
            <w:sdtContent>
              <w:p w14:paraId="00000244" w14:textId="3B05BD27" w:rsidR="009A4A13" w:rsidRDefault="009A4A13" w:rsidP="009A4A13">
                <w:pPr>
                  <w:jc w:val="center"/>
                  <w:rPr>
                    <w:rFonts w:ascii="Tahoma" w:eastAsia="Tahoma" w:hAnsi="Tahoma" w:cs="Tahoma"/>
                    <w:b/>
                    <w:sz w:val="18"/>
                    <w:szCs w:val="18"/>
                    <w:highlight w:val="yellow"/>
                  </w:rPr>
                </w:pPr>
                <w:r>
                  <w:rPr>
                    <w:rFonts w:ascii="Tahoma" w:hAnsi="Tahoma" w:cs="Tahoma"/>
                    <w:b/>
                    <w:bCs/>
                    <w:sz w:val="18"/>
                  </w:rPr>
                  <w:t>●</w:t>
                </w:r>
              </w:p>
            </w:sdtContent>
          </w:sdt>
        </w:tc>
      </w:tr>
      <w:tr w:rsidR="009A4A13" w14:paraId="1AE1C4FA" w14:textId="77777777">
        <w:trPr>
          <w:trHeight w:val="20"/>
        </w:trPr>
        <w:tc>
          <w:tcPr>
            <w:tcW w:w="390" w:type="dxa"/>
            <w:tcBorders>
              <w:left w:val="single" w:sz="4" w:space="0" w:color="000000"/>
              <w:bottom w:val="single" w:sz="4" w:space="0" w:color="000000"/>
            </w:tcBorders>
            <w:vAlign w:val="center"/>
          </w:tcPr>
          <w:sdt>
            <w:sdtPr>
              <w:tag w:val="goog_rdk_626"/>
              <w:id w:val="301579203"/>
            </w:sdtPr>
            <w:sdtContent>
              <w:p w14:paraId="00000245" w14:textId="77777777" w:rsidR="009A4A13" w:rsidRPr="009A4A13" w:rsidRDefault="009A4A13" w:rsidP="009A4A13">
                <w:pPr>
                  <w:jc w:val="right"/>
                  <w:rPr>
                    <w:rFonts w:ascii="Tahoma" w:eastAsia="Tahoma" w:hAnsi="Tahoma" w:cs="Tahoma"/>
                    <w:sz w:val="18"/>
                    <w:szCs w:val="18"/>
                  </w:rPr>
                </w:pPr>
                <w:r w:rsidRPr="009A4A13">
                  <w:rPr>
                    <w:rFonts w:ascii="Tahoma" w:eastAsia="Tahoma" w:hAnsi="Tahoma" w:cs="Tahoma"/>
                    <w:sz w:val="18"/>
                    <w:szCs w:val="18"/>
                  </w:rPr>
                  <w:t>41</w:t>
                </w:r>
              </w:p>
            </w:sdtContent>
          </w:sdt>
        </w:tc>
        <w:tc>
          <w:tcPr>
            <w:tcW w:w="5130" w:type="dxa"/>
            <w:tcBorders>
              <w:left w:val="single" w:sz="4" w:space="0" w:color="000000"/>
              <w:bottom w:val="single" w:sz="4" w:space="0" w:color="000000"/>
            </w:tcBorders>
            <w:vAlign w:val="center"/>
          </w:tcPr>
          <w:sdt>
            <w:sdtPr>
              <w:tag w:val="goog_rdk_627"/>
              <w:id w:val="-1705321684"/>
            </w:sdtPr>
            <w:sdtContent>
              <w:p w14:paraId="00000246" w14:textId="77777777" w:rsidR="009A4A13" w:rsidRPr="009A4A13" w:rsidRDefault="009A4A13" w:rsidP="009A4A13">
                <w:pPr>
                  <w:rPr>
                    <w:rFonts w:ascii="Tahoma" w:eastAsia="Tahoma" w:hAnsi="Tahoma" w:cs="Tahoma"/>
                    <w:sz w:val="18"/>
                    <w:szCs w:val="18"/>
                  </w:rPr>
                </w:pPr>
                <w:proofErr w:type="spellStart"/>
                <w:r w:rsidRPr="009A4A13">
                  <w:rPr>
                    <w:rFonts w:ascii="Tahoma" w:eastAsia="Tahoma" w:hAnsi="Tahoma" w:cs="Tahoma"/>
                    <w:sz w:val="18"/>
                    <w:szCs w:val="18"/>
                  </w:rPr>
                  <w:t>Astrodynamic</w:t>
                </w:r>
                <w:proofErr w:type="spellEnd"/>
                <w:r w:rsidRPr="009A4A13">
                  <w:rPr>
                    <w:rFonts w:ascii="Tahoma" w:eastAsia="Tahoma" w:hAnsi="Tahoma" w:cs="Tahoma"/>
                    <w:sz w:val="18"/>
                    <w:szCs w:val="18"/>
                  </w:rPr>
                  <w:t xml:space="preserve"> characteristics (e.g. orbit, trajectory, decay rate, </w:t>
                </w:r>
                <w:r w:rsidRPr="009A4A13">
                  <w:rPr>
                    <w:rFonts w:ascii="Noto Sans Symbols" w:eastAsia="Noto Sans Symbols" w:hAnsi="Noto Sans Symbols" w:cs="Noto Sans Symbols"/>
                    <w:sz w:val="18"/>
                    <w:szCs w:val="18"/>
                  </w:rPr>
                  <w:t>Δ</w:t>
                </w:r>
                <w:r w:rsidRPr="009A4A13">
                  <w:rPr>
                    <w:rFonts w:ascii="Tahoma" w:eastAsia="Tahoma" w:hAnsi="Tahoma" w:cs="Tahoma"/>
                    <w:sz w:val="18"/>
                    <w:szCs w:val="18"/>
                  </w:rPr>
                  <w:t>V-budget)</w:t>
                </w:r>
              </w:p>
            </w:sdtContent>
          </w:sdt>
        </w:tc>
        <w:tc>
          <w:tcPr>
            <w:tcW w:w="900" w:type="dxa"/>
            <w:tcBorders>
              <w:left w:val="single" w:sz="4" w:space="0" w:color="000000"/>
              <w:bottom w:val="single" w:sz="4" w:space="0" w:color="000000"/>
            </w:tcBorders>
            <w:vAlign w:val="center"/>
          </w:tcPr>
          <w:sdt>
            <w:sdtPr>
              <w:tag w:val="goog_rdk_628"/>
              <w:id w:val="-2082130365"/>
            </w:sdtPr>
            <w:sdtContent>
              <w:p w14:paraId="00000247" w14:textId="4B712E60" w:rsidR="009A4A13" w:rsidRDefault="009A4A13" w:rsidP="009A4A13">
                <w:pPr>
                  <w:jc w:val="center"/>
                  <w:rPr>
                    <w:rFonts w:ascii="Tahoma" w:eastAsia="Tahoma" w:hAnsi="Tahoma" w:cs="Tahoma"/>
                    <w:color w:val="000000"/>
                    <w:sz w:val="18"/>
                    <w:szCs w:val="18"/>
                  </w:rPr>
                </w:pPr>
              </w:p>
            </w:sdtContent>
          </w:sdt>
        </w:tc>
        <w:tc>
          <w:tcPr>
            <w:tcW w:w="900" w:type="dxa"/>
            <w:tcBorders>
              <w:left w:val="single" w:sz="4" w:space="0" w:color="000000"/>
              <w:bottom w:val="single" w:sz="4" w:space="0" w:color="000000"/>
            </w:tcBorders>
            <w:vAlign w:val="center"/>
          </w:tcPr>
          <w:sdt>
            <w:sdtPr>
              <w:tag w:val="goog_rdk_629"/>
              <w:id w:val="-154379064"/>
            </w:sdtPr>
            <w:sdtContent>
              <w:p w14:paraId="00000248" w14:textId="1DF8AEF0" w:rsidR="009A4A13" w:rsidRDefault="009A4A13" w:rsidP="009A4A13">
                <w:pPr>
                  <w:jc w:val="center"/>
                  <w:rPr>
                    <w:rFonts w:ascii="Tahoma" w:eastAsia="Tahoma" w:hAnsi="Tahoma" w:cs="Tahoma"/>
                    <w:color w:val="000000"/>
                    <w:sz w:val="18"/>
                    <w:szCs w:val="18"/>
                  </w:rPr>
                </w:pPr>
              </w:p>
            </w:sdtContent>
          </w:sdt>
        </w:tc>
        <w:tc>
          <w:tcPr>
            <w:tcW w:w="990" w:type="dxa"/>
            <w:tcBorders>
              <w:left w:val="single" w:sz="4" w:space="0" w:color="000000"/>
              <w:bottom w:val="single" w:sz="4" w:space="0" w:color="000000"/>
            </w:tcBorders>
            <w:vAlign w:val="center"/>
          </w:tcPr>
          <w:sdt>
            <w:sdtPr>
              <w:tag w:val="goog_rdk_630"/>
              <w:id w:val="-1415549336"/>
            </w:sdtPr>
            <w:sdtContent>
              <w:p w14:paraId="00000249" w14:textId="280308B7" w:rsidR="009A4A13" w:rsidRDefault="009A4A13" w:rsidP="009A4A13">
                <w:pPr>
                  <w:jc w:val="center"/>
                  <w:rPr>
                    <w:rFonts w:ascii="Tahoma" w:eastAsia="Tahoma" w:hAnsi="Tahoma" w:cs="Tahoma"/>
                    <w:color w:val="000000"/>
                    <w:sz w:val="18"/>
                    <w:szCs w:val="18"/>
                  </w:rPr>
                </w:pPr>
              </w:p>
            </w:sdtContent>
          </w:sdt>
        </w:tc>
        <w:tc>
          <w:tcPr>
            <w:tcW w:w="802" w:type="dxa"/>
            <w:tcBorders>
              <w:left w:val="single" w:sz="4" w:space="0" w:color="000000"/>
              <w:bottom w:val="single" w:sz="4" w:space="0" w:color="000000"/>
              <w:right w:val="single" w:sz="4" w:space="0" w:color="000000"/>
            </w:tcBorders>
            <w:vAlign w:val="center"/>
          </w:tcPr>
          <w:sdt>
            <w:sdtPr>
              <w:tag w:val="goog_rdk_631"/>
              <w:id w:val="-736397751"/>
            </w:sdtPr>
            <w:sdtContent>
              <w:p w14:paraId="0000024A" w14:textId="10DE032F" w:rsidR="009A4A13" w:rsidRDefault="009A4A13" w:rsidP="009A4A13">
                <w:pPr>
                  <w:jc w:val="center"/>
                  <w:rPr>
                    <w:rFonts w:ascii="Tahoma" w:eastAsia="Tahoma" w:hAnsi="Tahoma" w:cs="Tahoma"/>
                    <w:b/>
                    <w:sz w:val="18"/>
                    <w:szCs w:val="18"/>
                  </w:rPr>
                </w:pPr>
              </w:p>
            </w:sdtContent>
          </w:sdt>
        </w:tc>
      </w:tr>
    </w:tbl>
    <w:bookmarkStart w:id="9" w:name="_Toc21961710" w:displacedByCustomXml="next"/>
    <w:sdt>
      <w:sdtPr>
        <w:tag w:val="goog_rdk_632"/>
        <w:id w:val="-996349827"/>
      </w:sdtPr>
      <w:sdtContent>
        <w:p w14:paraId="0000024B" w14:textId="77777777" w:rsidR="00860220" w:rsidRDefault="00681D0E" w:rsidP="00A56D3D">
          <w:pPr>
            <w:pStyle w:val="Heading2"/>
            <w:numPr>
              <w:ilvl w:val="1"/>
              <w:numId w:val="12"/>
            </w:numPr>
            <w:rPr>
              <w:rFonts w:ascii="Tahoma" w:eastAsia="Tahoma" w:hAnsi="Tahoma" w:cs="Tahoma"/>
            </w:rPr>
          </w:pPr>
          <w:r>
            <w:rPr>
              <w:rFonts w:ascii="Tahoma" w:eastAsia="Tahoma" w:hAnsi="Tahoma" w:cs="Tahoma"/>
            </w:rPr>
            <w:t>References in deliverable reports</w:t>
          </w:r>
        </w:p>
      </w:sdtContent>
    </w:sdt>
    <w:bookmarkEnd w:id="9" w:displacedByCustomXml="prev"/>
    <w:sdt>
      <w:sdtPr>
        <w:tag w:val="goog_rdk_633"/>
        <w:id w:val="1864250569"/>
      </w:sdtPr>
      <w:sdtContent>
        <w:p w14:paraId="0000024C"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 xml:space="preserve">Used references during the DSE and in the deliverable reports should have a sufficient level and quality. The use of Wikipedia should be limited, and if information is used from internet it would be wise to verify this information (if possible, of course). A list of references is an essential part of each (technical) report, and the rules in </w:t>
          </w:r>
          <w:r>
            <w:rPr>
              <w:rFonts w:ascii="Tahoma" w:eastAsia="Tahoma" w:hAnsi="Tahoma" w:cs="Tahoma"/>
              <w:b/>
              <w:color w:val="FF0000"/>
            </w:rPr>
            <w:t>Appendix D</w:t>
          </w:r>
          <w:r>
            <w:rPr>
              <w:rFonts w:ascii="Tahoma" w:eastAsia="Tahoma" w:hAnsi="Tahoma" w:cs="Tahoma"/>
              <w:color w:val="000000"/>
            </w:rPr>
            <w:t xml:space="preserve"> have to be followed. Pay special attention to the inclusion of websites. Typical examples are product and/or project specifications, or general Wikipedia references (to be avoided!). Include these as footnote in the text (</w:t>
          </w:r>
          <w:r>
            <w:rPr>
              <w:rFonts w:ascii="Tahoma" w:eastAsia="Tahoma" w:hAnsi="Tahoma" w:cs="Tahoma"/>
              <w:b/>
              <w:color w:val="000000"/>
            </w:rPr>
            <w:t>not</w:t>
          </w:r>
          <w:r>
            <w:rPr>
              <w:rFonts w:ascii="Tahoma" w:eastAsia="Tahoma" w:hAnsi="Tahoma" w:cs="Tahoma"/>
              <w:color w:val="000000"/>
            </w:rPr>
            <w:t xml:space="preserve"> in the reference list), e.g., </w:t>
          </w:r>
          <w:r>
            <w:rPr>
              <w:rFonts w:ascii="Tahoma" w:eastAsia="Tahoma" w:hAnsi="Tahoma" w:cs="Tahoma"/>
              <w:i/>
              <w:color w:val="000000"/>
            </w:rPr>
            <w:t>URL http://www.nasa.gov/centers/ames/research/msl_heatshield.html [cited 13 April 1998]</w:t>
          </w:r>
          <w:r>
            <w:rPr>
              <w:rFonts w:ascii="Tahoma" w:eastAsia="Tahoma" w:hAnsi="Tahoma" w:cs="Tahoma"/>
              <w:color w:val="000000"/>
            </w:rPr>
            <w:t>.</w:t>
          </w:r>
        </w:p>
      </w:sdtContent>
    </w:sdt>
    <w:sdt>
      <w:sdtPr>
        <w:tag w:val="goog_rdk_634"/>
        <w:id w:val="1362632361"/>
      </w:sdtPr>
      <w:sdtContent>
        <w:p w14:paraId="0000024D" w14:textId="77777777" w:rsidR="00860220" w:rsidRDefault="00000000" w:rsidP="00A56D3D">
          <w:pPr>
            <w:pBdr>
              <w:top w:val="nil"/>
              <w:left w:val="nil"/>
              <w:bottom w:val="nil"/>
              <w:right w:val="nil"/>
              <w:between w:val="nil"/>
            </w:pBdr>
            <w:spacing w:after="120"/>
            <w:rPr>
              <w:rFonts w:ascii="Tahoma" w:eastAsia="Tahoma" w:hAnsi="Tahoma" w:cs="Tahoma"/>
              <w:color w:val="000000"/>
            </w:rPr>
          </w:pPr>
        </w:p>
      </w:sdtContent>
    </w:sdt>
    <w:sdt>
      <w:sdtPr>
        <w:tag w:val="goog_rdk_635"/>
        <w:id w:val="-1931341977"/>
      </w:sdtPr>
      <w:sdtContent>
        <w:p w14:paraId="0000024E" w14:textId="77777777" w:rsidR="00860220" w:rsidRDefault="00681D0E" w:rsidP="00A56D3D">
          <w:pPr>
            <w:pBdr>
              <w:top w:val="nil"/>
              <w:left w:val="nil"/>
              <w:bottom w:val="nil"/>
              <w:right w:val="nil"/>
              <w:between w:val="nil"/>
            </w:pBdr>
            <w:spacing w:after="120"/>
            <w:rPr>
              <w:rFonts w:ascii="Tahoma" w:eastAsia="Tahoma" w:hAnsi="Tahoma" w:cs="Tahoma"/>
              <w:b/>
              <w:color w:val="FF0000"/>
            </w:rPr>
          </w:pPr>
          <w:r>
            <w:rPr>
              <w:rFonts w:ascii="Tahoma" w:eastAsia="Tahoma" w:hAnsi="Tahoma" w:cs="Tahoma"/>
              <w:b/>
              <w:color w:val="FF0000"/>
            </w:rPr>
            <w:t>In general: no URLs should be included in the reference list; websites in footnotes, and date of last access should be mentioned.</w:t>
          </w:r>
        </w:p>
      </w:sdtContent>
    </w:sdt>
    <w:bookmarkStart w:id="10" w:name="_Toc21961711" w:displacedByCustomXml="next"/>
    <w:sdt>
      <w:sdtPr>
        <w:tag w:val="goog_rdk_636"/>
        <w:id w:val="996537142"/>
      </w:sdtPr>
      <w:sdtContent>
        <w:p w14:paraId="0000024F" w14:textId="6582E8BE" w:rsidR="00860220" w:rsidRDefault="00681D0E" w:rsidP="00A56D3D">
          <w:pPr>
            <w:pStyle w:val="Heading2"/>
            <w:numPr>
              <w:ilvl w:val="1"/>
              <w:numId w:val="12"/>
            </w:numPr>
            <w:rPr>
              <w:rFonts w:ascii="Tahoma" w:eastAsia="Tahoma" w:hAnsi="Tahoma" w:cs="Tahoma"/>
            </w:rPr>
          </w:pPr>
          <w:r>
            <w:rPr>
              <w:rFonts w:ascii="Tahoma" w:eastAsia="Tahoma" w:hAnsi="Tahoma" w:cs="Tahoma"/>
            </w:rPr>
            <w:t>Meetings and Reviews</w:t>
          </w:r>
        </w:p>
      </w:sdtContent>
    </w:sdt>
    <w:bookmarkEnd w:id="10" w:displacedByCustomXml="prev"/>
    <w:bookmarkStart w:id="11" w:name="_Toc21961712" w:displacedByCustomXml="next"/>
    <w:sdt>
      <w:sdtPr>
        <w:tag w:val="goog_rdk_637"/>
        <w:id w:val="-618300551"/>
      </w:sdtPr>
      <w:sdtContent>
        <w:p w14:paraId="00000250" w14:textId="6A27B9F5" w:rsidR="00860220" w:rsidRPr="00EB0235" w:rsidRDefault="00681D0E" w:rsidP="00A56D3D">
          <w:pPr>
            <w:pStyle w:val="Heading3"/>
            <w:numPr>
              <w:ilvl w:val="2"/>
              <w:numId w:val="12"/>
            </w:numPr>
            <w:rPr>
              <w:rFonts w:ascii="Tahoma" w:eastAsia="Tahoma" w:hAnsi="Tahoma" w:cs="Tahoma"/>
            </w:rPr>
          </w:pPr>
          <w:r w:rsidRPr="00EB0235">
            <w:rPr>
              <w:rFonts w:ascii="Tahoma" w:eastAsia="Tahoma" w:hAnsi="Tahoma" w:cs="Tahoma"/>
            </w:rPr>
            <w:t>Status Meetings</w:t>
          </w:r>
        </w:p>
      </w:sdtContent>
    </w:sdt>
    <w:bookmarkEnd w:id="11" w:displacedByCustomXml="prev"/>
    <w:sdt>
      <w:sdtPr>
        <w:tag w:val="goog_rdk_638"/>
        <w:id w:val="810060406"/>
      </w:sdtPr>
      <w:sdtContent>
        <w:p w14:paraId="00000251" w14:textId="50234D55" w:rsidR="00860220" w:rsidRDefault="00681D0E" w:rsidP="00A56D3D">
          <w:pPr>
            <w:pBdr>
              <w:top w:val="nil"/>
              <w:left w:val="nil"/>
              <w:bottom w:val="nil"/>
              <w:right w:val="nil"/>
              <w:between w:val="nil"/>
            </w:pBdr>
            <w:rPr>
              <w:rFonts w:ascii="Tahoma" w:eastAsia="Tahoma" w:hAnsi="Tahoma" w:cs="Tahoma"/>
              <w:color w:val="400040"/>
              <w:sz w:val="24"/>
              <w:szCs w:val="24"/>
            </w:rPr>
          </w:pPr>
          <w:r>
            <w:rPr>
              <w:rFonts w:ascii="Tahoma" w:eastAsia="Tahoma" w:hAnsi="Tahoma" w:cs="Tahoma"/>
              <w:color w:val="000000"/>
            </w:rPr>
            <w:t>At least once a week the team has to co</w:t>
          </w:r>
          <w:r w:rsidR="00A56D3D">
            <w:rPr>
              <w:rFonts w:ascii="Tahoma" w:eastAsia="Tahoma" w:hAnsi="Tahoma" w:cs="Tahoma"/>
              <w:color w:val="000000"/>
            </w:rPr>
            <w:t>n</w:t>
          </w:r>
          <w:r>
            <w:rPr>
              <w:rFonts w:ascii="Tahoma" w:eastAsia="Tahoma" w:hAnsi="Tahoma" w:cs="Tahoma"/>
              <w:color w:val="000000"/>
            </w:rPr>
            <w:t xml:space="preserve">vene a status meeting with their principal tutor and project coaches. These meetings </w:t>
          </w:r>
          <w:r w:rsidR="00965C94">
            <w:rPr>
              <w:rFonts w:ascii="Tahoma" w:eastAsia="Tahoma" w:hAnsi="Tahoma" w:cs="Tahoma"/>
              <w:color w:val="000000"/>
            </w:rPr>
            <w:t xml:space="preserve">should have minutes </w:t>
          </w:r>
          <w:r>
            <w:rPr>
              <w:rFonts w:ascii="Tahoma" w:eastAsia="Tahoma" w:hAnsi="Tahoma" w:cs="Tahoma"/>
              <w:color w:val="000000"/>
            </w:rPr>
            <w:t xml:space="preserve">and actions </w:t>
          </w:r>
          <w:r w:rsidR="00965C94">
            <w:rPr>
              <w:rFonts w:ascii="Tahoma" w:eastAsia="Tahoma" w:hAnsi="Tahoma" w:cs="Tahoma"/>
              <w:color w:val="000000"/>
            </w:rPr>
            <w:t xml:space="preserve">should </w:t>
          </w:r>
          <w:r>
            <w:rPr>
              <w:rFonts w:ascii="Tahoma" w:eastAsia="Tahoma" w:hAnsi="Tahoma" w:cs="Tahoma"/>
              <w:color w:val="000000"/>
            </w:rPr>
            <w:t>be tracked.</w:t>
          </w:r>
        </w:p>
      </w:sdtContent>
    </w:sdt>
    <w:bookmarkStart w:id="12" w:name="_Toc21961713" w:displacedByCustomXml="next"/>
    <w:sdt>
      <w:sdtPr>
        <w:tag w:val="goog_rdk_639"/>
        <w:id w:val="514811457"/>
      </w:sdtPr>
      <w:sdtContent>
        <w:p w14:paraId="00000252" w14:textId="77777777" w:rsidR="00860220" w:rsidRDefault="00681D0E" w:rsidP="00A56D3D">
          <w:pPr>
            <w:pStyle w:val="Heading3"/>
            <w:numPr>
              <w:ilvl w:val="2"/>
              <w:numId w:val="12"/>
            </w:numPr>
            <w:rPr>
              <w:rFonts w:ascii="Tahoma" w:eastAsia="Tahoma" w:hAnsi="Tahoma" w:cs="Tahoma"/>
            </w:rPr>
          </w:pPr>
          <w:r>
            <w:rPr>
              <w:rFonts w:ascii="Tahoma" w:eastAsia="Tahoma" w:hAnsi="Tahoma" w:cs="Tahoma"/>
            </w:rPr>
            <w:t>Milestone Reviews</w:t>
          </w:r>
        </w:p>
      </w:sdtContent>
    </w:sdt>
    <w:bookmarkEnd w:id="12" w:displacedByCustomXml="prev"/>
    <w:sdt>
      <w:sdtPr>
        <w:tag w:val="goog_rdk_640"/>
        <w:id w:val="326261488"/>
      </w:sdtPr>
      <w:sdtContent>
        <w:p w14:paraId="00000253" w14:textId="05FEB774" w:rsidR="00860220" w:rsidRDefault="00681D0E" w:rsidP="00A56D3D">
          <w:pPr>
            <w:jc w:val="both"/>
            <w:rPr>
              <w:rFonts w:ascii="Tahoma" w:eastAsia="Tahoma" w:hAnsi="Tahoma" w:cs="Tahoma"/>
            </w:rPr>
          </w:pPr>
          <w:r>
            <w:rPr>
              <w:rFonts w:ascii="Tahoma" w:eastAsia="Tahoma" w:hAnsi="Tahoma" w:cs="Tahoma"/>
            </w:rPr>
            <w:t xml:space="preserve">Three formal reviews and a final presentation are scheduled on a fixed date. </w:t>
          </w:r>
          <w:r w:rsidR="00D22024" w:rsidRPr="00D22024">
            <w:rPr>
              <w:rFonts w:ascii="Tahoma" w:eastAsia="Tahoma" w:hAnsi="Tahoma" w:cs="Tahoma"/>
            </w:rPr>
            <w:t xml:space="preserve">In the DSE schedule the actual dates can be found. </w:t>
          </w:r>
          <w:r>
            <w:rPr>
              <w:rFonts w:ascii="Tahoma" w:eastAsia="Tahoma" w:hAnsi="Tahoma" w:cs="Tahoma"/>
            </w:rPr>
            <w:t>These reviews have to be considered as milestones for the design and development process of the project.</w:t>
          </w:r>
        </w:p>
      </w:sdtContent>
    </w:sdt>
    <w:sdt>
      <w:sdtPr>
        <w:tag w:val="goog_rdk_641"/>
        <w:id w:val="168308626"/>
      </w:sdtPr>
      <w:sdtContent>
        <w:p w14:paraId="00000254" w14:textId="77777777" w:rsidR="00860220" w:rsidRDefault="00000000" w:rsidP="00A56D3D">
          <w:pPr>
            <w:jc w:val="both"/>
            <w:rPr>
              <w:rFonts w:ascii="Tahoma" w:eastAsia="Tahoma" w:hAnsi="Tahoma" w:cs="Tahoma"/>
            </w:rPr>
          </w:pPr>
        </w:p>
      </w:sdtContent>
    </w:sdt>
    <w:sdt>
      <w:sdtPr>
        <w:tag w:val="goog_rdk_643"/>
        <w:id w:val="-657914558"/>
      </w:sdtPr>
      <w:sdtContent>
        <w:p w14:paraId="00000256" w14:textId="77777777" w:rsidR="00860220" w:rsidRDefault="00000000" w:rsidP="00A56D3D">
          <w:pPr>
            <w:jc w:val="both"/>
            <w:rPr>
              <w:rFonts w:ascii="Tahoma" w:eastAsia="Tahoma" w:hAnsi="Tahoma" w:cs="Tahoma"/>
            </w:rPr>
          </w:pPr>
        </w:p>
      </w:sdtContent>
    </w:sdt>
    <w:sdt>
      <w:sdtPr>
        <w:tag w:val="goog_rdk_644"/>
        <w:id w:val="134992692"/>
      </w:sdtPr>
      <w:sdtContent>
        <w:p w14:paraId="00000257" w14:textId="08B33D8D" w:rsidR="00860220" w:rsidRDefault="00681D0E" w:rsidP="00A56D3D">
          <w:pPr>
            <w:numPr>
              <w:ilvl w:val="0"/>
              <w:numId w:val="10"/>
            </w:numPr>
            <w:ind w:left="0" w:firstLine="0"/>
            <w:rPr>
              <w:rFonts w:ascii="Tahoma" w:eastAsia="Tahoma" w:hAnsi="Tahoma" w:cs="Tahoma"/>
              <w:b/>
              <w:color w:val="FF0000"/>
              <w:u w:val="single"/>
            </w:rPr>
          </w:pPr>
          <w:r w:rsidRPr="00EB0235">
            <w:rPr>
              <w:rFonts w:ascii="Tahoma" w:eastAsia="Tahoma" w:hAnsi="Tahoma" w:cs="Tahoma"/>
              <w:b/>
              <w:u w:val="single"/>
            </w:rPr>
            <w:t xml:space="preserve">Baseline Review (BR), </w:t>
          </w:r>
          <w:r w:rsidR="00050890">
            <w:rPr>
              <w:rFonts w:ascii="Tahoma" w:eastAsia="Tahoma" w:hAnsi="Tahoma" w:cs="Tahoma"/>
              <w:b/>
              <w:u w:val="single"/>
            </w:rPr>
            <w:t>in week 3</w:t>
          </w:r>
          <w:r w:rsidRPr="00EB0235">
            <w:rPr>
              <w:rFonts w:ascii="Tahoma" w:eastAsia="Tahoma" w:hAnsi="Tahoma" w:cs="Tahoma"/>
              <w:b/>
              <w:u w:val="single"/>
            </w:rPr>
            <w:br/>
          </w:r>
          <w:r>
            <w:rPr>
              <w:rFonts w:ascii="Tahoma" w:eastAsia="Tahoma" w:hAnsi="Tahoma" w:cs="Tahoma"/>
              <w:b/>
              <w:color w:val="FF0000"/>
              <w:u w:val="single"/>
            </w:rPr>
            <w:t>Typically 2-3 students present the work</w:t>
          </w:r>
        </w:p>
      </w:sdtContent>
    </w:sdt>
    <w:sdt>
      <w:sdtPr>
        <w:tag w:val="goog_rdk_645"/>
        <w:id w:val="-645822855"/>
      </w:sdtPr>
      <w:sdtContent>
        <w:p w14:paraId="00000258" w14:textId="77777777" w:rsidR="00860220" w:rsidRDefault="00000000" w:rsidP="00A56D3D">
          <w:pPr>
            <w:rPr>
              <w:rFonts w:ascii="Tahoma" w:eastAsia="Tahoma" w:hAnsi="Tahoma" w:cs="Tahoma"/>
              <w:b/>
              <w:highlight w:val="yellow"/>
              <w:u w:val="single"/>
            </w:rPr>
          </w:pPr>
        </w:p>
      </w:sdtContent>
    </w:sdt>
    <w:sdt>
      <w:sdtPr>
        <w:tag w:val="goog_rdk_646"/>
        <w:id w:val="445117480"/>
      </w:sdtPr>
      <w:sdtContent>
        <w:p w14:paraId="00000259" w14:textId="083F1716" w:rsidR="00860220" w:rsidRDefault="00681D0E" w:rsidP="00A56D3D">
          <w:pPr>
            <w:numPr>
              <w:ilvl w:val="0"/>
              <w:numId w:val="10"/>
            </w:numPr>
            <w:ind w:left="0" w:firstLine="0"/>
            <w:rPr>
              <w:rFonts w:ascii="Tahoma" w:eastAsia="Tahoma" w:hAnsi="Tahoma" w:cs="Tahoma"/>
              <w:b/>
              <w:color w:val="FF0000"/>
              <w:u w:val="single"/>
            </w:rPr>
          </w:pPr>
          <w:r w:rsidRPr="00EB0235">
            <w:rPr>
              <w:rFonts w:ascii="Tahoma" w:eastAsia="Tahoma" w:hAnsi="Tahoma" w:cs="Tahoma"/>
              <w:b/>
              <w:u w:val="single"/>
            </w:rPr>
            <w:t xml:space="preserve">Mid-Term Review (MTR), </w:t>
          </w:r>
          <w:r w:rsidR="00050890">
            <w:rPr>
              <w:rFonts w:ascii="Tahoma" w:eastAsia="Tahoma" w:hAnsi="Tahoma" w:cs="Tahoma"/>
              <w:b/>
              <w:u w:val="single"/>
            </w:rPr>
            <w:t>in week 6</w:t>
          </w:r>
          <w:r w:rsidRPr="00EB0235">
            <w:rPr>
              <w:rFonts w:ascii="Tahoma" w:eastAsia="Tahoma" w:hAnsi="Tahoma" w:cs="Tahoma"/>
              <w:b/>
              <w:u w:val="single"/>
            </w:rPr>
            <w:t xml:space="preserve"> </w:t>
          </w:r>
          <w:r>
            <w:rPr>
              <w:rFonts w:ascii="Tahoma" w:eastAsia="Tahoma" w:hAnsi="Tahoma" w:cs="Tahoma"/>
              <w:b/>
              <w:u w:val="single"/>
            </w:rPr>
            <w:br/>
          </w:r>
          <w:r>
            <w:rPr>
              <w:rFonts w:ascii="Tahoma" w:eastAsia="Tahoma" w:hAnsi="Tahoma" w:cs="Tahoma"/>
              <w:b/>
              <w:color w:val="FF0000"/>
              <w:u w:val="single"/>
            </w:rPr>
            <w:t>ALL students present a relevant part of the project</w:t>
          </w:r>
        </w:p>
      </w:sdtContent>
    </w:sdt>
    <w:sdt>
      <w:sdtPr>
        <w:tag w:val="goog_rdk_647"/>
        <w:id w:val="140698982"/>
      </w:sdtPr>
      <w:sdtContent>
        <w:p w14:paraId="0000025A" w14:textId="77777777" w:rsidR="00860220" w:rsidRPr="00EB0235" w:rsidRDefault="00000000" w:rsidP="00A56D3D">
          <w:pPr>
            <w:rPr>
              <w:rFonts w:ascii="Tahoma" w:eastAsia="Tahoma" w:hAnsi="Tahoma" w:cs="Tahoma"/>
              <w:b/>
              <w:u w:val="single"/>
            </w:rPr>
          </w:pPr>
        </w:p>
      </w:sdtContent>
    </w:sdt>
    <w:sdt>
      <w:sdtPr>
        <w:tag w:val="goog_rdk_648"/>
        <w:id w:val="-635876437"/>
      </w:sdtPr>
      <w:sdtContent>
        <w:p w14:paraId="0000025B" w14:textId="44774D29" w:rsidR="00860220" w:rsidRPr="00EB0235" w:rsidRDefault="00681D0E" w:rsidP="00A56D3D">
          <w:pPr>
            <w:numPr>
              <w:ilvl w:val="0"/>
              <w:numId w:val="10"/>
            </w:numPr>
            <w:ind w:left="0" w:firstLine="0"/>
            <w:rPr>
              <w:rFonts w:ascii="Tahoma" w:eastAsia="Tahoma" w:hAnsi="Tahoma" w:cs="Tahoma"/>
              <w:b/>
              <w:color w:val="FF0000"/>
              <w:u w:val="single"/>
            </w:rPr>
          </w:pPr>
          <w:r w:rsidRPr="00EB0235">
            <w:rPr>
              <w:rFonts w:ascii="Tahoma" w:eastAsia="Tahoma" w:hAnsi="Tahoma" w:cs="Tahoma"/>
              <w:b/>
              <w:u w:val="single"/>
            </w:rPr>
            <w:t xml:space="preserve">Final Review (FR), </w:t>
          </w:r>
          <w:r w:rsidR="00050890">
            <w:rPr>
              <w:rFonts w:ascii="Tahoma" w:eastAsia="Tahoma" w:hAnsi="Tahoma" w:cs="Tahoma"/>
              <w:b/>
              <w:u w:val="single"/>
            </w:rPr>
            <w:t>in the last week (often week 10)</w:t>
          </w:r>
          <w:r w:rsidRPr="00EB0235">
            <w:rPr>
              <w:rFonts w:ascii="Tahoma" w:eastAsia="Tahoma" w:hAnsi="Tahoma" w:cs="Tahoma"/>
              <w:b/>
              <w:u w:val="single"/>
            </w:rPr>
            <w:br/>
          </w:r>
          <w:r w:rsidRPr="00EB0235">
            <w:rPr>
              <w:rFonts w:ascii="Tahoma" w:eastAsia="Tahoma" w:hAnsi="Tahoma" w:cs="Tahoma"/>
              <w:b/>
              <w:color w:val="FF0000"/>
              <w:u w:val="single"/>
            </w:rPr>
            <w:t>ALL students present a relevant part of the project</w:t>
          </w:r>
        </w:p>
      </w:sdtContent>
    </w:sdt>
    <w:sdt>
      <w:sdtPr>
        <w:tag w:val="goog_rdk_649"/>
        <w:id w:val="563616723"/>
      </w:sdtPr>
      <w:sdtContent>
        <w:p w14:paraId="0000025C" w14:textId="77777777" w:rsidR="00860220" w:rsidRDefault="00000000" w:rsidP="00A56D3D">
          <w:pPr>
            <w:jc w:val="both"/>
            <w:rPr>
              <w:rFonts w:ascii="Tahoma" w:eastAsia="Tahoma" w:hAnsi="Tahoma" w:cs="Tahoma"/>
            </w:rPr>
          </w:pPr>
        </w:p>
      </w:sdtContent>
    </w:sdt>
    <w:sdt>
      <w:sdtPr>
        <w:tag w:val="goog_rdk_650"/>
        <w:id w:val="-1231537994"/>
      </w:sdtPr>
      <w:sdtContent>
        <w:p w14:paraId="0000025D" w14:textId="77777777" w:rsidR="00860220" w:rsidRDefault="00681D0E" w:rsidP="00A56D3D">
          <w:pPr>
            <w:jc w:val="both"/>
          </w:pPr>
          <w:r>
            <w:t xml:space="preserve">Use the official TU-Delft template for all presentations. No presentation tools like </w:t>
          </w:r>
          <w:proofErr w:type="spellStart"/>
          <w:r>
            <w:t>Prezzi</w:t>
          </w:r>
          <w:proofErr w:type="spellEnd"/>
          <w:r>
            <w:t xml:space="preserve"> are allowed, and the presentation should not be a multi-media spectacle.</w:t>
          </w:r>
        </w:p>
      </w:sdtContent>
    </w:sdt>
    <w:sdt>
      <w:sdtPr>
        <w:tag w:val="goog_rdk_651"/>
        <w:id w:val="-137346441"/>
      </w:sdtPr>
      <w:sdtContent>
        <w:p w14:paraId="0000025E" w14:textId="77777777" w:rsidR="00860220" w:rsidRDefault="00000000" w:rsidP="00A56D3D">
          <w:pPr>
            <w:jc w:val="both"/>
            <w:rPr>
              <w:rFonts w:ascii="Tahoma" w:eastAsia="Tahoma" w:hAnsi="Tahoma" w:cs="Tahoma"/>
            </w:rPr>
          </w:pPr>
        </w:p>
      </w:sdtContent>
    </w:sdt>
    <w:sdt>
      <w:sdtPr>
        <w:tag w:val="goog_rdk_652"/>
        <w:id w:val="897556471"/>
      </w:sdtPr>
      <w:sdtContent>
        <w:p w14:paraId="0000025F" w14:textId="77777777" w:rsidR="00860220" w:rsidRDefault="00681D0E" w:rsidP="00A56D3D">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rPr>
            <w:t>Every team member will have to present a formal briefing some time during the project. Recommendations and requirements for Formal Briefing Materials are available on Brightspace.</w:t>
          </w:r>
        </w:p>
      </w:sdtContent>
    </w:sdt>
    <w:sdt>
      <w:sdtPr>
        <w:tag w:val="goog_rdk_653"/>
        <w:id w:val="739068350"/>
        <w:showingPlcHdr/>
      </w:sdtPr>
      <w:sdtContent>
        <w:p w14:paraId="00000260" w14:textId="7C7863B0" w:rsidR="00860220" w:rsidRDefault="00A56D3D" w:rsidP="00A56D3D">
          <w:pPr>
            <w:pBdr>
              <w:top w:val="nil"/>
              <w:left w:val="nil"/>
              <w:bottom w:val="nil"/>
              <w:right w:val="nil"/>
              <w:between w:val="nil"/>
            </w:pBdr>
            <w:jc w:val="both"/>
            <w:rPr>
              <w:rFonts w:ascii="Tahoma" w:eastAsia="Tahoma" w:hAnsi="Tahoma" w:cs="Tahoma"/>
              <w:color w:val="000000"/>
            </w:rPr>
          </w:pPr>
          <w:r>
            <w:t xml:space="preserve">     </w:t>
          </w:r>
        </w:p>
      </w:sdtContent>
    </w:sdt>
    <w:bookmarkStart w:id="13" w:name="_Toc21961714" w:displacedByCustomXml="next"/>
    <w:sdt>
      <w:sdtPr>
        <w:tag w:val="goog_rdk_654"/>
        <w:id w:val="1668276552"/>
      </w:sdtPr>
      <w:sdtContent>
        <w:p w14:paraId="00000261" w14:textId="77777777" w:rsidR="00860220" w:rsidRDefault="00681D0E" w:rsidP="00A56D3D">
          <w:pPr>
            <w:pStyle w:val="Heading3"/>
            <w:numPr>
              <w:ilvl w:val="2"/>
              <w:numId w:val="12"/>
            </w:numPr>
            <w:rPr>
              <w:rFonts w:ascii="Tahoma" w:eastAsia="Tahoma" w:hAnsi="Tahoma" w:cs="Tahoma"/>
            </w:rPr>
          </w:pPr>
          <w:r>
            <w:rPr>
              <w:rFonts w:ascii="Tahoma" w:eastAsia="Tahoma" w:hAnsi="Tahoma" w:cs="Tahoma"/>
            </w:rPr>
            <w:t>OS Symposium Day</w:t>
          </w:r>
        </w:p>
      </w:sdtContent>
    </w:sdt>
    <w:bookmarkEnd w:id="13" w:displacedByCustomXml="prev"/>
    <w:p w14:paraId="00000262" w14:textId="3169B55A"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The OS Symposium Day will conclude the Design Synthesis Exercise, where the team will give a final presentation. The presentations shall match the level of fellow students.</w:t>
      </w:r>
    </w:p>
    <w:sdt>
      <w:sdtPr>
        <w:tag w:val="goog_rdk_656"/>
        <w:id w:val="-638727747"/>
      </w:sdtPr>
      <w:sdtEndPr>
        <w:rPr>
          <w:color w:val="FF0000"/>
          <w:sz w:val="28"/>
          <w:szCs w:val="28"/>
        </w:rPr>
      </w:sdtEndPr>
      <w:sdtContent>
        <w:sdt>
          <w:sdtPr>
            <w:tag w:val="goog_rdk_656"/>
            <w:id w:val="581561724"/>
          </w:sdtPr>
          <w:sdtEndPr>
            <w:rPr>
              <w:color w:val="FF0000"/>
              <w:sz w:val="28"/>
              <w:szCs w:val="28"/>
            </w:rPr>
          </w:sdtEndPr>
          <w:sdtContent>
            <w:p w14:paraId="00000263" w14:textId="47EBFFD7" w:rsidR="00860220" w:rsidRPr="00050890" w:rsidRDefault="00050890" w:rsidP="00A56D3D">
              <w:pPr>
                <w:jc w:val="both"/>
                <w:rPr>
                  <w:color w:val="FF0000"/>
                  <w:sz w:val="28"/>
                  <w:szCs w:val="28"/>
                </w:rPr>
              </w:pPr>
              <w:r>
                <w:rPr>
                  <w:rFonts w:ascii="Tahoma" w:eastAsia="Tahoma" w:hAnsi="Tahoma" w:cs="Tahoma"/>
                </w:rPr>
                <w:t>The Symposium Day will be held in the last week, most often on Thursday, incidentally on the Friday, showing the design process and the results. A rehearsal is possible earlier that week. In the DSE schedule the actual dates can be found.</w:t>
              </w:r>
            </w:p>
          </w:sdtContent>
        </w:sdt>
      </w:sdtContent>
    </w:sdt>
    <w:bookmarkStart w:id="14" w:name="_Toc21961715" w:displacedByCustomXml="next"/>
    <w:sdt>
      <w:sdtPr>
        <w:tag w:val="goog_rdk_657"/>
        <w:id w:val="-950161674"/>
      </w:sdtPr>
      <w:sdtContent>
        <w:p w14:paraId="00000264" w14:textId="47B8A989" w:rsidR="00860220" w:rsidRDefault="00681D0E" w:rsidP="00A56D3D">
          <w:pPr>
            <w:pStyle w:val="Heading1"/>
            <w:numPr>
              <w:ilvl w:val="0"/>
              <w:numId w:val="12"/>
            </w:numPr>
            <w:jc w:val="both"/>
            <w:rPr>
              <w:rFonts w:ascii="Tahoma" w:eastAsia="Tahoma" w:hAnsi="Tahoma" w:cs="Tahoma"/>
            </w:rPr>
          </w:pPr>
          <w:r>
            <w:rPr>
              <w:rFonts w:ascii="Tahoma" w:eastAsia="Tahoma" w:hAnsi="Tahoma" w:cs="Tahoma"/>
            </w:rPr>
            <w:t>Organisation</w:t>
          </w:r>
        </w:p>
      </w:sdtContent>
    </w:sdt>
    <w:bookmarkEnd w:id="14" w:displacedByCustomXml="prev"/>
    <w:bookmarkStart w:id="15" w:name="_Toc21961716" w:displacedByCustomXml="next"/>
    <w:sdt>
      <w:sdtPr>
        <w:tag w:val="goog_rdk_658"/>
        <w:id w:val="1815609711"/>
      </w:sdtPr>
      <w:sdtContent>
        <w:p w14:paraId="00000265" w14:textId="77777777" w:rsidR="00860220" w:rsidRDefault="00681D0E" w:rsidP="00A56D3D">
          <w:pPr>
            <w:pStyle w:val="Heading2"/>
            <w:numPr>
              <w:ilvl w:val="1"/>
              <w:numId w:val="12"/>
            </w:numPr>
            <w:jc w:val="both"/>
            <w:rPr>
              <w:rFonts w:ascii="Tahoma" w:eastAsia="Tahoma" w:hAnsi="Tahoma" w:cs="Tahoma"/>
            </w:rPr>
          </w:pPr>
          <w:r>
            <w:rPr>
              <w:rFonts w:ascii="Tahoma" w:eastAsia="Tahoma" w:hAnsi="Tahoma" w:cs="Tahoma"/>
            </w:rPr>
            <w:t>Global planning</w:t>
          </w:r>
        </w:p>
      </w:sdtContent>
    </w:sdt>
    <w:bookmarkEnd w:id="15" w:displacedByCustomXml="prev"/>
    <w:sdt>
      <w:sdtPr>
        <w:tag w:val="goog_rdk_659"/>
        <w:id w:val="1113407272"/>
      </w:sdtPr>
      <w:sdtContent>
        <w:p w14:paraId="00000266" w14:textId="77777777" w:rsidR="00860220" w:rsidRDefault="00681D0E" w:rsidP="00A56D3D">
          <w:pPr>
            <w:jc w:val="both"/>
            <w:rPr>
              <w:rFonts w:ascii="Tahoma" w:eastAsia="Tahoma" w:hAnsi="Tahoma" w:cs="Tahoma"/>
            </w:rPr>
          </w:pPr>
          <w:r>
            <w:rPr>
              <w:rFonts w:ascii="Tahoma" w:eastAsia="Tahoma" w:hAnsi="Tahoma" w:cs="Tahoma"/>
            </w:rPr>
            <w:t>The up-to-date schedule of the Design Synthesis Exercise is available on the Brightspace site.</w:t>
          </w:r>
        </w:p>
      </w:sdtContent>
    </w:sdt>
    <w:sdt>
      <w:sdtPr>
        <w:tag w:val="goog_rdk_660"/>
        <w:id w:val="604002837"/>
      </w:sdtPr>
      <w:sdtContent>
        <w:p w14:paraId="00000267" w14:textId="77777777" w:rsidR="00860220" w:rsidRDefault="00000000" w:rsidP="00A56D3D">
          <w:pPr>
            <w:jc w:val="both"/>
            <w:rPr>
              <w:rFonts w:ascii="Tahoma" w:eastAsia="Tahoma" w:hAnsi="Tahoma" w:cs="Tahoma"/>
            </w:rPr>
          </w:pPr>
        </w:p>
      </w:sdtContent>
    </w:sdt>
    <w:bookmarkStart w:id="16" w:name="_Toc21961717" w:displacedByCustomXml="next"/>
    <w:sdt>
      <w:sdtPr>
        <w:tag w:val="goog_rdk_661"/>
        <w:id w:val="957918751"/>
      </w:sdtPr>
      <w:sdtContent>
        <w:p w14:paraId="00000268" w14:textId="77777777" w:rsidR="00860220" w:rsidRDefault="00681D0E" w:rsidP="00A56D3D">
          <w:pPr>
            <w:pStyle w:val="Heading2"/>
            <w:numPr>
              <w:ilvl w:val="1"/>
              <w:numId w:val="12"/>
            </w:numPr>
            <w:rPr>
              <w:rFonts w:ascii="Tahoma" w:eastAsia="Tahoma" w:hAnsi="Tahoma" w:cs="Tahoma"/>
            </w:rPr>
          </w:pPr>
          <w:r>
            <w:rPr>
              <w:rFonts w:ascii="Tahoma" w:eastAsia="Tahoma" w:hAnsi="Tahoma" w:cs="Tahoma"/>
            </w:rPr>
            <w:t>Coaching and assistance</w:t>
          </w:r>
        </w:p>
      </w:sdtContent>
    </w:sdt>
    <w:bookmarkEnd w:id="16" w:displacedByCustomXml="prev"/>
    <w:sdt>
      <w:sdtPr>
        <w:tag w:val="goog_rdk_664"/>
        <w:id w:val="-480781298"/>
      </w:sdtPr>
      <w:sdtContent>
        <w:p w14:paraId="00000269" w14:textId="77777777" w:rsidR="00860220" w:rsidRDefault="00000000" w:rsidP="00A56D3D">
          <w:pPr>
            <w:jc w:val="both"/>
            <w:rPr>
              <w:rFonts w:ascii="Tahoma" w:eastAsia="Tahoma" w:hAnsi="Tahoma" w:cs="Tahoma"/>
            </w:rPr>
          </w:pPr>
          <w:sdt>
            <w:sdtPr>
              <w:tag w:val="goog_rdk_663"/>
              <w:id w:val="1368264082"/>
            </w:sdtPr>
            <w:sdtContent>
              <w:r w:rsidR="00681D0E">
                <w:rPr>
                  <w:rFonts w:ascii="Tahoma" w:eastAsia="Tahoma" w:hAnsi="Tahoma" w:cs="Tahoma"/>
                </w:rPr>
                <w:t>The OSCC (DSE Organising Committee) is responsible for the DSE in its entirety. They are supported by Teaching Assistants who will be present in the Fellowship during working hours, who can answer any questions about the organisational aspects of the DSE.</w:t>
              </w:r>
            </w:sdtContent>
          </w:sdt>
        </w:p>
      </w:sdtContent>
    </w:sdt>
    <w:sdt>
      <w:sdtPr>
        <w:tag w:val="goog_rdk_666"/>
        <w:id w:val="-717436648"/>
      </w:sdtPr>
      <w:sdtContent>
        <w:p w14:paraId="0000026A" w14:textId="77777777" w:rsidR="00860220" w:rsidRDefault="00000000" w:rsidP="00A56D3D">
          <w:pPr>
            <w:jc w:val="both"/>
            <w:rPr>
              <w:rFonts w:ascii="Tahoma" w:eastAsia="Tahoma" w:hAnsi="Tahoma" w:cs="Tahoma"/>
            </w:rPr>
          </w:pPr>
          <w:sdt>
            <w:sdtPr>
              <w:tag w:val="goog_rdk_665"/>
              <w:id w:val="1815684172"/>
            </w:sdtPr>
            <w:sdtContent/>
          </w:sdt>
        </w:p>
      </w:sdtContent>
    </w:sdt>
    <w:sdt>
      <w:sdtPr>
        <w:tag w:val="goog_rdk_667"/>
        <w:id w:val="228502251"/>
      </w:sdtPr>
      <w:sdtContent>
        <w:p w14:paraId="0000026B" w14:textId="77777777" w:rsidR="00860220" w:rsidRDefault="00681D0E" w:rsidP="00A56D3D">
          <w:pPr>
            <w:jc w:val="both"/>
            <w:rPr>
              <w:rFonts w:ascii="Tahoma" w:eastAsia="Tahoma" w:hAnsi="Tahoma" w:cs="Tahoma"/>
            </w:rPr>
          </w:pPr>
          <w:r>
            <w:rPr>
              <w:rFonts w:ascii="Tahoma" w:eastAsia="Tahoma" w:hAnsi="Tahoma" w:cs="Tahoma"/>
            </w:rPr>
            <w:t xml:space="preserve">A certain amount of supervision, guidance and assistance is offered during the exercise, though the group has to </w:t>
          </w:r>
          <w:proofErr w:type="spellStart"/>
          <w:r>
            <w:rPr>
              <w:rFonts w:ascii="Tahoma" w:eastAsia="Tahoma" w:hAnsi="Tahoma" w:cs="Tahoma"/>
            </w:rPr>
            <w:t>to</w:t>
          </w:r>
          <w:proofErr w:type="spellEnd"/>
          <w:r>
            <w:rPr>
              <w:rFonts w:ascii="Tahoma" w:eastAsia="Tahoma" w:hAnsi="Tahoma" w:cs="Tahoma"/>
            </w:rPr>
            <w:t xml:space="preserve"> operate independently as much as possible, thereby introducing their own ideas and program. The assistance is thus limited to:</w:t>
          </w:r>
        </w:p>
      </w:sdtContent>
    </w:sdt>
    <w:sdt>
      <w:sdtPr>
        <w:tag w:val="goog_rdk_668"/>
        <w:id w:val="1761951952"/>
      </w:sdtPr>
      <w:sdtContent>
        <w:p w14:paraId="0000026C" w14:textId="77777777" w:rsidR="00860220" w:rsidRDefault="00681D0E" w:rsidP="00A56D3D">
          <w:pPr>
            <w:numPr>
              <w:ilvl w:val="0"/>
              <w:numId w:val="2"/>
            </w:numPr>
            <w:ind w:left="0" w:firstLine="0"/>
            <w:rPr>
              <w:rFonts w:ascii="Tahoma" w:eastAsia="Tahoma" w:hAnsi="Tahoma" w:cs="Tahoma"/>
            </w:rPr>
          </w:pPr>
          <w:r>
            <w:rPr>
              <w:rFonts w:ascii="Tahoma" w:eastAsia="Tahoma" w:hAnsi="Tahoma" w:cs="Tahoma"/>
            </w:rPr>
            <w:t xml:space="preserve">polishing up the team's ideas and project plan </w:t>
          </w:r>
          <w:r>
            <w:rPr>
              <w:rFonts w:ascii="Tahoma" w:eastAsia="Tahoma" w:hAnsi="Tahoma" w:cs="Tahoma"/>
              <w:u w:val="single"/>
            </w:rPr>
            <w:t>in concert with</w:t>
          </w:r>
          <w:r>
            <w:rPr>
              <w:rFonts w:ascii="Tahoma" w:eastAsia="Tahoma" w:hAnsi="Tahoma" w:cs="Tahoma"/>
            </w:rPr>
            <w:t xml:space="preserve"> the project team</w:t>
          </w:r>
        </w:p>
      </w:sdtContent>
    </w:sdt>
    <w:sdt>
      <w:sdtPr>
        <w:tag w:val="goog_rdk_669"/>
        <w:id w:val="-1320263880"/>
      </w:sdtPr>
      <w:sdtContent>
        <w:p w14:paraId="0000026D" w14:textId="77777777" w:rsidR="00860220" w:rsidRDefault="00681D0E" w:rsidP="00A56D3D">
          <w:pPr>
            <w:numPr>
              <w:ilvl w:val="0"/>
              <w:numId w:val="2"/>
            </w:numPr>
            <w:ind w:left="0" w:firstLine="0"/>
            <w:rPr>
              <w:rFonts w:ascii="Tahoma" w:eastAsia="Tahoma" w:hAnsi="Tahoma" w:cs="Tahoma"/>
            </w:rPr>
          </w:pPr>
          <w:r>
            <w:rPr>
              <w:rFonts w:ascii="Tahoma" w:eastAsia="Tahoma" w:hAnsi="Tahoma" w:cs="Tahoma"/>
            </w:rPr>
            <w:t>giving (motivating and activating) feedback at project meetings, reviews, reports on progress, content, procedure/approach, organisation, communication, and cooperation</w:t>
          </w:r>
        </w:p>
      </w:sdtContent>
    </w:sdt>
    <w:sdt>
      <w:sdtPr>
        <w:tag w:val="goog_rdk_670"/>
        <w:id w:val="1215237458"/>
        <w:showingPlcHdr/>
      </w:sdtPr>
      <w:sdtContent>
        <w:p w14:paraId="0000026E" w14:textId="65BFDB8F" w:rsidR="00860220" w:rsidRDefault="00562AB2" w:rsidP="00A56D3D">
          <w:pPr>
            <w:rPr>
              <w:rFonts w:ascii="Tahoma" w:eastAsia="Tahoma" w:hAnsi="Tahoma" w:cs="Tahoma"/>
            </w:rPr>
          </w:pPr>
          <w:r>
            <w:t xml:space="preserve">     </w:t>
          </w:r>
        </w:p>
      </w:sdtContent>
    </w:sdt>
    <w:sdt>
      <w:sdtPr>
        <w:tag w:val="goog_rdk_672"/>
        <w:id w:val="857773070"/>
        <w:showingPlcHdr/>
      </w:sdtPr>
      <w:sdtContent>
        <w:p w14:paraId="00000270" w14:textId="01DF11F0" w:rsidR="00860220" w:rsidRDefault="00562AB2" w:rsidP="00A56D3D">
          <w:pPr>
            <w:rPr>
              <w:rFonts w:ascii="Tahoma" w:eastAsia="Tahoma" w:hAnsi="Tahoma" w:cs="Tahoma"/>
            </w:rPr>
          </w:pPr>
          <w:r>
            <w:t xml:space="preserve">     </w:t>
          </w:r>
        </w:p>
      </w:sdtContent>
    </w:sdt>
    <w:tbl>
      <w:tblPr>
        <w:tblStyle w:val="TableGrid"/>
        <w:tblW w:w="5243" w:type="pct"/>
        <w:tblLook w:val="04A0" w:firstRow="1" w:lastRow="0" w:firstColumn="1" w:lastColumn="0" w:noHBand="0" w:noVBand="1"/>
      </w:tblPr>
      <w:tblGrid>
        <w:gridCol w:w="3680"/>
        <w:gridCol w:w="2695"/>
        <w:gridCol w:w="1702"/>
        <w:gridCol w:w="1273"/>
      </w:tblGrid>
      <w:tr w:rsidR="00562AB2" w14:paraId="51CCBC99" w14:textId="77777777" w:rsidTr="00562AB2">
        <w:tc>
          <w:tcPr>
            <w:tcW w:w="1968" w:type="pct"/>
          </w:tcPr>
          <w:p w14:paraId="4ACDBDDB" w14:textId="77777777" w:rsidR="00562AB2" w:rsidRPr="00603ABF" w:rsidRDefault="00562AB2" w:rsidP="00EC020A">
            <w:pPr>
              <w:jc w:val="center"/>
              <w:rPr>
                <w:rFonts w:ascii="Tahoma" w:eastAsia="Tahoma" w:hAnsi="Tahoma" w:cs="Tahoma"/>
                <w:b/>
                <w:bCs/>
              </w:rPr>
            </w:pPr>
            <w:r w:rsidRPr="00603ABF">
              <w:rPr>
                <w:rFonts w:ascii="Tahoma" w:eastAsia="Tahoma" w:hAnsi="Tahoma" w:cs="Tahoma"/>
                <w:b/>
                <w:bCs/>
              </w:rPr>
              <w:t>Name</w:t>
            </w:r>
          </w:p>
        </w:tc>
        <w:tc>
          <w:tcPr>
            <w:tcW w:w="1441" w:type="pct"/>
          </w:tcPr>
          <w:p w14:paraId="51F96A33" w14:textId="77777777" w:rsidR="00562AB2" w:rsidRPr="00603ABF" w:rsidRDefault="00562AB2" w:rsidP="00EC020A">
            <w:pPr>
              <w:jc w:val="center"/>
              <w:rPr>
                <w:rFonts w:ascii="Tahoma" w:eastAsia="Tahoma" w:hAnsi="Tahoma" w:cs="Tahoma"/>
                <w:b/>
                <w:bCs/>
              </w:rPr>
            </w:pPr>
            <w:r w:rsidRPr="00603ABF">
              <w:rPr>
                <w:rFonts w:ascii="Tahoma" w:eastAsia="Tahoma" w:hAnsi="Tahoma" w:cs="Tahoma"/>
                <w:b/>
                <w:bCs/>
              </w:rPr>
              <w:t>e-mail</w:t>
            </w:r>
          </w:p>
        </w:tc>
        <w:tc>
          <w:tcPr>
            <w:tcW w:w="910" w:type="pct"/>
          </w:tcPr>
          <w:p w14:paraId="686C1917" w14:textId="77777777" w:rsidR="00562AB2" w:rsidRPr="00603ABF" w:rsidRDefault="00562AB2" w:rsidP="00EC020A">
            <w:pPr>
              <w:jc w:val="center"/>
              <w:rPr>
                <w:rFonts w:ascii="Tahoma" w:eastAsia="Tahoma" w:hAnsi="Tahoma" w:cs="Tahoma"/>
                <w:b/>
                <w:bCs/>
              </w:rPr>
            </w:pPr>
            <w:r w:rsidRPr="00603ABF">
              <w:rPr>
                <w:rFonts w:ascii="Tahoma" w:eastAsia="Tahoma" w:hAnsi="Tahoma" w:cs="Tahoma"/>
                <w:b/>
                <w:bCs/>
              </w:rPr>
              <w:t>Expertise</w:t>
            </w:r>
          </w:p>
        </w:tc>
        <w:tc>
          <w:tcPr>
            <w:tcW w:w="681" w:type="pct"/>
          </w:tcPr>
          <w:p w14:paraId="160B7D25" w14:textId="77777777" w:rsidR="00562AB2" w:rsidRPr="00603ABF" w:rsidRDefault="00562AB2" w:rsidP="00EC020A">
            <w:pPr>
              <w:jc w:val="center"/>
              <w:rPr>
                <w:rFonts w:ascii="Tahoma" w:eastAsia="Tahoma" w:hAnsi="Tahoma" w:cs="Tahoma"/>
                <w:b/>
                <w:bCs/>
              </w:rPr>
            </w:pPr>
            <w:r w:rsidRPr="00603ABF">
              <w:rPr>
                <w:rFonts w:ascii="Tahoma" w:eastAsia="Tahoma" w:hAnsi="Tahoma" w:cs="Tahoma"/>
                <w:b/>
                <w:bCs/>
              </w:rPr>
              <w:t>Function</w:t>
            </w:r>
          </w:p>
        </w:tc>
      </w:tr>
      <w:tr w:rsidR="00562AB2" w14:paraId="3E1E1FBE" w14:textId="77777777" w:rsidTr="00562AB2">
        <w:tc>
          <w:tcPr>
            <w:tcW w:w="1968" w:type="pct"/>
          </w:tcPr>
          <w:p w14:paraId="366C105A" w14:textId="77777777" w:rsidR="00562AB2" w:rsidRDefault="00562AB2" w:rsidP="00EC020A">
            <w:pPr>
              <w:rPr>
                <w:rFonts w:ascii="Tahoma" w:eastAsia="Tahoma" w:hAnsi="Tahoma" w:cs="Tahoma"/>
              </w:rPr>
            </w:pPr>
            <w:r>
              <w:rPr>
                <w:rFonts w:ascii="Tahoma" w:eastAsia="Tahoma" w:hAnsi="Tahoma" w:cs="Tahoma"/>
              </w:rPr>
              <w:t>Theo Michelis</w:t>
            </w:r>
          </w:p>
        </w:tc>
        <w:tc>
          <w:tcPr>
            <w:tcW w:w="1441" w:type="pct"/>
          </w:tcPr>
          <w:p w14:paraId="6ABC0D35" w14:textId="77777777" w:rsidR="00562AB2" w:rsidRDefault="00562AB2" w:rsidP="00EC020A">
            <w:pPr>
              <w:rPr>
                <w:rFonts w:ascii="Tahoma" w:eastAsia="Tahoma" w:hAnsi="Tahoma" w:cs="Tahoma"/>
              </w:rPr>
            </w:pPr>
            <w:hyperlink r:id="rId31" w:history="1">
              <w:r w:rsidRPr="00251019">
                <w:rPr>
                  <w:rStyle w:val="Hyperlink"/>
                  <w:rFonts w:ascii="Tahoma" w:eastAsia="Tahoma" w:hAnsi="Tahoma" w:cs="Tahoma"/>
                </w:rPr>
                <w:t>t.michelis@tudelft.nl</w:t>
              </w:r>
            </w:hyperlink>
          </w:p>
        </w:tc>
        <w:tc>
          <w:tcPr>
            <w:tcW w:w="910" w:type="pct"/>
          </w:tcPr>
          <w:p w14:paraId="4B539327" w14:textId="77777777" w:rsidR="00562AB2" w:rsidRDefault="00562AB2" w:rsidP="00EC020A">
            <w:pPr>
              <w:jc w:val="center"/>
              <w:rPr>
                <w:rFonts w:ascii="Tahoma" w:eastAsia="Tahoma" w:hAnsi="Tahoma" w:cs="Tahoma"/>
              </w:rPr>
            </w:pPr>
            <w:r>
              <w:rPr>
                <w:rFonts w:ascii="Tahoma" w:eastAsia="Tahoma" w:hAnsi="Tahoma" w:cs="Tahoma"/>
              </w:rPr>
              <w:t>Aerodynamics</w:t>
            </w:r>
          </w:p>
        </w:tc>
        <w:tc>
          <w:tcPr>
            <w:tcW w:w="681" w:type="pct"/>
          </w:tcPr>
          <w:p w14:paraId="60412465" w14:textId="77777777" w:rsidR="00562AB2" w:rsidRDefault="00562AB2" w:rsidP="00EC020A">
            <w:pPr>
              <w:jc w:val="center"/>
              <w:rPr>
                <w:rFonts w:ascii="Tahoma" w:eastAsia="Tahoma" w:hAnsi="Tahoma" w:cs="Tahoma"/>
              </w:rPr>
            </w:pPr>
            <w:r>
              <w:rPr>
                <w:rFonts w:ascii="Tahoma" w:eastAsia="Tahoma" w:hAnsi="Tahoma" w:cs="Tahoma"/>
              </w:rPr>
              <w:t>Tutor</w:t>
            </w:r>
          </w:p>
        </w:tc>
      </w:tr>
      <w:tr w:rsidR="00562AB2" w14:paraId="20DC30EC" w14:textId="77777777" w:rsidTr="00562AB2">
        <w:tc>
          <w:tcPr>
            <w:tcW w:w="1968" w:type="pct"/>
          </w:tcPr>
          <w:p w14:paraId="24B488D4" w14:textId="04670DE4" w:rsidR="00562AB2" w:rsidRDefault="00562AB2" w:rsidP="00562AB2">
            <w:pPr>
              <w:rPr>
                <w:rFonts w:ascii="Tahoma" w:eastAsia="Tahoma" w:hAnsi="Tahoma" w:cs="Tahoma"/>
              </w:rPr>
            </w:pPr>
            <w:r w:rsidRPr="004D087D">
              <w:rPr>
                <w:rFonts w:ascii="Tahoma" w:eastAsia="Tahoma" w:hAnsi="Tahoma" w:cs="Tahoma"/>
              </w:rPr>
              <w:t>Lourenco Tercio Lima Pereira</w:t>
            </w:r>
          </w:p>
        </w:tc>
        <w:tc>
          <w:tcPr>
            <w:tcW w:w="1441" w:type="pct"/>
          </w:tcPr>
          <w:p w14:paraId="3CF1E776" w14:textId="26138FA8" w:rsidR="00562AB2" w:rsidRDefault="00562AB2" w:rsidP="00562AB2">
            <w:pPr>
              <w:rPr>
                <w:rFonts w:ascii="Tahoma" w:eastAsia="Tahoma" w:hAnsi="Tahoma" w:cs="Tahoma"/>
              </w:rPr>
            </w:pPr>
            <w:hyperlink r:id="rId32" w:history="1">
              <w:r w:rsidRPr="008557B7">
                <w:rPr>
                  <w:rStyle w:val="Hyperlink"/>
                  <w:lang/>
                </w:rPr>
                <w:t>L.T.LimaPereira@tudelft.nl</w:t>
              </w:r>
            </w:hyperlink>
          </w:p>
        </w:tc>
        <w:tc>
          <w:tcPr>
            <w:tcW w:w="910" w:type="pct"/>
          </w:tcPr>
          <w:p w14:paraId="2749676B" w14:textId="49395752" w:rsidR="00562AB2" w:rsidRDefault="00562AB2" w:rsidP="00562AB2">
            <w:pPr>
              <w:jc w:val="center"/>
              <w:rPr>
                <w:rFonts w:ascii="Tahoma" w:eastAsia="Tahoma" w:hAnsi="Tahoma" w:cs="Tahoma"/>
              </w:rPr>
            </w:pPr>
            <w:r>
              <w:rPr>
                <w:rFonts w:ascii="Tahoma" w:eastAsia="Tahoma" w:hAnsi="Tahoma" w:cs="Tahoma"/>
              </w:rPr>
              <w:t>Aeroacoustics</w:t>
            </w:r>
          </w:p>
        </w:tc>
        <w:tc>
          <w:tcPr>
            <w:tcW w:w="681" w:type="pct"/>
          </w:tcPr>
          <w:p w14:paraId="46114DA3" w14:textId="60FB43A8" w:rsidR="00562AB2" w:rsidRDefault="00562AB2" w:rsidP="00562AB2">
            <w:pPr>
              <w:jc w:val="center"/>
              <w:rPr>
                <w:rFonts w:ascii="Tahoma" w:eastAsia="Tahoma" w:hAnsi="Tahoma" w:cs="Tahoma"/>
              </w:rPr>
            </w:pPr>
            <w:r>
              <w:rPr>
                <w:rFonts w:ascii="Tahoma" w:eastAsia="Tahoma" w:hAnsi="Tahoma" w:cs="Tahoma"/>
              </w:rPr>
              <w:t>Tutor</w:t>
            </w:r>
          </w:p>
        </w:tc>
      </w:tr>
      <w:tr w:rsidR="00562AB2" w14:paraId="7F20BEDC" w14:textId="77777777" w:rsidTr="00562AB2">
        <w:tc>
          <w:tcPr>
            <w:tcW w:w="1968" w:type="pct"/>
          </w:tcPr>
          <w:p w14:paraId="3A4D84E2" w14:textId="2FD9F657" w:rsidR="00562AB2" w:rsidRDefault="00562AB2" w:rsidP="00562AB2">
            <w:pPr>
              <w:rPr>
                <w:rFonts w:ascii="Tahoma" w:eastAsia="Tahoma" w:hAnsi="Tahoma" w:cs="Tahoma"/>
              </w:rPr>
            </w:pPr>
            <w:r w:rsidRPr="004D087D">
              <w:rPr>
                <w:rFonts w:ascii="Tahoma" w:eastAsia="Tahoma" w:hAnsi="Tahoma" w:cs="Tahoma"/>
              </w:rPr>
              <w:t>João Pechirra de Carvalho Borrego</w:t>
            </w:r>
          </w:p>
        </w:tc>
        <w:tc>
          <w:tcPr>
            <w:tcW w:w="1441" w:type="pct"/>
          </w:tcPr>
          <w:p w14:paraId="4AEF9FF4" w14:textId="1A4546A0" w:rsidR="00562AB2" w:rsidRDefault="00562AB2" w:rsidP="00562AB2">
            <w:pPr>
              <w:rPr>
                <w:rFonts w:ascii="Tahoma" w:eastAsia="Tahoma" w:hAnsi="Tahoma" w:cs="Tahoma"/>
              </w:rPr>
            </w:pPr>
            <w:hyperlink r:id="rId33" w:history="1">
              <w:r w:rsidRPr="008972CE">
                <w:rPr>
                  <w:rStyle w:val="Hyperlink"/>
                  <w:rFonts w:ascii="Tahoma" w:eastAsia="Tahoma" w:hAnsi="Tahoma" w:cs="Tahoma"/>
                </w:rPr>
                <w:t>J.H.Borrego@tudelft.nl</w:t>
              </w:r>
            </w:hyperlink>
          </w:p>
        </w:tc>
        <w:tc>
          <w:tcPr>
            <w:tcW w:w="910" w:type="pct"/>
          </w:tcPr>
          <w:p w14:paraId="65D822EA" w14:textId="6EB33453" w:rsidR="00562AB2" w:rsidRDefault="00562AB2" w:rsidP="00562AB2">
            <w:pPr>
              <w:jc w:val="center"/>
              <w:rPr>
                <w:rFonts w:ascii="Tahoma" w:eastAsia="Tahoma" w:hAnsi="Tahoma" w:cs="Tahoma"/>
              </w:rPr>
            </w:pPr>
          </w:p>
        </w:tc>
        <w:tc>
          <w:tcPr>
            <w:tcW w:w="681" w:type="pct"/>
          </w:tcPr>
          <w:p w14:paraId="2FC04B97" w14:textId="77777777" w:rsidR="00562AB2" w:rsidRDefault="00562AB2" w:rsidP="00562AB2">
            <w:pPr>
              <w:jc w:val="center"/>
              <w:rPr>
                <w:rFonts w:ascii="Tahoma" w:eastAsia="Tahoma" w:hAnsi="Tahoma" w:cs="Tahoma"/>
              </w:rPr>
            </w:pPr>
            <w:r>
              <w:rPr>
                <w:rFonts w:ascii="Tahoma" w:eastAsia="Tahoma" w:hAnsi="Tahoma" w:cs="Tahoma"/>
              </w:rPr>
              <w:t>Coach</w:t>
            </w:r>
          </w:p>
        </w:tc>
      </w:tr>
      <w:tr w:rsidR="00562AB2" w14:paraId="31BBB76C" w14:textId="77777777" w:rsidTr="00562AB2">
        <w:tc>
          <w:tcPr>
            <w:tcW w:w="1968" w:type="pct"/>
          </w:tcPr>
          <w:p w14:paraId="6929CCCC" w14:textId="0AE13B32" w:rsidR="00562AB2" w:rsidRPr="004D087D" w:rsidRDefault="00562AB2" w:rsidP="00562AB2">
            <w:pPr>
              <w:rPr>
                <w:rFonts w:ascii="Tahoma" w:eastAsia="Tahoma" w:hAnsi="Tahoma" w:cs="Tahoma"/>
              </w:rPr>
            </w:pPr>
            <w:r w:rsidRPr="004D087D">
              <w:rPr>
                <w:rFonts w:ascii="Tahoma" w:eastAsia="Tahoma" w:hAnsi="Tahoma" w:cs="Tahoma"/>
              </w:rPr>
              <w:t>Jaap Jorritsma</w:t>
            </w:r>
          </w:p>
        </w:tc>
        <w:tc>
          <w:tcPr>
            <w:tcW w:w="1441" w:type="pct"/>
          </w:tcPr>
          <w:p w14:paraId="03A2AFE4" w14:textId="7C57AE26" w:rsidR="00562AB2" w:rsidRDefault="00562AB2" w:rsidP="00562AB2">
            <w:pPr>
              <w:rPr>
                <w:rFonts w:ascii="Tahoma" w:eastAsia="Tahoma" w:hAnsi="Tahoma" w:cs="Tahoma"/>
              </w:rPr>
            </w:pPr>
            <w:hyperlink r:id="rId34" w:history="1">
              <w:r w:rsidRPr="008972CE">
                <w:rPr>
                  <w:rStyle w:val="Hyperlink"/>
                  <w:rFonts w:ascii="Tahoma" w:eastAsia="Tahoma" w:hAnsi="Tahoma" w:cs="Tahoma"/>
                </w:rPr>
                <w:t>J.Jorritsma@tudelft.nl</w:t>
              </w:r>
            </w:hyperlink>
          </w:p>
        </w:tc>
        <w:tc>
          <w:tcPr>
            <w:tcW w:w="910" w:type="pct"/>
          </w:tcPr>
          <w:p w14:paraId="13426206" w14:textId="77777777" w:rsidR="00562AB2" w:rsidRDefault="00562AB2" w:rsidP="00562AB2">
            <w:pPr>
              <w:jc w:val="center"/>
              <w:rPr>
                <w:rFonts w:ascii="Tahoma" w:eastAsia="Tahoma" w:hAnsi="Tahoma" w:cs="Tahoma"/>
              </w:rPr>
            </w:pPr>
          </w:p>
        </w:tc>
        <w:tc>
          <w:tcPr>
            <w:tcW w:w="681" w:type="pct"/>
          </w:tcPr>
          <w:p w14:paraId="74B72963" w14:textId="7EA25F65" w:rsidR="00562AB2" w:rsidRDefault="00562AB2" w:rsidP="00562AB2">
            <w:pPr>
              <w:jc w:val="center"/>
              <w:rPr>
                <w:rFonts w:ascii="Tahoma" w:eastAsia="Tahoma" w:hAnsi="Tahoma" w:cs="Tahoma"/>
              </w:rPr>
            </w:pPr>
            <w:r>
              <w:rPr>
                <w:rFonts w:ascii="Tahoma" w:eastAsia="Tahoma" w:hAnsi="Tahoma" w:cs="Tahoma"/>
              </w:rPr>
              <w:t>Coach</w:t>
            </w:r>
          </w:p>
        </w:tc>
      </w:tr>
    </w:tbl>
    <w:sdt>
      <w:sdtPr>
        <w:tag w:val="goog_rdk_697"/>
        <w:id w:val="521604735"/>
        <w:showingPlcHdr/>
      </w:sdtPr>
      <w:sdtContent>
        <w:p w14:paraId="00000296" w14:textId="649F7076" w:rsidR="00860220" w:rsidRPr="00562AB2" w:rsidRDefault="00562AB2" w:rsidP="00A56D3D">
          <w:r>
            <w:t xml:space="preserve">     </w:t>
          </w:r>
        </w:p>
      </w:sdtContent>
    </w:sdt>
    <w:sdt>
      <w:sdtPr>
        <w:tag w:val="goog_rdk_712"/>
        <w:id w:val="1349601867"/>
      </w:sdtPr>
      <w:sdtContent>
        <w:p w14:paraId="00000297" w14:textId="5EC3A0D5" w:rsidR="00860220" w:rsidRDefault="00000000" w:rsidP="00A56D3D">
          <w:pPr>
            <w:jc w:val="both"/>
            <w:rPr>
              <w:rFonts w:ascii="Tahoma" w:eastAsia="Tahoma" w:hAnsi="Tahoma" w:cs="Tahoma"/>
            </w:rPr>
          </w:pPr>
          <w:sdt>
            <w:sdtPr>
              <w:tag w:val="goog_rdk_711"/>
              <w:id w:val="1744674819"/>
            </w:sdtPr>
            <w:sdtContent>
              <w:r w:rsidR="00965C94">
                <w:t xml:space="preserve">(Optional) </w:t>
              </w:r>
            </w:sdtContent>
          </w:sdt>
          <w:r w:rsidR="00681D0E" w:rsidRPr="00770671">
            <w:rPr>
              <w:rFonts w:ascii="Tahoma" w:eastAsia="Tahoma" w:hAnsi="Tahoma" w:cs="Tahoma"/>
            </w:rPr>
            <w:t>Experts which might be consulted but have neither been allocated to our project nor have they been checked about availability/willingness:</w:t>
          </w:r>
        </w:p>
      </w:sdtContent>
    </w:sdt>
    <w:sdt>
      <w:sdtPr>
        <w:tag w:val="goog_rdk_713"/>
        <w:id w:val="-2063937352"/>
      </w:sdtPr>
      <w:sdtContent>
        <w:p w14:paraId="00000298" w14:textId="77777777" w:rsidR="00860220" w:rsidRDefault="00000000" w:rsidP="00A56D3D">
          <w:pPr>
            <w:jc w:val="both"/>
            <w:rPr>
              <w:rFonts w:ascii="Tahoma" w:eastAsia="Tahoma" w:hAnsi="Tahoma" w:cs="Tahoma"/>
              <w:sz w:val="22"/>
              <w:szCs w:val="22"/>
            </w:rPr>
          </w:pPr>
        </w:p>
      </w:sdtContent>
    </w:sdt>
    <w:tbl>
      <w:tblPr>
        <w:tblStyle w:val="TableGrid"/>
        <w:tblW w:w="5243" w:type="pct"/>
        <w:tblLook w:val="04A0" w:firstRow="1" w:lastRow="0" w:firstColumn="1" w:lastColumn="0" w:noHBand="0" w:noVBand="1"/>
      </w:tblPr>
      <w:tblGrid>
        <w:gridCol w:w="3229"/>
        <w:gridCol w:w="3512"/>
        <w:gridCol w:w="2609"/>
      </w:tblGrid>
      <w:tr w:rsidR="00C35619" w14:paraId="69C555CF" w14:textId="77777777" w:rsidTr="004D599E">
        <w:tc>
          <w:tcPr>
            <w:tcW w:w="1727" w:type="pct"/>
          </w:tcPr>
          <w:p w14:paraId="588B174D" w14:textId="77777777" w:rsidR="00C35619" w:rsidRPr="00603ABF" w:rsidRDefault="00C35619" w:rsidP="00EC020A">
            <w:pPr>
              <w:jc w:val="center"/>
              <w:rPr>
                <w:rFonts w:ascii="Tahoma" w:eastAsia="Tahoma" w:hAnsi="Tahoma" w:cs="Tahoma"/>
                <w:b/>
                <w:bCs/>
              </w:rPr>
            </w:pPr>
            <w:r w:rsidRPr="00603ABF">
              <w:rPr>
                <w:rFonts w:ascii="Tahoma" w:eastAsia="Tahoma" w:hAnsi="Tahoma" w:cs="Tahoma"/>
                <w:b/>
                <w:bCs/>
              </w:rPr>
              <w:t>Name</w:t>
            </w:r>
          </w:p>
        </w:tc>
        <w:tc>
          <w:tcPr>
            <w:tcW w:w="1878" w:type="pct"/>
          </w:tcPr>
          <w:p w14:paraId="6B09C33B" w14:textId="77777777" w:rsidR="00C35619" w:rsidRPr="00603ABF" w:rsidRDefault="00C35619" w:rsidP="00EC020A">
            <w:pPr>
              <w:jc w:val="center"/>
              <w:rPr>
                <w:rFonts w:ascii="Tahoma" w:eastAsia="Tahoma" w:hAnsi="Tahoma" w:cs="Tahoma"/>
                <w:b/>
                <w:bCs/>
              </w:rPr>
            </w:pPr>
            <w:r>
              <w:rPr>
                <w:rFonts w:ascii="Tahoma" w:eastAsia="Tahoma" w:hAnsi="Tahoma" w:cs="Tahoma"/>
                <w:b/>
                <w:bCs/>
              </w:rPr>
              <w:t>expertise</w:t>
            </w:r>
          </w:p>
        </w:tc>
        <w:tc>
          <w:tcPr>
            <w:tcW w:w="1396" w:type="pct"/>
          </w:tcPr>
          <w:p w14:paraId="70939B9A" w14:textId="77777777" w:rsidR="00C35619" w:rsidRPr="00603ABF" w:rsidRDefault="00C35619" w:rsidP="00EC020A">
            <w:pPr>
              <w:jc w:val="center"/>
              <w:rPr>
                <w:rFonts w:ascii="Tahoma" w:eastAsia="Tahoma" w:hAnsi="Tahoma" w:cs="Tahoma"/>
                <w:b/>
                <w:bCs/>
              </w:rPr>
            </w:pPr>
            <w:r>
              <w:rPr>
                <w:rFonts w:ascii="Tahoma" w:eastAsia="Tahoma" w:hAnsi="Tahoma" w:cs="Tahoma"/>
                <w:b/>
                <w:bCs/>
              </w:rPr>
              <w:t>(Internal/External)</w:t>
            </w:r>
          </w:p>
        </w:tc>
      </w:tr>
      <w:tr w:rsidR="00C35619" w14:paraId="54951B3E" w14:textId="77777777" w:rsidTr="004D599E">
        <w:tc>
          <w:tcPr>
            <w:tcW w:w="1727" w:type="pct"/>
          </w:tcPr>
          <w:p w14:paraId="5279D192" w14:textId="77777777" w:rsidR="00C35619" w:rsidRDefault="00C35619" w:rsidP="00EC020A">
            <w:pPr>
              <w:rPr>
                <w:rFonts w:ascii="Tahoma" w:eastAsia="Tahoma" w:hAnsi="Tahoma" w:cs="Tahoma"/>
              </w:rPr>
            </w:pPr>
            <w:r>
              <w:rPr>
                <w:rFonts w:ascii="Tahoma" w:eastAsia="Tahoma" w:hAnsi="Tahoma" w:cs="Tahoma"/>
              </w:rPr>
              <w:t>Kunal Masania</w:t>
            </w:r>
          </w:p>
        </w:tc>
        <w:tc>
          <w:tcPr>
            <w:tcW w:w="1878" w:type="pct"/>
          </w:tcPr>
          <w:p w14:paraId="2669B30B" w14:textId="77777777" w:rsidR="00C35619" w:rsidRDefault="00C35619" w:rsidP="00EC020A">
            <w:pPr>
              <w:rPr>
                <w:rFonts w:ascii="Tahoma" w:eastAsia="Tahoma" w:hAnsi="Tahoma" w:cs="Tahoma"/>
              </w:rPr>
            </w:pPr>
            <w:r>
              <w:rPr>
                <w:rFonts w:ascii="Tahoma" w:eastAsia="Tahoma" w:hAnsi="Tahoma" w:cs="Tahoma"/>
              </w:rPr>
              <w:t>Aerospace Materials</w:t>
            </w:r>
          </w:p>
        </w:tc>
        <w:tc>
          <w:tcPr>
            <w:tcW w:w="1396" w:type="pct"/>
          </w:tcPr>
          <w:p w14:paraId="40068124" w14:textId="77777777" w:rsidR="00C35619" w:rsidRDefault="00C35619" w:rsidP="00EC020A">
            <w:pPr>
              <w:jc w:val="center"/>
              <w:rPr>
                <w:rFonts w:ascii="Tahoma" w:eastAsia="Tahoma" w:hAnsi="Tahoma" w:cs="Tahoma"/>
              </w:rPr>
            </w:pPr>
            <w:r>
              <w:rPr>
                <w:rFonts w:ascii="Tahoma" w:eastAsia="Tahoma" w:hAnsi="Tahoma" w:cs="Tahoma"/>
              </w:rPr>
              <w:t>Internal</w:t>
            </w:r>
          </w:p>
        </w:tc>
      </w:tr>
      <w:tr w:rsidR="00C35619" w14:paraId="6B84143B" w14:textId="77777777" w:rsidTr="004D599E">
        <w:tc>
          <w:tcPr>
            <w:tcW w:w="1727" w:type="pct"/>
          </w:tcPr>
          <w:p w14:paraId="7742F934" w14:textId="77777777" w:rsidR="00C35619" w:rsidRDefault="00C35619" w:rsidP="00EC020A">
            <w:pPr>
              <w:rPr>
                <w:rFonts w:ascii="Tahoma" w:eastAsia="Tahoma" w:hAnsi="Tahoma" w:cs="Tahoma"/>
              </w:rPr>
            </w:pPr>
            <w:r>
              <w:rPr>
                <w:rFonts w:ascii="Tahoma" w:eastAsia="Tahoma" w:hAnsi="Tahoma" w:cs="Tahoma"/>
              </w:rPr>
              <w:t>Tomas Sinnige</w:t>
            </w:r>
          </w:p>
        </w:tc>
        <w:tc>
          <w:tcPr>
            <w:tcW w:w="1878" w:type="pct"/>
          </w:tcPr>
          <w:p w14:paraId="5F5F3E5E" w14:textId="77777777" w:rsidR="00C35619" w:rsidRDefault="00C35619" w:rsidP="00EC020A">
            <w:pPr>
              <w:rPr>
                <w:rFonts w:ascii="Tahoma" w:eastAsia="Tahoma" w:hAnsi="Tahoma" w:cs="Tahoma"/>
              </w:rPr>
            </w:pPr>
            <w:r>
              <w:rPr>
                <w:rFonts w:ascii="Tahoma" w:eastAsia="Tahoma" w:hAnsi="Tahoma" w:cs="Tahoma"/>
              </w:rPr>
              <w:t>Propeller propulsion</w:t>
            </w:r>
          </w:p>
        </w:tc>
        <w:tc>
          <w:tcPr>
            <w:tcW w:w="1396" w:type="pct"/>
          </w:tcPr>
          <w:p w14:paraId="63E88D5D" w14:textId="77777777" w:rsidR="00C35619" w:rsidRDefault="00C35619" w:rsidP="00EC020A">
            <w:pPr>
              <w:jc w:val="center"/>
              <w:rPr>
                <w:rFonts w:ascii="Tahoma" w:eastAsia="Tahoma" w:hAnsi="Tahoma" w:cs="Tahoma"/>
              </w:rPr>
            </w:pPr>
            <w:r>
              <w:rPr>
                <w:rFonts w:ascii="Tahoma" w:eastAsia="Tahoma" w:hAnsi="Tahoma" w:cs="Tahoma"/>
              </w:rPr>
              <w:t>Internal</w:t>
            </w:r>
          </w:p>
        </w:tc>
      </w:tr>
      <w:tr w:rsidR="00C35619" w14:paraId="10431DB2" w14:textId="77777777" w:rsidTr="004D599E">
        <w:tc>
          <w:tcPr>
            <w:tcW w:w="1727" w:type="pct"/>
          </w:tcPr>
          <w:p w14:paraId="3A6B9E59" w14:textId="77777777" w:rsidR="00C35619" w:rsidRDefault="00C35619" w:rsidP="00EC020A">
            <w:pPr>
              <w:rPr>
                <w:rFonts w:ascii="Tahoma" w:eastAsia="Tahoma" w:hAnsi="Tahoma" w:cs="Tahoma"/>
              </w:rPr>
            </w:pPr>
            <w:r>
              <w:rPr>
                <w:rFonts w:ascii="Tahoma" w:eastAsia="Tahoma" w:hAnsi="Tahoma" w:cs="Tahoma"/>
              </w:rPr>
              <w:t>Constantinos Goulas</w:t>
            </w:r>
          </w:p>
        </w:tc>
        <w:tc>
          <w:tcPr>
            <w:tcW w:w="1878" w:type="pct"/>
          </w:tcPr>
          <w:p w14:paraId="4DA68589" w14:textId="77777777" w:rsidR="00C35619" w:rsidRDefault="00C35619" w:rsidP="00EC020A">
            <w:pPr>
              <w:rPr>
                <w:rFonts w:ascii="Tahoma" w:eastAsia="Tahoma" w:hAnsi="Tahoma" w:cs="Tahoma"/>
              </w:rPr>
            </w:pPr>
            <w:r>
              <w:rPr>
                <w:rFonts w:ascii="Tahoma" w:eastAsia="Tahoma" w:hAnsi="Tahoma" w:cs="Tahoma"/>
              </w:rPr>
              <w:t>Materials, metallurgy, manufacturing</w:t>
            </w:r>
          </w:p>
        </w:tc>
        <w:tc>
          <w:tcPr>
            <w:tcW w:w="1396" w:type="pct"/>
          </w:tcPr>
          <w:p w14:paraId="085DC45F" w14:textId="77777777" w:rsidR="00C35619" w:rsidRDefault="00C35619" w:rsidP="00EC020A">
            <w:pPr>
              <w:jc w:val="center"/>
              <w:rPr>
                <w:rFonts w:ascii="Tahoma" w:eastAsia="Tahoma" w:hAnsi="Tahoma" w:cs="Tahoma"/>
              </w:rPr>
            </w:pPr>
            <w:r>
              <w:rPr>
                <w:rFonts w:ascii="Tahoma" w:eastAsia="Tahoma" w:hAnsi="Tahoma" w:cs="Tahoma"/>
              </w:rPr>
              <w:t>External</w:t>
            </w:r>
          </w:p>
        </w:tc>
      </w:tr>
    </w:tbl>
    <w:sdt>
      <w:sdtPr>
        <w:tag w:val="goog_rdk_723"/>
        <w:id w:val="744609636"/>
      </w:sdtPr>
      <w:sdtContent>
        <w:p w14:paraId="000002A2" w14:textId="77777777" w:rsidR="00860220" w:rsidRDefault="00000000" w:rsidP="00A56D3D">
          <w:pPr>
            <w:jc w:val="both"/>
            <w:rPr>
              <w:rFonts w:ascii="Tahoma" w:eastAsia="Tahoma" w:hAnsi="Tahoma" w:cs="Tahoma"/>
              <w:sz w:val="22"/>
              <w:szCs w:val="22"/>
            </w:rPr>
          </w:pPr>
        </w:p>
      </w:sdtContent>
    </w:sdt>
    <w:bookmarkStart w:id="17" w:name="_Toc21961718" w:displacedByCustomXml="next"/>
    <w:sdt>
      <w:sdtPr>
        <w:tag w:val="goog_rdk_724"/>
        <w:id w:val="-2030249952"/>
      </w:sdtPr>
      <w:sdtContent>
        <w:p w14:paraId="000002A3" w14:textId="77777777" w:rsidR="00860220" w:rsidRDefault="00681D0E" w:rsidP="00A56D3D">
          <w:pPr>
            <w:pStyle w:val="Heading2"/>
            <w:numPr>
              <w:ilvl w:val="1"/>
              <w:numId w:val="12"/>
            </w:numPr>
            <w:jc w:val="both"/>
            <w:rPr>
              <w:rFonts w:ascii="Tahoma" w:eastAsia="Tahoma" w:hAnsi="Tahoma" w:cs="Tahoma"/>
            </w:rPr>
          </w:pPr>
          <w:r>
            <w:rPr>
              <w:rFonts w:ascii="Tahoma" w:eastAsia="Tahoma" w:hAnsi="Tahoma" w:cs="Tahoma"/>
            </w:rPr>
            <w:t>Project Facilities</w:t>
          </w:r>
        </w:p>
      </w:sdtContent>
    </w:sdt>
    <w:bookmarkEnd w:id="17" w:displacedByCustomXml="prev"/>
    <w:sdt>
      <w:sdtPr>
        <w:tag w:val="goog_rdk_727"/>
        <w:id w:val="118656226"/>
      </w:sdtPr>
      <w:sdtContent>
        <w:p w14:paraId="000002A4" w14:textId="591BDDF8" w:rsidR="00860220" w:rsidRDefault="00681D0E" w:rsidP="00A56D3D">
          <w:pPr>
            <w:pBdr>
              <w:top w:val="nil"/>
              <w:left w:val="nil"/>
              <w:bottom w:val="nil"/>
              <w:right w:val="nil"/>
              <w:between w:val="nil"/>
            </w:pBdr>
            <w:spacing w:after="120"/>
            <w:jc w:val="both"/>
            <w:rPr>
              <w:rFonts w:ascii="Tahoma" w:eastAsia="Tahoma" w:hAnsi="Tahoma" w:cs="Tahoma"/>
              <w:color w:val="000000"/>
            </w:rPr>
          </w:pPr>
          <w:r w:rsidRPr="008D6DFC">
            <w:rPr>
              <w:rFonts w:ascii="Tahoma" w:eastAsia="Tahoma" w:hAnsi="Tahoma" w:cs="Tahoma"/>
              <w:color w:val="000000"/>
            </w:rPr>
            <w:t xml:space="preserve">The project location is a TBD project table in the education building The Fellowship, for the complete duration of the exercise. Strict rules apply to the housekeeping and will be enforced. The project tables have only few PCs, connected to the Local Area Network (LAN), so the students are advised to bring their own laptops. Each floor has a LAN printer available for printing documents. The team receives a printing budget of € 62.50. </w:t>
          </w:r>
          <w:sdt>
            <w:sdtPr>
              <w:tag w:val="goog_rdk_726"/>
              <w:id w:val="-1287738641"/>
            </w:sdtPr>
            <w:sdtContent>
              <w:r w:rsidRPr="008D6DFC">
                <w:rPr>
                  <w:rFonts w:ascii="Tahoma" w:eastAsia="Tahoma" w:hAnsi="Tahoma" w:cs="Tahoma"/>
                  <w:color w:val="000000"/>
                </w:rPr>
                <w:t xml:space="preserve">The Teaching Assistants will provide the printing account in the first week of the DSE. </w:t>
              </w:r>
            </w:sdtContent>
          </w:sdt>
          <w:r w:rsidRPr="008D6DFC">
            <w:rPr>
              <w:rFonts w:ascii="Tahoma" w:eastAsia="Tahoma" w:hAnsi="Tahoma" w:cs="Tahoma"/>
              <w:color w:val="000000"/>
            </w:rPr>
            <w:t xml:space="preserve">Any additional cost has to be paid by the students themselves. </w:t>
          </w:r>
        </w:p>
      </w:sdtContent>
    </w:sdt>
    <w:sdt>
      <w:sdtPr>
        <w:tag w:val="goog_rdk_728"/>
        <w:id w:val="366030553"/>
        <w:showingPlcHdr/>
      </w:sdtPr>
      <w:sdtContent>
        <w:p w14:paraId="000002A5" w14:textId="7B9CF15C" w:rsidR="00860220" w:rsidRDefault="00EB0235" w:rsidP="00A56D3D">
          <w:pPr>
            <w:pBdr>
              <w:top w:val="nil"/>
              <w:left w:val="nil"/>
              <w:bottom w:val="nil"/>
              <w:right w:val="nil"/>
              <w:between w:val="nil"/>
            </w:pBdr>
            <w:jc w:val="both"/>
            <w:rPr>
              <w:rFonts w:ascii="Tahoma" w:eastAsia="Tahoma" w:hAnsi="Tahoma" w:cs="Tahoma"/>
              <w:color w:val="000000"/>
            </w:rPr>
          </w:pPr>
          <w:r>
            <w:t xml:space="preserve">     </w:t>
          </w:r>
        </w:p>
      </w:sdtContent>
    </w:sdt>
    <w:sdt>
      <w:sdtPr>
        <w:tag w:val="goog_rdk_729"/>
        <w:id w:val="-2010971851"/>
      </w:sdtPr>
      <w:sdtContent>
        <w:p w14:paraId="000002A6" w14:textId="77777777" w:rsidR="00860220" w:rsidRDefault="00681D0E" w:rsidP="00A56D3D">
          <w:pPr>
            <w:jc w:val="both"/>
            <w:rPr>
              <w:rFonts w:ascii="Tahoma" w:eastAsia="Tahoma" w:hAnsi="Tahoma" w:cs="Tahoma"/>
            </w:rPr>
          </w:pPr>
          <w:r>
            <w:rPr>
              <w:rFonts w:ascii="Tahoma" w:eastAsia="Tahoma" w:hAnsi="Tahoma" w:cs="Tahoma"/>
            </w:rPr>
            <w:t>The OSCC will arrange room and beamer for the Midterm and Final Review, but the students will have to arrange a laptop by themselves.</w:t>
          </w:r>
        </w:p>
      </w:sdtContent>
    </w:sdt>
    <w:sdt>
      <w:sdtPr>
        <w:tag w:val="goog_rdk_730"/>
        <w:id w:val="-1478299818"/>
      </w:sdtPr>
      <w:sdtContent>
        <w:p w14:paraId="000002A7" w14:textId="77777777" w:rsidR="00860220" w:rsidRDefault="00000000" w:rsidP="00A56D3D">
          <w:pPr>
            <w:jc w:val="both"/>
            <w:rPr>
              <w:rFonts w:ascii="Tahoma" w:eastAsia="Tahoma" w:hAnsi="Tahoma" w:cs="Tahoma"/>
            </w:rPr>
          </w:pPr>
        </w:p>
      </w:sdtContent>
    </w:sdt>
    <w:sdt>
      <w:sdtPr>
        <w:tag w:val="goog_rdk_731"/>
        <w:id w:val="560135709"/>
      </w:sdtPr>
      <w:sdtContent>
        <w:p w14:paraId="55AE5282" w14:textId="77777777" w:rsidR="00050890" w:rsidRDefault="00050890" w:rsidP="00050890">
          <w:pPr>
            <w:jc w:val="both"/>
          </w:pPr>
          <w:r>
            <w:t>On the OS Symposium day the presentation are organised with the use of a beamer.</w:t>
          </w:r>
        </w:p>
      </w:sdtContent>
    </w:sdt>
    <w:p w14:paraId="40737A8A" w14:textId="77777777" w:rsidR="00050890" w:rsidRDefault="00050890" w:rsidP="00EE1C1C">
      <w:pPr>
        <w:pBdr>
          <w:top w:val="nil"/>
          <w:left w:val="nil"/>
          <w:bottom w:val="nil"/>
          <w:right w:val="nil"/>
          <w:between w:val="nil"/>
        </w:pBdr>
        <w:jc w:val="both"/>
      </w:pPr>
    </w:p>
    <w:sdt>
      <w:sdtPr>
        <w:tag w:val="goog_rdk_738"/>
        <w:id w:val="-459724149"/>
      </w:sdtPr>
      <w:sdtContent>
        <w:p w14:paraId="000002AC" w14:textId="59D0F5D3" w:rsidR="00860220" w:rsidRDefault="00000000" w:rsidP="00EE1C1C">
          <w:pPr>
            <w:pBdr>
              <w:top w:val="nil"/>
              <w:left w:val="nil"/>
              <w:bottom w:val="nil"/>
              <w:right w:val="nil"/>
              <w:between w:val="nil"/>
            </w:pBdr>
            <w:jc w:val="both"/>
            <w:rPr>
              <w:rFonts w:ascii="Tahoma" w:eastAsia="Tahoma" w:hAnsi="Tahoma" w:cs="Tahoma"/>
              <w:color w:val="000000"/>
            </w:rPr>
          </w:pPr>
          <w:sdt>
            <w:sdtPr>
              <w:tag w:val="goog_rdk_737"/>
              <w:id w:val="436183403"/>
            </w:sdtPr>
            <w:sdtContent>
              <w:r w:rsidR="00681D0E">
                <w:rPr>
                  <w:rFonts w:ascii="Tahoma" w:eastAsia="Tahoma" w:hAnsi="Tahoma" w:cs="Tahoma"/>
                  <w:color w:val="000000"/>
                </w:rPr>
                <w:t xml:space="preserve">Meeting room 2 in the Fellowship is reserved by DSE and can be booked through the Teaching Assistants. Other meeting rooms can be booked through the service desk of the Fellowship and Faculty. </w:t>
              </w:r>
            </w:sdtContent>
          </w:sdt>
        </w:p>
      </w:sdtContent>
    </w:sdt>
    <w:sdt>
      <w:sdtPr>
        <w:tag w:val="goog_rdk_740"/>
        <w:id w:val="-621839083"/>
      </w:sdtPr>
      <w:sdtContent>
        <w:p w14:paraId="000002AD" w14:textId="1E9325D2" w:rsidR="00860220" w:rsidRDefault="00000000" w:rsidP="00A56D3D">
          <w:pPr>
            <w:pBdr>
              <w:top w:val="nil"/>
              <w:left w:val="nil"/>
              <w:bottom w:val="nil"/>
              <w:right w:val="nil"/>
              <w:between w:val="nil"/>
            </w:pBdr>
            <w:jc w:val="both"/>
            <w:rPr>
              <w:rFonts w:ascii="Tahoma" w:eastAsia="Tahoma" w:hAnsi="Tahoma" w:cs="Tahoma"/>
              <w:color w:val="000000"/>
            </w:rPr>
          </w:pPr>
          <w:sdt>
            <w:sdtPr>
              <w:tag w:val="goog_rdk_739"/>
              <w:id w:val="1662351700"/>
              <w:showingPlcHdr/>
            </w:sdtPr>
            <w:sdtContent>
              <w:r w:rsidR="00A56D3D">
                <w:t xml:space="preserve">     </w:t>
              </w:r>
            </w:sdtContent>
          </w:sdt>
        </w:p>
      </w:sdtContent>
    </w:sdt>
    <w:sdt>
      <w:sdtPr>
        <w:tag w:val="goog_rdk_741"/>
        <w:id w:val="-39601093"/>
      </w:sdtPr>
      <w:sdtContent>
        <w:p w14:paraId="000002AE" w14:textId="77777777" w:rsidR="00860220" w:rsidRDefault="00681D0E" w:rsidP="00A56D3D">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rPr>
            <w:t>The teaching assistants will provide the office consumables, tools and small materials.</w:t>
          </w:r>
        </w:p>
      </w:sdtContent>
    </w:sdt>
    <w:sdt>
      <w:sdtPr>
        <w:tag w:val="goog_rdk_742"/>
        <w:id w:val="1997838885"/>
        <w:showingPlcHdr/>
      </w:sdtPr>
      <w:sdtContent>
        <w:p w14:paraId="000002AF" w14:textId="5E17E821" w:rsidR="00860220" w:rsidRDefault="00EE1C1C" w:rsidP="00A56D3D">
          <w:pPr>
            <w:jc w:val="both"/>
            <w:rPr>
              <w:rFonts w:ascii="Tahoma" w:eastAsia="Tahoma" w:hAnsi="Tahoma" w:cs="Tahoma"/>
            </w:rPr>
          </w:pPr>
          <w:r>
            <w:t xml:space="preserve">     </w:t>
          </w:r>
        </w:p>
      </w:sdtContent>
    </w:sdt>
    <w:bookmarkStart w:id="18" w:name="_Toc21961719" w:displacedByCustomXml="next"/>
    <w:sdt>
      <w:sdtPr>
        <w:tag w:val="goog_rdk_743"/>
        <w:id w:val="-868605032"/>
      </w:sdtPr>
      <w:sdtContent>
        <w:p w14:paraId="000002B0" w14:textId="77777777" w:rsidR="00860220" w:rsidRDefault="00681D0E" w:rsidP="00A56D3D">
          <w:pPr>
            <w:pStyle w:val="Heading2"/>
            <w:numPr>
              <w:ilvl w:val="1"/>
              <w:numId w:val="12"/>
            </w:numPr>
            <w:jc w:val="both"/>
            <w:rPr>
              <w:rFonts w:ascii="Tahoma" w:eastAsia="Tahoma" w:hAnsi="Tahoma" w:cs="Tahoma"/>
            </w:rPr>
          </w:pPr>
          <w:r>
            <w:rPr>
              <w:rFonts w:ascii="Tahoma" w:eastAsia="Tahoma" w:hAnsi="Tahoma" w:cs="Tahoma"/>
            </w:rPr>
            <w:t>Brightspace</w:t>
          </w:r>
        </w:p>
      </w:sdtContent>
    </w:sdt>
    <w:bookmarkEnd w:id="18" w:displacedByCustomXml="prev"/>
    <w:sdt>
      <w:sdtPr>
        <w:tag w:val="goog_rdk_744"/>
        <w:id w:val="-817502566"/>
      </w:sdtPr>
      <w:sdtContent>
        <w:p w14:paraId="000002B1" w14:textId="77777777" w:rsidR="00860220" w:rsidRDefault="00681D0E" w:rsidP="00A56D3D">
          <w:pPr>
            <w:pBdr>
              <w:top w:val="nil"/>
              <w:left w:val="nil"/>
              <w:bottom w:val="nil"/>
              <w:right w:val="nil"/>
              <w:between w:val="nil"/>
            </w:pBdr>
            <w:spacing w:after="120"/>
            <w:jc w:val="both"/>
            <w:rPr>
              <w:rFonts w:ascii="Tahoma" w:eastAsia="Tahoma" w:hAnsi="Tahoma" w:cs="Tahoma"/>
              <w:color w:val="000000"/>
            </w:rPr>
          </w:pPr>
          <w:r>
            <w:rPr>
              <w:rFonts w:ascii="Tahoma" w:eastAsia="Tahoma" w:hAnsi="Tahoma" w:cs="Tahoma"/>
              <w:color w:val="000000"/>
            </w:rPr>
            <w:t xml:space="preserve">“Brightspace” will be used for the distribution of all announcements, schedule updates, agreements, documentation and information about the projects, the reviews and the short courses. </w:t>
          </w:r>
        </w:p>
      </w:sdtContent>
    </w:sdt>
    <w:sdt>
      <w:sdtPr>
        <w:tag w:val="goog_rdk_745"/>
        <w:id w:val="523435826"/>
      </w:sdtPr>
      <w:sdtContent>
        <w:p w14:paraId="000002B2" w14:textId="2D0D901E" w:rsidR="00860220" w:rsidRDefault="00681D0E" w:rsidP="00A56D3D">
          <w:pPr>
            <w:jc w:val="both"/>
            <w:rPr>
              <w:rFonts w:ascii="Tahoma" w:eastAsia="Tahoma" w:hAnsi="Tahoma" w:cs="Tahoma"/>
            </w:rPr>
          </w:pPr>
          <w:r>
            <w:rPr>
              <w:rFonts w:ascii="Tahoma" w:eastAsia="Tahoma" w:hAnsi="Tahoma" w:cs="Tahoma"/>
            </w:rPr>
            <w:t xml:space="preserve">Brightspace is available via </w:t>
          </w:r>
          <w:hyperlink r:id="rId35">
            <w:r>
              <w:rPr>
                <w:color w:val="0000FF"/>
                <w:u w:val="single"/>
              </w:rPr>
              <w:t>https://brightspace.tudelft.nl</w:t>
            </w:r>
          </w:hyperlink>
          <w:r>
            <w:rPr>
              <w:rFonts w:ascii="Tahoma" w:eastAsia="Tahoma" w:hAnsi="Tahoma" w:cs="Tahoma"/>
            </w:rPr>
            <w:t>, course</w:t>
          </w:r>
          <w:r w:rsidR="00D22024">
            <w:rPr>
              <w:rFonts w:ascii="Tahoma" w:eastAsia="Tahoma" w:hAnsi="Tahoma" w:cs="Tahoma"/>
            </w:rPr>
            <w:t xml:space="preserve"> </w:t>
          </w:r>
          <w:hyperlink r:id="rId36" w:history="1">
            <w:r w:rsidR="00D22024">
              <w:rPr>
                <w:rStyle w:val="Hyperlink"/>
              </w:rPr>
              <w:t>AE3200 Design Synthesis (2025-2026 Q4)</w:t>
            </w:r>
          </w:hyperlink>
          <w:r>
            <w:rPr>
              <w:rFonts w:ascii="Tahoma" w:eastAsia="Tahoma" w:hAnsi="Tahoma" w:cs="Tahoma"/>
            </w:rPr>
            <w:t>. Note that the link will only bring you to the right page once you are logged on to Brightspace with your NetID.</w:t>
          </w:r>
        </w:p>
      </w:sdtContent>
    </w:sdt>
    <w:sdt>
      <w:sdtPr>
        <w:tag w:val="goog_rdk_746"/>
        <w:id w:val="-2128918513"/>
      </w:sdtPr>
      <w:sdtContent>
        <w:p w14:paraId="000002B3" w14:textId="77777777" w:rsidR="00860220" w:rsidRDefault="00000000" w:rsidP="00A56D3D">
          <w:pPr>
            <w:jc w:val="both"/>
            <w:rPr>
              <w:rFonts w:ascii="Tahoma" w:eastAsia="Tahoma" w:hAnsi="Tahoma" w:cs="Tahoma"/>
            </w:rPr>
          </w:pPr>
        </w:p>
      </w:sdtContent>
    </w:sdt>
    <w:bookmarkStart w:id="19" w:name="_Toc21961720" w:displacedByCustomXml="next"/>
    <w:sdt>
      <w:sdtPr>
        <w:tag w:val="goog_rdk_747"/>
        <w:id w:val="-1015534939"/>
      </w:sdtPr>
      <w:sdtContent>
        <w:p w14:paraId="000002B4" w14:textId="77777777" w:rsidR="00860220" w:rsidRDefault="00681D0E" w:rsidP="00A56D3D">
          <w:pPr>
            <w:pStyle w:val="Heading2"/>
            <w:numPr>
              <w:ilvl w:val="1"/>
              <w:numId w:val="12"/>
            </w:numPr>
            <w:jc w:val="both"/>
            <w:rPr>
              <w:rFonts w:ascii="Tahoma" w:eastAsia="Tahoma" w:hAnsi="Tahoma" w:cs="Tahoma"/>
            </w:rPr>
          </w:pPr>
          <w:r>
            <w:rPr>
              <w:rFonts w:ascii="Tahoma" w:eastAsia="Tahoma" w:hAnsi="Tahoma" w:cs="Tahoma"/>
            </w:rPr>
            <w:t>Absence Regulation</w:t>
          </w:r>
        </w:p>
      </w:sdtContent>
    </w:sdt>
    <w:bookmarkEnd w:id="19" w:displacedByCustomXml="prev"/>
    <w:sdt>
      <w:sdtPr>
        <w:tag w:val="goog_rdk_748"/>
        <w:id w:val="1297645701"/>
      </w:sdtPr>
      <w:sdtContent>
        <w:p w14:paraId="000002B5" w14:textId="77777777" w:rsidR="00860220" w:rsidRDefault="00681D0E" w:rsidP="00A56D3D">
          <w:pPr>
            <w:spacing w:after="80"/>
            <w:jc w:val="both"/>
            <w:rPr>
              <w:rFonts w:ascii="Tahoma" w:eastAsia="Tahoma" w:hAnsi="Tahoma" w:cs="Tahoma"/>
            </w:rPr>
          </w:pPr>
          <w:r>
            <w:rPr>
              <w:rFonts w:ascii="Tahoma" w:eastAsia="Tahoma" w:hAnsi="Tahoma" w:cs="Tahoma"/>
            </w:rPr>
            <w:t>The following rules regarding absence hold:</w:t>
          </w:r>
        </w:p>
      </w:sdtContent>
    </w:sdt>
    <w:sdt>
      <w:sdtPr>
        <w:tag w:val="goog_rdk_751"/>
        <w:id w:val="-1553229439"/>
      </w:sdtPr>
      <w:sdtContent>
        <w:p w14:paraId="000002B6" w14:textId="77777777" w:rsidR="00860220" w:rsidRDefault="00000000" w:rsidP="00A56D3D">
          <w:pPr>
            <w:spacing w:after="80"/>
            <w:jc w:val="both"/>
            <w:rPr>
              <w:rFonts w:ascii="Tahoma" w:eastAsia="Tahoma" w:hAnsi="Tahoma" w:cs="Tahoma"/>
            </w:rPr>
          </w:pPr>
          <w:sdt>
            <w:sdtPr>
              <w:tag w:val="goog_rdk_750"/>
              <w:id w:val="-577911541"/>
            </w:sdtPr>
            <w:sdtContent/>
          </w:sdt>
        </w:p>
      </w:sdtContent>
    </w:sdt>
    <w:sdt>
      <w:sdtPr>
        <w:tag w:val="goog_rdk_755"/>
        <w:id w:val="-1490945952"/>
      </w:sdtPr>
      <w:sdtContent>
        <w:p w14:paraId="000002B7" w14:textId="5FB57CFE" w:rsidR="00860220" w:rsidRPr="00EE1C1C" w:rsidRDefault="00000000" w:rsidP="00EE1C1C">
          <w:pPr>
            <w:pStyle w:val="ListParagraph"/>
            <w:numPr>
              <w:ilvl w:val="0"/>
              <w:numId w:val="16"/>
            </w:numPr>
            <w:spacing w:after="80"/>
            <w:jc w:val="both"/>
            <w:rPr>
              <w:rFonts w:ascii="Tahoma" w:eastAsia="Tahoma" w:hAnsi="Tahoma" w:cs="Tahoma"/>
              <w:color w:val="000000"/>
            </w:rPr>
          </w:pPr>
          <w:sdt>
            <w:sdtPr>
              <w:tag w:val="goog_rdk_752"/>
              <w:id w:val="568697390"/>
            </w:sdtPr>
            <w:sdtContent>
              <w:r w:rsidR="00681D0E" w:rsidRPr="00EE1C1C">
                <w:rPr>
                  <w:rFonts w:ascii="Tahoma" w:eastAsia="Tahoma" w:hAnsi="Tahoma" w:cs="Tahoma"/>
                </w:rPr>
                <w:t xml:space="preserve">The group works for 8 hours a day, excluding breaks. In consultation with the Teaching Assistants, the group can agree on working hours and breaks. It is not allowed to start later than 9:00 or to end the day earlier than 17:30. </w:t>
              </w:r>
            </w:sdtContent>
          </w:sdt>
          <w:sdt>
            <w:sdtPr>
              <w:tag w:val="goog_rdk_754"/>
              <w:id w:val="-1333289860"/>
              <w:showingPlcHdr/>
            </w:sdtPr>
            <w:sdtContent>
              <w:r w:rsidR="00681D0E">
                <w:t xml:space="preserve">     </w:t>
              </w:r>
            </w:sdtContent>
          </w:sdt>
        </w:p>
      </w:sdtContent>
    </w:sdt>
    <w:sdt>
      <w:sdtPr>
        <w:tag w:val="goog_rdk_756"/>
        <w:id w:val="-104579802"/>
      </w:sdtPr>
      <w:sdtContent>
        <w:p w14:paraId="000002B8" w14:textId="77777777" w:rsidR="00860220" w:rsidRPr="00EE1C1C" w:rsidRDefault="00681D0E" w:rsidP="00EE1C1C">
          <w:pPr>
            <w:pStyle w:val="ListParagraph"/>
            <w:numPr>
              <w:ilvl w:val="0"/>
              <w:numId w:val="16"/>
            </w:numPr>
            <w:tabs>
              <w:tab w:val="left" w:pos="284"/>
            </w:tabs>
            <w:spacing w:after="80"/>
            <w:jc w:val="both"/>
            <w:rPr>
              <w:rFonts w:ascii="Tahoma" w:eastAsia="Tahoma" w:hAnsi="Tahoma" w:cs="Tahoma"/>
            </w:rPr>
          </w:pPr>
          <w:r w:rsidRPr="00EE1C1C">
            <w:rPr>
              <w:rFonts w:ascii="Tahoma" w:eastAsia="Tahoma" w:hAnsi="Tahoma" w:cs="Tahoma"/>
            </w:rPr>
            <w:t>Students are allowed to miss a maximum of 2 days for the entirety of the exercise. This is for unforeseen as well as foreseen circumstances.</w:t>
          </w:r>
        </w:p>
      </w:sdtContent>
    </w:sdt>
    <w:sdt>
      <w:sdtPr>
        <w:tag w:val="goog_rdk_758"/>
        <w:id w:val="1701821746"/>
      </w:sdtPr>
      <w:sdtContent>
        <w:p w14:paraId="000002B9" w14:textId="25963C26" w:rsidR="00860220" w:rsidRPr="00EE1C1C" w:rsidRDefault="00681D0E" w:rsidP="00EE1C1C">
          <w:pPr>
            <w:pStyle w:val="ListParagraph"/>
            <w:numPr>
              <w:ilvl w:val="0"/>
              <w:numId w:val="16"/>
            </w:numPr>
            <w:tabs>
              <w:tab w:val="left" w:pos="284"/>
            </w:tabs>
            <w:spacing w:after="80"/>
            <w:jc w:val="both"/>
            <w:rPr>
              <w:rFonts w:ascii="Tahoma" w:eastAsia="Tahoma" w:hAnsi="Tahoma" w:cs="Tahoma"/>
            </w:rPr>
          </w:pPr>
          <w:r w:rsidRPr="00EE1C1C">
            <w:rPr>
              <w:rFonts w:ascii="Tahoma" w:eastAsia="Tahoma" w:hAnsi="Tahoma" w:cs="Tahoma"/>
            </w:rPr>
            <w:t xml:space="preserve">Any missing time (either by being late or leaving at any time, irrespective its duration) during DSE will result in being registered as a missed day. Absence, late arrival and/or early departure are recorded. </w:t>
          </w:r>
          <w:sdt>
            <w:sdtPr>
              <w:tag w:val="goog_rdk_757"/>
              <w:id w:val="922457610"/>
              <w:showingPlcHdr/>
            </w:sdtPr>
            <w:sdtContent>
              <w:r w:rsidR="00965C94">
                <w:t xml:space="preserve">     </w:t>
              </w:r>
            </w:sdtContent>
          </w:sdt>
        </w:p>
      </w:sdtContent>
    </w:sdt>
    <w:sdt>
      <w:sdtPr>
        <w:tag w:val="goog_rdk_760"/>
        <w:id w:val="388393604"/>
      </w:sdtPr>
      <w:sdtContent>
        <w:p w14:paraId="000002BA" w14:textId="77777777" w:rsidR="00860220" w:rsidRPr="00EE1C1C" w:rsidRDefault="00681D0E" w:rsidP="00EE1C1C">
          <w:pPr>
            <w:pStyle w:val="ListParagraph"/>
            <w:numPr>
              <w:ilvl w:val="0"/>
              <w:numId w:val="16"/>
            </w:numPr>
            <w:tabs>
              <w:tab w:val="left" w:pos="284"/>
            </w:tabs>
            <w:spacing w:after="80"/>
            <w:jc w:val="both"/>
            <w:rPr>
              <w:rFonts w:ascii="Tahoma" w:eastAsia="Tahoma" w:hAnsi="Tahoma" w:cs="Tahoma"/>
            </w:rPr>
          </w:pPr>
          <w:r w:rsidRPr="00EE1C1C">
            <w:rPr>
              <w:rFonts w:ascii="Tahoma" w:eastAsia="Tahoma" w:hAnsi="Tahoma" w:cs="Tahoma"/>
            </w:rPr>
            <w:t xml:space="preserve">Absence during obligatory key events of the DSE (e.g. Baseline, Mid-term and Final Review, DSE symposium, </w:t>
          </w:r>
          <w:sdt>
            <w:sdtPr>
              <w:tag w:val="goog_rdk_759"/>
              <w:id w:val="-1727522882"/>
            </w:sdtPr>
            <w:sdtContent>
              <w:r w:rsidRPr="00EE1C1C">
                <w:rPr>
                  <w:rFonts w:ascii="Tahoma" w:eastAsia="Tahoma" w:hAnsi="Tahoma" w:cs="Tahoma"/>
                </w:rPr>
                <w:t xml:space="preserve">grading, </w:t>
              </w:r>
            </w:sdtContent>
          </w:sdt>
          <w:r w:rsidRPr="00EE1C1C">
            <w:rPr>
              <w:rFonts w:ascii="Tahoma" w:eastAsia="Tahoma" w:hAnsi="Tahoma" w:cs="Tahoma"/>
            </w:rPr>
            <w:t xml:space="preserve">etc.) is not allowed under any condition. </w:t>
          </w:r>
        </w:p>
      </w:sdtContent>
    </w:sdt>
    <w:sdt>
      <w:sdtPr>
        <w:tag w:val="goog_rdk_761"/>
        <w:id w:val="-1840757193"/>
        <w:showingPlcHdr/>
      </w:sdtPr>
      <w:sdtContent>
        <w:p w14:paraId="000002BB" w14:textId="25CB2796" w:rsidR="00860220" w:rsidRDefault="00681D0E" w:rsidP="00A56D3D">
          <w:pPr>
            <w:spacing w:after="80"/>
            <w:jc w:val="both"/>
            <w:rPr>
              <w:rFonts w:ascii="Tahoma" w:eastAsia="Tahoma" w:hAnsi="Tahoma" w:cs="Tahoma"/>
            </w:rPr>
          </w:pPr>
          <w:r>
            <w:t xml:space="preserve">     </w:t>
          </w:r>
        </w:p>
      </w:sdtContent>
    </w:sdt>
    <w:p w14:paraId="000002BD" w14:textId="2AE084A7" w:rsidR="00860220" w:rsidRDefault="00000000" w:rsidP="00A56D3D">
      <w:pPr>
        <w:spacing w:after="80"/>
        <w:jc w:val="both"/>
        <w:rPr>
          <w:rFonts w:ascii="Tahoma" w:eastAsia="Tahoma" w:hAnsi="Tahoma" w:cs="Tahoma"/>
        </w:rPr>
      </w:pPr>
      <w:sdt>
        <w:sdtPr>
          <w:tag w:val="goog_rdk_763"/>
          <w:id w:val="151568036"/>
        </w:sdtPr>
        <w:sdtContent>
          <w:r w:rsidR="00681D0E">
            <w:rPr>
              <w:rFonts w:ascii="Tahoma" w:eastAsia="Tahoma" w:hAnsi="Tahoma" w:cs="Tahoma"/>
            </w:rPr>
            <w:t xml:space="preserve">As soon as a student has been absent on more than two dates, no matter its cause or duration, he or she will be expelled from the exercise for the running period. </w:t>
          </w:r>
          <w:sdt>
            <w:sdtPr>
              <w:tag w:val="goog_rdk_762"/>
              <w:id w:val="163522922"/>
            </w:sdtPr>
            <w:sdtContent/>
          </w:sdt>
        </w:sdtContent>
      </w:sdt>
      <w:sdt>
        <w:sdtPr>
          <w:tag w:val="goog_rdk_764"/>
          <w:id w:val="262188836"/>
        </w:sdtPr>
        <w:sdtContent>
          <w:r w:rsidR="00681D0E">
            <w:rPr>
              <w:rFonts w:ascii="Tahoma" w:eastAsia="Tahoma" w:hAnsi="Tahoma" w:cs="Tahoma"/>
            </w:rPr>
            <w:t>Experience has shown that students spend all their time towards the design project and have insufficient time left to make a serious preparation for an exam. Still, if a student wants to take an exam, the following conditions apply:</w:t>
          </w:r>
        </w:sdtContent>
      </w:sdt>
    </w:p>
    <w:sdt>
      <w:sdtPr>
        <w:tag w:val="goog_rdk_765"/>
        <w:id w:val="1834255917"/>
      </w:sdtPr>
      <w:sdtContent>
        <w:p w14:paraId="000002BE" w14:textId="77777777" w:rsidR="00860220" w:rsidRDefault="00000000" w:rsidP="00A56D3D">
          <w:pPr>
            <w:spacing w:after="80"/>
            <w:jc w:val="both"/>
            <w:rPr>
              <w:rFonts w:ascii="Tahoma" w:eastAsia="Tahoma" w:hAnsi="Tahoma" w:cs="Tahoma"/>
            </w:rPr>
          </w:pPr>
        </w:p>
      </w:sdtContent>
    </w:sdt>
    <w:sdt>
      <w:sdtPr>
        <w:tag w:val="goog_rdk_766"/>
        <w:id w:val="-719674395"/>
      </w:sdtPr>
      <w:sdtContent>
        <w:p w14:paraId="000002BF" w14:textId="77777777" w:rsidR="00860220" w:rsidRDefault="00681D0E" w:rsidP="00A56D3D">
          <w:pPr>
            <w:numPr>
              <w:ilvl w:val="0"/>
              <w:numId w:val="17"/>
            </w:numPr>
            <w:tabs>
              <w:tab w:val="left" w:pos="284"/>
            </w:tabs>
            <w:spacing w:after="80"/>
            <w:ind w:left="0" w:firstLine="0"/>
            <w:jc w:val="both"/>
            <w:rPr>
              <w:rFonts w:ascii="Tahoma" w:eastAsia="Tahoma" w:hAnsi="Tahoma" w:cs="Tahoma"/>
            </w:rPr>
          </w:pPr>
          <w:r>
            <w:rPr>
              <w:rFonts w:ascii="Tahoma" w:eastAsia="Tahoma" w:hAnsi="Tahoma" w:cs="Tahoma"/>
            </w:rPr>
            <w:t>The DSE project planning does not accommodate exams.</w:t>
          </w:r>
        </w:p>
      </w:sdtContent>
    </w:sdt>
    <w:sdt>
      <w:sdtPr>
        <w:tag w:val="goog_rdk_767"/>
        <w:id w:val="-475525714"/>
      </w:sdtPr>
      <w:sdtContent>
        <w:p w14:paraId="000002C0" w14:textId="77777777" w:rsidR="00860220" w:rsidRDefault="00681D0E" w:rsidP="00A56D3D">
          <w:pPr>
            <w:numPr>
              <w:ilvl w:val="0"/>
              <w:numId w:val="17"/>
            </w:numPr>
            <w:tabs>
              <w:tab w:val="left" w:pos="284"/>
            </w:tabs>
            <w:spacing w:after="80"/>
            <w:ind w:left="0" w:firstLine="0"/>
            <w:jc w:val="both"/>
            <w:rPr>
              <w:rFonts w:ascii="Tahoma" w:eastAsia="Tahoma" w:hAnsi="Tahoma" w:cs="Tahoma"/>
            </w:rPr>
          </w:pPr>
          <w:r>
            <w:rPr>
              <w:rFonts w:ascii="Tahoma" w:eastAsia="Tahoma" w:hAnsi="Tahoma" w:cs="Tahoma"/>
            </w:rPr>
            <w:t>The DSE absence regulations and project demands prevail: absence to prepare or take an exam has to be compliant with these regulations.</w:t>
          </w:r>
        </w:p>
      </w:sdtContent>
    </w:sdt>
    <w:sdt>
      <w:sdtPr>
        <w:tag w:val="goog_rdk_768"/>
        <w:id w:val="528770222"/>
      </w:sdtPr>
      <w:sdtContent>
        <w:p w14:paraId="000002C1" w14:textId="77777777" w:rsidR="00860220" w:rsidRDefault="00000000" w:rsidP="00A56D3D">
          <w:pPr>
            <w:spacing w:after="80"/>
            <w:jc w:val="both"/>
            <w:rPr>
              <w:rFonts w:ascii="Tahoma" w:eastAsia="Tahoma" w:hAnsi="Tahoma" w:cs="Tahoma"/>
            </w:rPr>
          </w:pPr>
        </w:p>
      </w:sdtContent>
    </w:sdt>
    <w:sdt>
      <w:sdtPr>
        <w:tag w:val="goog_rdk_771"/>
        <w:id w:val="1081951749"/>
      </w:sdtPr>
      <w:sdtContent>
        <w:p w14:paraId="000002C2" w14:textId="503E9180" w:rsidR="00860220" w:rsidRDefault="00681D0E" w:rsidP="00A56D3D">
          <w:pPr>
            <w:spacing w:after="80"/>
            <w:jc w:val="both"/>
            <w:rPr>
              <w:rFonts w:ascii="Tahoma" w:eastAsia="Tahoma" w:hAnsi="Tahoma" w:cs="Tahoma"/>
            </w:rPr>
          </w:pPr>
          <w:r>
            <w:rPr>
              <w:rFonts w:ascii="Tahoma" w:eastAsia="Tahoma" w:hAnsi="Tahoma" w:cs="Tahoma"/>
            </w:rPr>
            <w:t>Every absence has to be reported to the principal tutor</w:t>
          </w:r>
          <w:sdt>
            <w:sdtPr>
              <w:tag w:val="goog_rdk_769"/>
              <w:id w:val="-959486965"/>
            </w:sdtPr>
            <w:sdtContent>
              <w:r>
                <w:rPr>
                  <w:rFonts w:ascii="Tahoma" w:eastAsia="Tahoma" w:hAnsi="Tahoma" w:cs="Tahoma"/>
                </w:rPr>
                <w:t xml:space="preserve"> and the Teaching Assistants</w:t>
              </w:r>
            </w:sdtContent>
          </w:sdt>
          <w:r>
            <w:rPr>
              <w:rFonts w:ascii="Tahoma" w:eastAsia="Tahoma" w:hAnsi="Tahoma" w:cs="Tahoma"/>
            </w:rPr>
            <w:t>. Every foreseen leave of absence has to be discussed with the principal tutor during the first week of the exercise.</w:t>
          </w:r>
          <w:sdt>
            <w:sdtPr>
              <w:tag w:val="goog_rdk_770"/>
              <w:id w:val="1344053073"/>
            </w:sdtPr>
            <w:sdtContent>
              <w:r>
                <w:rPr>
                  <w:rFonts w:ascii="Tahoma" w:eastAsia="Tahoma" w:hAnsi="Tahoma" w:cs="Tahoma"/>
                </w:rPr>
                <w:t xml:space="preserve"> If for health reasons unexpected absence occurs, please consult with Joris Melkert. </w:t>
              </w:r>
            </w:sdtContent>
          </w:sdt>
        </w:p>
      </w:sdtContent>
    </w:sdt>
    <w:sdt>
      <w:sdtPr>
        <w:tag w:val="goog_rdk_772"/>
        <w:id w:val="1863089101"/>
        <w:showingPlcHdr/>
      </w:sdtPr>
      <w:sdtContent>
        <w:p w14:paraId="000002C3" w14:textId="5119F2D5" w:rsidR="00860220" w:rsidRDefault="00D650F2" w:rsidP="00A56D3D">
          <w:pPr>
            <w:spacing w:after="80"/>
            <w:jc w:val="both"/>
            <w:rPr>
              <w:rFonts w:ascii="Tahoma" w:eastAsia="Tahoma" w:hAnsi="Tahoma" w:cs="Tahoma"/>
            </w:rPr>
          </w:pPr>
          <w:r>
            <w:t xml:space="preserve">     </w:t>
          </w:r>
        </w:p>
      </w:sdtContent>
    </w:sdt>
    <w:sdt>
      <w:sdtPr>
        <w:tag w:val="goog_rdk_775"/>
        <w:id w:val="672542271"/>
      </w:sdtPr>
      <w:sdtContent>
        <w:p w14:paraId="0AC198D1" w14:textId="1C8A5DFA" w:rsidR="006F38A3" w:rsidRDefault="00000000" w:rsidP="00A56D3D">
          <w:pPr>
            <w:spacing w:after="80"/>
            <w:jc w:val="both"/>
            <w:rPr>
              <w:rFonts w:ascii="Tahoma" w:eastAsia="Tahoma" w:hAnsi="Tahoma" w:cs="Tahoma"/>
            </w:rPr>
          </w:pPr>
          <w:sdt>
            <w:sdtPr>
              <w:tag w:val="goog_rdk_774"/>
              <w:id w:val="-917631850"/>
              <w:showingPlcHdr/>
            </w:sdtPr>
            <w:sdtContent>
              <w:r w:rsidR="006018C4">
                <w:t xml:space="preserve">     </w:t>
              </w:r>
            </w:sdtContent>
          </w:sdt>
          <w:r w:rsidR="00681D0E">
            <w:rPr>
              <w:rFonts w:ascii="Tahoma" w:eastAsia="Tahoma" w:hAnsi="Tahoma" w:cs="Tahoma"/>
            </w:rPr>
            <w:t>Only after successful completion a total of 15 credits will be awarded.</w:t>
          </w:r>
        </w:p>
        <w:p w14:paraId="000002C4" w14:textId="5211AA5D" w:rsidR="00860220" w:rsidRDefault="00000000" w:rsidP="00A56D3D">
          <w:pPr>
            <w:spacing w:after="80"/>
            <w:jc w:val="both"/>
            <w:rPr>
              <w:rFonts w:ascii="Tahoma" w:eastAsia="Tahoma" w:hAnsi="Tahoma" w:cs="Tahoma"/>
            </w:rPr>
          </w:pPr>
        </w:p>
      </w:sdtContent>
    </w:sdt>
    <w:bookmarkStart w:id="20" w:name="_Toc21961721" w:displacedByCustomXml="next"/>
    <w:sdt>
      <w:sdtPr>
        <w:tag w:val="goog_rdk_777"/>
        <w:id w:val="-992871985"/>
      </w:sdtPr>
      <w:sdtContent>
        <w:p w14:paraId="000002C5" w14:textId="77777777" w:rsidR="00860220" w:rsidRDefault="00000000" w:rsidP="00A56D3D">
          <w:pPr>
            <w:pStyle w:val="Heading2"/>
            <w:numPr>
              <w:ilvl w:val="1"/>
              <w:numId w:val="12"/>
            </w:numPr>
            <w:jc w:val="both"/>
            <w:rPr>
              <w:rFonts w:ascii="Tahoma" w:eastAsia="Tahoma" w:hAnsi="Tahoma" w:cs="Tahoma"/>
            </w:rPr>
          </w:pPr>
          <w:sdt>
            <w:sdtPr>
              <w:tag w:val="goog_rdk_776"/>
              <w:id w:val="-2062934719"/>
            </w:sdtPr>
            <w:sdtContent/>
          </w:sdt>
          <w:r w:rsidR="00681D0E">
            <w:rPr>
              <w:rFonts w:ascii="Tahoma" w:eastAsia="Tahoma" w:hAnsi="Tahoma" w:cs="Tahoma"/>
            </w:rPr>
            <w:t>Self and Project Peer Evaluations</w:t>
          </w:r>
        </w:p>
      </w:sdtContent>
    </w:sdt>
    <w:bookmarkEnd w:id="20" w:displacedByCustomXml="prev"/>
    <w:sdt>
      <w:sdtPr>
        <w:tag w:val="goog_rdk_778"/>
        <w:id w:val="-262228522"/>
      </w:sdtPr>
      <w:sdtContent>
        <w:p w14:paraId="000002C6" w14:textId="77777777" w:rsidR="00860220" w:rsidRDefault="00681D0E" w:rsidP="00A56D3D">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rPr>
            <w:t>During the project, two self-evaluations and two peer reviews have to be held, i.e. they are compulsory. The teaching assistants will draw your attention to these evaluations, and provide the students with the log-on keys to a protected area on the faculty’s website. For the tutors and the team the results of a peer review are important input for getting a good understanding of the attitude, performance and functioning of the individual members. The students themselves get insight in the rankings they got from fellow team members and can compare this ranking with the self-evaluation.</w:t>
          </w:r>
        </w:p>
      </w:sdtContent>
    </w:sdt>
    <w:bookmarkStart w:id="21" w:name="_Toc21961722" w:displacedByCustomXml="next"/>
    <w:sdt>
      <w:sdtPr>
        <w:tag w:val="goog_rdk_779"/>
        <w:id w:val="1007946959"/>
      </w:sdtPr>
      <w:sdtContent>
        <w:p w14:paraId="000002C7" w14:textId="77777777" w:rsidR="00860220" w:rsidRDefault="00681D0E" w:rsidP="00A56D3D">
          <w:pPr>
            <w:pStyle w:val="Heading2"/>
            <w:numPr>
              <w:ilvl w:val="1"/>
              <w:numId w:val="12"/>
            </w:numPr>
            <w:jc w:val="both"/>
            <w:rPr>
              <w:rFonts w:ascii="Tahoma" w:eastAsia="Tahoma" w:hAnsi="Tahoma" w:cs="Tahoma"/>
            </w:rPr>
          </w:pPr>
          <w:r>
            <w:rPr>
              <w:rFonts w:ascii="Tahoma" w:eastAsia="Tahoma" w:hAnsi="Tahoma" w:cs="Tahoma"/>
            </w:rPr>
            <w:t>Project Evaluation</w:t>
          </w:r>
        </w:p>
      </w:sdtContent>
    </w:sdt>
    <w:bookmarkEnd w:id="21" w:displacedByCustomXml="prev"/>
    <w:sdt>
      <w:sdtPr>
        <w:tag w:val="goog_rdk_780"/>
        <w:id w:val="-1398509843"/>
      </w:sdtPr>
      <w:sdtContent>
        <w:p w14:paraId="000002C8" w14:textId="77777777" w:rsidR="00860220" w:rsidRDefault="00681D0E" w:rsidP="00A56D3D">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rPr>
            <w:t xml:space="preserve">The OSCC is responsible for the evaluation of the design projects. Our project will be evaluated by means of a survey that will be enabled on Brightspace for the students by the end of the project. </w:t>
          </w:r>
        </w:p>
      </w:sdtContent>
    </w:sdt>
    <w:bookmarkStart w:id="22" w:name="_Toc21961723" w:displacedByCustomXml="next"/>
    <w:sdt>
      <w:sdtPr>
        <w:tag w:val="goog_rdk_781"/>
        <w:id w:val="-851266310"/>
      </w:sdtPr>
      <w:sdtContent>
        <w:p w14:paraId="000002C9" w14:textId="77777777" w:rsidR="00860220" w:rsidRDefault="00681D0E" w:rsidP="00A56D3D">
          <w:pPr>
            <w:pStyle w:val="Heading2"/>
            <w:numPr>
              <w:ilvl w:val="1"/>
              <w:numId w:val="12"/>
            </w:numPr>
            <w:jc w:val="both"/>
            <w:rPr>
              <w:rFonts w:ascii="Tahoma" w:eastAsia="Tahoma" w:hAnsi="Tahoma" w:cs="Tahoma"/>
            </w:rPr>
          </w:pPr>
          <w:r>
            <w:rPr>
              <w:rFonts w:ascii="Tahoma" w:eastAsia="Tahoma" w:hAnsi="Tahoma" w:cs="Tahoma"/>
            </w:rPr>
            <w:t>Grading</w:t>
          </w:r>
        </w:p>
      </w:sdtContent>
    </w:sdt>
    <w:bookmarkEnd w:id="22" w:displacedByCustomXml="prev"/>
    <w:bookmarkStart w:id="23" w:name="_heading=h.2xcytpi" w:colFirst="0" w:colLast="0" w:displacedByCustomXml="next"/>
    <w:bookmarkEnd w:id="23" w:displacedByCustomXml="next"/>
    <w:sdt>
      <w:sdtPr>
        <w:tag w:val="goog_rdk_782"/>
        <w:id w:val="941262773"/>
      </w:sdtPr>
      <w:sdtContent>
        <w:p w14:paraId="000002CA" w14:textId="74020A98" w:rsidR="00860220" w:rsidRDefault="00681D0E" w:rsidP="00A56D3D">
          <w:pPr>
            <w:jc w:val="both"/>
            <w:rPr>
              <w:rFonts w:ascii="Tahoma" w:eastAsia="Tahoma" w:hAnsi="Tahoma" w:cs="Tahoma"/>
            </w:rPr>
          </w:pPr>
          <w:r>
            <w:rPr>
              <w:rFonts w:ascii="Tahoma" w:eastAsia="Tahoma" w:hAnsi="Tahoma" w:cs="Tahoma"/>
            </w:rPr>
            <w:t xml:space="preserve">Grading a project group is a difficult matter but should be practical at the same time. Recognition must be given for both the achievement of the group as a whole as well as the individual contribution to the group result. The faculty’s Board of Examination requires grading each student </w:t>
          </w:r>
          <w:r>
            <w:rPr>
              <w:rFonts w:ascii="Tahoma" w:eastAsia="Tahoma" w:hAnsi="Tahoma" w:cs="Tahoma"/>
              <w:u w:val="single"/>
            </w:rPr>
            <w:t>individually</w:t>
          </w:r>
          <w:r>
            <w:rPr>
              <w:rFonts w:ascii="Tahoma" w:eastAsia="Tahoma" w:hAnsi="Tahoma" w:cs="Tahoma"/>
            </w:rPr>
            <w:t xml:space="preserve">. The grade should be a good reflection of how the student evolved during the design project. Hence the input to grading has to be collected at several moments. Suitable grading moments include amongst others the reviews and after reading the final report. The final grade for a student will be determined in a meeting between the principal tutor and the project coaches after reading the final report. An OSCC member </w:t>
          </w:r>
          <w:r w:rsidR="006F38A3">
            <w:rPr>
              <w:rFonts w:ascii="Tahoma" w:eastAsia="Tahoma" w:hAnsi="Tahoma" w:cs="Tahoma"/>
            </w:rPr>
            <w:t>facilitates</w:t>
          </w:r>
          <w:r>
            <w:rPr>
              <w:rFonts w:ascii="Tahoma" w:eastAsia="Tahoma" w:hAnsi="Tahoma" w:cs="Tahoma"/>
            </w:rPr>
            <w:t xml:space="preserve"> this meeting to ensure uniform application of standards across all groups.</w:t>
          </w:r>
        </w:p>
      </w:sdtContent>
    </w:sdt>
    <w:sdt>
      <w:sdtPr>
        <w:tag w:val="goog_rdk_783"/>
        <w:id w:val="-1971351599"/>
      </w:sdtPr>
      <w:sdtContent>
        <w:p w14:paraId="000002CB" w14:textId="77777777" w:rsidR="00860220" w:rsidRDefault="00000000" w:rsidP="00A56D3D">
          <w:pPr>
            <w:jc w:val="both"/>
            <w:rPr>
              <w:rFonts w:ascii="Tahoma" w:eastAsia="Tahoma" w:hAnsi="Tahoma" w:cs="Tahoma"/>
            </w:rPr>
          </w:pPr>
        </w:p>
      </w:sdtContent>
    </w:sdt>
    <w:sdt>
      <w:sdtPr>
        <w:tag w:val="goog_rdk_784"/>
        <w:id w:val="-1603413867"/>
      </w:sdtPr>
      <w:sdtContent>
        <w:p w14:paraId="000002CC" w14:textId="77777777" w:rsidR="00860220" w:rsidRDefault="00681D0E" w:rsidP="00A56D3D">
          <w:pPr>
            <w:jc w:val="both"/>
            <w:rPr>
              <w:rFonts w:ascii="Tahoma" w:eastAsia="Tahoma" w:hAnsi="Tahoma" w:cs="Tahoma"/>
            </w:rPr>
          </w:pPr>
          <w:r>
            <w:rPr>
              <w:rFonts w:ascii="Tahoma" w:eastAsia="Tahoma" w:hAnsi="Tahoma" w:cs="Tahoma"/>
            </w:rPr>
            <w:t>The principal tutor will set a date for a group/student meeting, to communicate the achievement in individual feedback sessions to the students (together with the project coaches), and transmit the grades to the OSCC.</w:t>
          </w:r>
        </w:p>
      </w:sdtContent>
    </w:sdt>
    <w:sdt>
      <w:sdtPr>
        <w:tag w:val="goog_rdk_785"/>
        <w:id w:val="698512838"/>
      </w:sdtPr>
      <w:sdtContent>
        <w:p w14:paraId="000002CD" w14:textId="77777777" w:rsidR="00860220" w:rsidRDefault="00000000" w:rsidP="00A56D3D">
          <w:pPr>
            <w:pBdr>
              <w:top w:val="nil"/>
              <w:left w:val="nil"/>
              <w:bottom w:val="nil"/>
              <w:right w:val="nil"/>
              <w:between w:val="nil"/>
            </w:pBdr>
            <w:jc w:val="both"/>
            <w:rPr>
              <w:rFonts w:ascii="Tahoma" w:eastAsia="Tahoma" w:hAnsi="Tahoma" w:cs="Tahoma"/>
              <w:color w:val="000000"/>
              <w:sz w:val="24"/>
              <w:szCs w:val="24"/>
            </w:rPr>
          </w:pPr>
        </w:p>
      </w:sdtContent>
    </w:sdt>
    <w:sdt>
      <w:sdtPr>
        <w:tag w:val="goog_rdk_786"/>
        <w:id w:val="-1848546428"/>
      </w:sdtPr>
      <w:sdtContent>
        <w:p w14:paraId="000002CE" w14:textId="77777777" w:rsidR="00860220" w:rsidRDefault="00681D0E" w:rsidP="00A56D3D">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rPr>
            <w:t>The System Engineering aspects of the DSE are checked by external experts. To assist in this, each group has to co-evaluate the deliverables on PM/SE aspects of two other groups. The feedback provided by the groups will also be taken into account in the overall grading. The results are communicated with the group, tutor and coaches.</w:t>
          </w:r>
        </w:p>
      </w:sdtContent>
    </w:sdt>
    <w:sdt>
      <w:sdtPr>
        <w:tag w:val="goog_rdk_787"/>
        <w:id w:val="-85457684"/>
      </w:sdtPr>
      <w:sdtContent>
        <w:p w14:paraId="000002CF" w14:textId="77777777" w:rsidR="00860220" w:rsidRDefault="00000000" w:rsidP="00A56D3D">
          <w:pPr>
            <w:pBdr>
              <w:top w:val="nil"/>
              <w:left w:val="nil"/>
              <w:bottom w:val="nil"/>
              <w:right w:val="nil"/>
              <w:between w:val="nil"/>
            </w:pBdr>
            <w:jc w:val="both"/>
            <w:rPr>
              <w:rFonts w:ascii="Tahoma" w:eastAsia="Tahoma" w:hAnsi="Tahoma" w:cs="Tahoma"/>
              <w:color w:val="000000"/>
              <w:sz w:val="24"/>
              <w:szCs w:val="24"/>
            </w:rPr>
          </w:pPr>
        </w:p>
      </w:sdtContent>
    </w:sdt>
    <w:sdt>
      <w:sdtPr>
        <w:tag w:val="goog_rdk_788"/>
        <w:id w:val="373350235"/>
      </w:sdtPr>
      <w:sdtContent>
        <w:p w14:paraId="000002D0" w14:textId="77777777" w:rsidR="00860220" w:rsidRDefault="00681D0E" w:rsidP="00A56D3D">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rPr>
            <w:t>There are two official grading moments, i.e., one shortly after the midterm review and one shortly after the final review. For each of these gradings both a group grade and an individual grade will be established. The final individual grade is a weighted average of those four grades, as indicated in the figure below.</w:t>
          </w:r>
        </w:p>
      </w:sdtContent>
    </w:sdt>
    <w:sdt>
      <w:sdtPr>
        <w:tag w:val="goog_rdk_789"/>
        <w:id w:val="301656506"/>
      </w:sdtPr>
      <w:sdtContent>
        <w:p w14:paraId="000002D1" w14:textId="77777777" w:rsidR="00860220" w:rsidRDefault="00000000" w:rsidP="00A56D3D">
          <w:pPr>
            <w:pBdr>
              <w:top w:val="nil"/>
              <w:left w:val="nil"/>
              <w:bottom w:val="nil"/>
              <w:right w:val="nil"/>
              <w:between w:val="nil"/>
            </w:pBdr>
            <w:jc w:val="both"/>
            <w:rPr>
              <w:rFonts w:ascii="Tahoma" w:eastAsia="Tahoma" w:hAnsi="Tahoma" w:cs="Tahoma"/>
              <w:color w:val="000000"/>
            </w:rPr>
          </w:pPr>
        </w:p>
      </w:sdtContent>
    </w:sdt>
    <w:sdt>
      <w:sdtPr>
        <w:tag w:val="goog_rdk_790"/>
        <w:id w:val="-818577857"/>
      </w:sdtPr>
      <w:sdtContent>
        <w:p w14:paraId="000002D2" w14:textId="77777777" w:rsidR="00860220" w:rsidRDefault="00681D0E" w:rsidP="00A56D3D">
          <w:pPr>
            <w:pBdr>
              <w:top w:val="nil"/>
              <w:left w:val="nil"/>
              <w:bottom w:val="nil"/>
              <w:right w:val="nil"/>
              <w:between w:val="nil"/>
            </w:pBdr>
            <w:jc w:val="center"/>
            <w:rPr>
              <w:rFonts w:ascii="Tahoma" w:eastAsia="Tahoma" w:hAnsi="Tahoma" w:cs="Tahoma"/>
              <w:color w:val="000000"/>
            </w:rPr>
          </w:pPr>
          <w:r>
            <w:rPr>
              <w:rFonts w:ascii="Tahoma" w:eastAsia="Tahoma" w:hAnsi="Tahoma" w:cs="Tahoma"/>
              <w:noProof/>
              <w:color w:val="000000"/>
              <w:lang w:val="en-US" w:eastAsia="en-US"/>
            </w:rPr>
            <w:drawing>
              <wp:inline distT="0" distB="0" distL="0" distR="0" wp14:anchorId="7E59F053" wp14:editId="5B6590B1">
                <wp:extent cx="5492750" cy="2887980"/>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7"/>
                        <a:srcRect/>
                        <a:stretch>
                          <a:fillRect/>
                        </a:stretch>
                      </pic:blipFill>
                      <pic:spPr>
                        <a:xfrm>
                          <a:off x="0" y="0"/>
                          <a:ext cx="5492750" cy="2887980"/>
                        </a:xfrm>
                        <a:prstGeom prst="rect">
                          <a:avLst/>
                        </a:prstGeom>
                        <a:ln/>
                      </pic:spPr>
                    </pic:pic>
                  </a:graphicData>
                </a:graphic>
              </wp:inline>
            </w:drawing>
          </w:r>
        </w:p>
      </w:sdtContent>
    </w:sdt>
    <w:sdt>
      <w:sdtPr>
        <w:tag w:val="goog_rdk_791"/>
        <w:id w:val="-1826117720"/>
      </w:sdtPr>
      <w:sdtContent>
        <w:p w14:paraId="000002D3" w14:textId="77777777" w:rsidR="00860220" w:rsidRDefault="00000000" w:rsidP="00A56D3D">
          <w:pPr>
            <w:pBdr>
              <w:top w:val="nil"/>
              <w:left w:val="nil"/>
              <w:bottom w:val="nil"/>
              <w:right w:val="nil"/>
              <w:between w:val="nil"/>
            </w:pBdr>
            <w:jc w:val="center"/>
            <w:rPr>
              <w:rFonts w:ascii="Tahoma" w:eastAsia="Tahoma" w:hAnsi="Tahoma" w:cs="Tahoma"/>
              <w:color w:val="000000"/>
              <w:sz w:val="24"/>
              <w:szCs w:val="24"/>
            </w:rPr>
          </w:pPr>
        </w:p>
      </w:sdtContent>
    </w:sdt>
    <w:sdt>
      <w:sdtPr>
        <w:tag w:val="goog_rdk_792"/>
        <w:id w:val="1192491187"/>
      </w:sdtPr>
      <w:sdtContent>
        <w:p w14:paraId="000002D4" w14:textId="77777777" w:rsidR="00860220" w:rsidRDefault="00681D0E" w:rsidP="00A56D3D">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rPr>
            <w:t>The following aspects are part of the grading:</w:t>
          </w:r>
        </w:p>
      </w:sdtContent>
    </w:sdt>
    <w:sdt>
      <w:sdtPr>
        <w:tag w:val="goog_rdk_793"/>
        <w:id w:val="1206445661"/>
      </w:sdtPr>
      <w:sdtContent>
        <w:p w14:paraId="000002D5" w14:textId="77777777" w:rsidR="00860220" w:rsidRDefault="00000000" w:rsidP="00A56D3D">
          <w:pPr>
            <w:pBdr>
              <w:top w:val="nil"/>
              <w:left w:val="nil"/>
              <w:bottom w:val="nil"/>
              <w:right w:val="nil"/>
              <w:between w:val="nil"/>
            </w:pBdr>
            <w:jc w:val="both"/>
            <w:rPr>
              <w:rFonts w:ascii="Tahoma" w:eastAsia="Tahoma" w:hAnsi="Tahoma" w:cs="Tahoma"/>
              <w:color w:val="000000"/>
            </w:rPr>
          </w:pPr>
        </w:p>
      </w:sdtContent>
    </w:sdt>
    <w:sdt>
      <w:sdtPr>
        <w:tag w:val="goog_rdk_794"/>
        <w:id w:val="-448781854"/>
      </w:sdtPr>
      <w:sdtContent>
        <w:p w14:paraId="000002D6" w14:textId="59F5EF95" w:rsidR="00860220" w:rsidRDefault="00681D0E" w:rsidP="00A56D3D">
          <w:pPr>
            <w:pBdr>
              <w:top w:val="nil"/>
              <w:left w:val="nil"/>
              <w:bottom w:val="nil"/>
              <w:right w:val="nil"/>
              <w:between w:val="nil"/>
            </w:pBdr>
            <w:spacing w:before="240"/>
            <w:jc w:val="both"/>
            <w:rPr>
              <w:rFonts w:ascii="Tahoma" w:eastAsia="Tahoma" w:hAnsi="Tahoma" w:cs="Tahoma"/>
              <w:b/>
              <w:color w:val="000000"/>
            </w:rPr>
          </w:pPr>
          <w:r>
            <w:rPr>
              <w:rFonts w:ascii="Tahoma" w:eastAsia="Tahoma" w:hAnsi="Tahoma" w:cs="Tahoma"/>
              <w:b/>
              <w:color w:val="000000"/>
            </w:rPr>
            <w:t>Design (</w:t>
          </w:r>
          <w:r w:rsidR="006F38A3">
            <w:rPr>
              <w:rFonts w:ascii="Tahoma" w:eastAsia="Tahoma" w:hAnsi="Tahoma" w:cs="Tahoma"/>
              <w:b/>
              <w:color w:val="000000"/>
            </w:rPr>
            <w:t>mid-term</w:t>
          </w:r>
          <w:r>
            <w:rPr>
              <w:rFonts w:ascii="Tahoma" w:eastAsia="Tahoma" w:hAnsi="Tahoma" w:cs="Tahoma"/>
              <w:b/>
              <w:color w:val="000000"/>
            </w:rPr>
            <w:t xml:space="preserve"> grade)</w:t>
          </w:r>
        </w:p>
      </w:sdtContent>
    </w:sdt>
    <w:sdt>
      <w:sdtPr>
        <w:tag w:val="goog_rdk_795"/>
        <w:id w:val="915668403"/>
      </w:sdtPr>
      <w:sdtContent>
        <w:p w14:paraId="000002D7" w14:textId="77777777" w:rsidR="00860220" w:rsidRDefault="00681D0E" w:rsidP="00A56D3D">
          <w:pPr>
            <w:numPr>
              <w:ilvl w:val="0"/>
              <w:numId w:val="4"/>
            </w:numPr>
            <w:pBdr>
              <w:top w:val="nil"/>
              <w:left w:val="nil"/>
              <w:bottom w:val="nil"/>
              <w:right w:val="nil"/>
              <w:between w:val="nil"/>
            </w:pBdr>
            <w:tabs>
              <w:tab w:val="left" w:pos="426"/>
            </w:tabs>
            <w:spacing w:before="120"/>
            <w:ind w:left="0" w:firstLine="0"/>
            <w:jc w:val="both"/>
            <w:rPr>
              <w:rFonts w:ascii="Tahoma" w:eastAsia="Tahoma" w:hAnsi="Tahoma" w:cs="Tahoma"/>
              <w:color w:val="000000"/>
            </w:rPr>
          </w:pPr>
          <w:r>
            <w:rPr>
              <w:rFonts w:ascii="Tahoma" w:eastAsia="Tahoma" w:hAnsi="Tahoma" w:cs="Tahoma"/>
              <w:color w:val="000000"/>
            </w:rPr>
            <w:t>Originality of the solution</w:t>
          </w:r>
        </w:p>
      </w:sdtContent>
    </w:sdt>
    <w:sdt>
      <w:sdtPr>
        <w:tag w:val="goog_rdk_796"/>
        <w:id w:val="468790153"/>
      </w:sdtPr>
      <w:sdtContent>
        <w:p w14:paraId="000002D8" w14:textId="77777777" w:rsidR="00860220" w:rsidRDefault="00681D0E" w:rsidP="00A56D3D">
          <w:pPr>
            <w:numPr>
              <w:ilvl w:val="0"/>
              <w:numId w:val="4"/>
            </w:numPr>
            <w:pBdr>
              <w:top w:val="nil"/>
              <w:left w:val="nil"/>
              <w:bottom w:val="nil"/>
              <w:right w:val="nil"/>
              <w:between w:val="nil"/>
            </w:pBdr>
            <w:tabs>
              <w:tab w:val="left" w:pos="426"/>
            </w:tabs>
            <w:ind w:left="0" w:firstLine="0"/>
            <w:jc w:val="both"/>
            <w:rPr>
              <w:rFonts w:ascii="Tahoma" w:eastAsia="Tahoma" w:hAnsi="Tahoma" w:cs="Tahoma"/>
              <w:color w:val="000000"/>
            </w:rPr>
          </w:pPr>
          <w:r>
            <w:rPr>
              <w:rFonts w:ascii="Tahoma" w:eastAsia="Tahoma" w:hAnsi="Tahoma" w:cs="Tahoma"/>
              <w:color w:val="000000"/>
            </w:rPr>
            <w:t>Trade-off &amp; Motivation including sensitivity analysis</w:t>
          </w:r>
        </w:p>
      </w:sdtContent>
    </w:sdt>
    <w:sdt>
      <w:sdtPr>
        <w:tag w:val="goog_rdk_797"/>
        <w:id w:val="1733661041"/>
      </w:sdtPr>
      <w:sdtContent>
        <w:p w14:paraId="000002D9" w14:textId="4951067B" w:rsidR="00860220" w:rsidRDefault="006F38A3" w:rsidP="00A56D3D">
          <w:pPr>
            <w:numPr>
              <w:ilvl w:val="0"/>
              <w:numId w:val="4"/>
            </w:numPr>
            <w:pBdr>
              <w:top w:val="nil"/>
              <w:left w:val="nil"/>
              <w:bottom w:val="nil"/>
              <w:right w:val="nil"/>
              <w:between w:val="nil"/>
            </w:pBdr>
            <w:tabs>
              <w:tab w:val="left" w:pos="426"/>
            </w:tabs>
            <w:ind w:left="0" w:firstLine="0"/>
            <w:jc w:val="both"/>
            <w:rPr>
              <w:rFonts w:ascii="Tahoma" w:eastAsia="Tahoma" w:hAnsi="Tahoma" w:cs="Tahoma"/>
              <w:color w:val="000000"/>
            </w:rPr>
          </w:pPr>
          <w:r>
            <w:t>All other work done until mid-term</w:t>
          </w:r>
        </w:p>
      </w:sdtContent>
    </w:sdt>
    <w:sdt>
      <w:sdtPr>
        <w:tag w:val="goog_rdk_798"/>
        <w:id w:val="160742114"/>
      </w:sdtPr>
      <w:sdtContent>
        <w:p w14:paraId="000002DA" w14:textId="77777777" w:rsidR="00860220" w:rsidRDefault="00681D0E" w:rsidP="00A56D3D">
          <w:pPr>
            <w:pBdr>
              <w:top w:val="nil"/>
              <w:left w:val="nil"/>
              <w:bottom w:val="nil"/>
              <w:right w:val="nil"/>
              <w:between w:val="nil"/>
            </w:pBdr>
            <w:spacing w:before="240"/>
            <w:jc w:val="both"/>
            <w:rPr>
              <w:rFonts w:ascii="Tahoma" w:eastAsia="Tahoma" w:hAnsi="Tahoma" w:cs="Tahoma"/>
              <w:b/>
              <w:color w:val="000000"/>
            </w:rPr>
          </w:pPr>
          <w:r>
            <w:rPr>
              <w:rFonts w:ascii="Tahoma" w:eastAsia="Tahoma" w:hAnsi="Tahoma" w:cs="Tahoma"/>
              <w:b/>
              <w:color w:val="000000"/>
            </w:rPr>
            <w:t>Design (final grade)</w:t>
          </w:r>
        </w:p>
      </w:sdtContent>
    </w:sdt>
    <w:sdt>
      <w:sdtPr>
        <w:tag w:val="goog_rdk_799"/>
        <w:id w:val="-529950740"/>
      </w:sdtPr>
      <w:sdtContent>
        <w:p w14:paraId="000002DB" w14:textId="77777777" w:rsidR="00860220" w:rsidRDefault="00681D0E" w:rsidP="00A56D3D">
          <w:pPr>
            <w:numPr>
              <w:ilvl w:val="0"/>
              <w:numId w:val="4"/>
            </w:numPr>
            <w:pBdr>
              <w:top w:val="nil"/>
              <w:left w:val="nil"/>
              <w:bottom w:val="nil"/>
              <w:right w:val="nil"/>
              <w:between w:val="nil"/>
            </w:pBdr>
            <w:tabs>
              <w:tab w:val="left" w:pos="426"/>
            </w:tabs>
            <w:spacing w:before="120"/>
            <w:ind w:left="0" w:firstLine="0"/>
            <w:jc w:val="both"/>
            <w:rPr>
              <w:rFonts w:ascii="Tahoma" w:eastAsia="Tahoma" w:hAnsi="Tahoma" w:cs="Tahoma"/>
              <w:color w:val="000000"/>
            </w:rPr>
          </w:pPr>
          <w:r>
            <w:rPr>
              <w:rFonts w:ascii="Tahoma" w:eastAsia="Tahoma" w:hAnsi="Tahoma" w:cs="Tahoma"/>
              <w:color w:val="000000"/>
            </w:rPr>
            <w:t>The quality of each sub design</w:t>
          </w:r>
        </w:p>
      </w:sdtContent>
    </w:sdt>
    <w:sdt>
      <w:sdtPr>
        <w:tag w:val="goog_rdk_800"/>
        <w:id w:val="-1930488691"/>
      </w:sdtPr>
      <w:sdtContent>
        <w:p w14:paraId="000002DC" w14:textId="77777777" w:rsidR="00860220" w:rsidRDefault="00681D0E" w:rsidP="00A56D3D">
          <w:pPr>
            <w:numPr>
              <w:ilvl w:val="0"/>
              <w:numId w:val="4"/>
            </w:numPr>
            <w:pBdr>
              <w:top w:val="nil"/>
              <w:left w:val="nil"/>
              <w:bottom w:val="nil"/>
              <w:right w:val="nil"/>
              <w:between w:val="nil"/>
            </w:pBdr>
            <w:tabs>
              <w:tab w:val="left" w:pos="426"/>
            </w:tabs>
            <w:ind w:left="0" w:firstLine="0"/>
            <w:jc w:val="both"/>
            <w:rPr>
              <w:rFonts w:ascii="Tahoma" w:eastAsia="Tahoma" w:hAnsi="Tahoma" w:cs="Tahoma"/>
              <w:color w:val="000000"/>
            </w:rPr>
          </w:pPr>
          <w:r>
            <w:rPr>
              <w:rFonts w:ascii="Tahoma" w:eastAsia="Tahoma" w:hAnsi="Tahoma" w:cs="Tahoma"/>
              <w:color w:val="000000"/>
            </w:rPr>
            <w:t>Interface management</w:t>
          </w:r>
        </w:p>
      </w:sdtContent>
    </w:sdt>
    <w:sdt>
      <w:sdtPr>
        <w:tag w:val="goog_rdk_801"/>
        <w:id w:val="-1560930512"/>
      </w:sdtPr>
      <w:sdtContent>
        <w:p w14:paraId="000002DD" w14:textId="77777777" w:rsidR="00860220" w:rsidRDefault="00681D0E" w:rsidP="00A56D3D">
          <w:pPr>
            <w:numPr>
              <w:ilvl w:val="0"/>
              <w:numId w:val="4"/>
            </w:numPr>
            <w:pBdr>
              <w:top w:val="nil"/>
              <w:left w:val="nil"/>
              <w:bottom w:val="nil"/>
              <w:right w:val="nil"/>
              <w:between w:val="nil"/>
            </w:pBdr>
            <w:tabs>
              <w:tab w:val="left" w:pos="426"/>
            </w:tabs>
            <w:ind w:left="0" w:firstLine="0"/>
            <w:jc w:val="both"/>
            <w:rPr>
              <w:rFonts w:ascii="Tahoma" w:eastAsia="Tahoma" w:hAnsi="Tahoma" w:cs="Tahoma"/>
              <w:color w:val="000000"/>
            </w:rPr>
          </w:pPr>
          <w:r>
            <w:rPr>
              <w:rFonts w:ascii="Tahoma" w:eastAsia="Tahoma" w:hAnsi="Tahoma" w:cs="Tahoma"/>
              <w:color w:val="000000"/>
            </w:rPr>
            <w:t>Sensitivity Analysis</w:t>
          </w:r>
        </w:p>
      </w:sdtContent>
    </w:sdt>
    <w:sdt>
      <w:sdtPr>
        <w:tag w:val="goog_rdk_802"/>
        <w:id w:val="-691451352"/>
      </w:sdtPr>
      <w:sdtContent>
        <w:p w14:paraId="000002DE" w14:textId="77777777" w:rsidR="00860220" w:rsidRDefault="00681D0E" w:rsidP="00A56D3D">
          <w:pPr>
            <w:numPr>
              <w:ilvl w:val="0"/>
              <w:numId w:val="4"/>
            </w:numPr>
            <w:pBdr>
              <w:top w:val="nil"/>
              <w:left w:val="nil"/>
              <w:bottom w:val="nil"/>
              <w:right w:val="nil"/>
              <w:between w:val="nil"/>
            </w:pBdr>
            <w:tabs>
              <w:tab w:val="left" w:pos="426"/>
            </w:tabs>
            <w:ind w:left="0" w:firstLine="0"/>
            <w:jc w:val="both"/>
            <w:rPr>
              <w:rFonts w:ascii="Tahoma" w:eastAsia="Tahoma" w:hAnsi="Tahoma" w:cs="Tahoma"/>
              <w:color w:val="000000"/>
            </w:rPr>
          </w:pPr>
          <w:r>
            <w:rPr>
              <w:rFonts w:ascii="Tahoma" w:eastAsia="Tahoma" w:hAnsi="Tahoma" w:cs="Tahoma"/>
              <w:color w:val="000000"/>
            </w:rPr>
            <w:t>Cost Analysis</w:t>
          </w:r>
        </w:p>
      </w:sdtContent>
    </w:sdt>
    <w:sdt>
      <w:sdtPr>
        <w:tag w:val="goog_rdk_803"/>
        <w:id w:val="969168809"/>
      </w:sdtPr>
      <w:sdtContent>
        <w:p w14:paraId="000002DF" w14:textId="3EEA9D46" w:rsidR="00860220" w:rsidRDefault="006F38A3" w:rsidP="00A56D3D">
          <w:pPr>
            <w:pBdr>
              <w:top w:val="nil"/>
              <w:left w:val="nil"/>
              <w:bottom w:val="nil"/>
              <w:right w:val="nil"/>
              <w:between w:val="nil"/>
            </w:pBdr>
            <w:spacing w:before="240"/>
            <w:jc w:val="both"/>
            <w:rPr>
              <w:rFonts w:ascii="Tahoma" w:eastAsia="Tahoma" w:hAnsi="Tahoma" w:cs="Tahoma"/>
              <w:color w:val="000000"/>
            </w:rPr>
          </w:pPr>
          <w:r>
            <w:rPr>
              <w:rFonts w:ascii="Tahoma" w:eastAsia="Tahoma" w:hAnsi="Tahoma" w:cs="Tahoma"/>
              <w:b/>
              <w:color w:val="000000"/>
            </w:rPr>
            <w:t>Design (mid-</w:t>
          </w:r>
          <w:r w:rsidR="00681D0E">
            <w:rPr>
              <w:rFonts w:ascii="Tahoma" w:eastAsia="Tahoma" w:hAnsi="Tahoma" w:cs="Tahoma"/>
              <w:b/>
              <w:color w:val="000000"/>
            </w:rPr>
            <w:t>term + final grade)</w:t>
          </w:r>
        </w:p>
      </w:sdtContent>
    </w:sdt>
    <w:sdt>
      <w:sdtPr>
        <w:tag w:val="goog_rdk_804"/>
        <w:id w:val="1270658513"/>
      </w:sdtPr>
      <w:sdtContent>
        <w:p w14:paraId="000002E0" w14:textId="77777777" w:rsidR="00860220" w:rsidRDefault="00681D0E" w:rsidP="00A56D3D">
          <w:pPr>
            <w:numPr>
              <w:ilvl w:val="0"/>
              <w:numId w:val="4"/>
            </w:numPr>
            <w:pBdr>
              <w:top w:val="nil"/>
              <w:left w:val="nil"/>
              <w:bottom w:val="nil"/>
              <w:right w:val="nil"/>
              <w:between w:val="nil"/>
            </w:pBdr>
            <w:tabs>
              <w:tab w:val="left" w:pos="426"/>
            </w:tabs>
            <w:spacing w:before="120"/>
            <w:ind w:left="0" w:firstLine="0"/>
            <w:jc w:val="both"/>
            <w:rPr>
              <w:rFonts w:ascii="Tahoma" w:eastAsia="Tahoma" w:hAnsi="Tahoma" w:cs="Tahoma"/>
              <w:color w:val="000000"/>
            </w:rPr>
          </w:pPr>
          <w:r>
            <w:rPr>
              <w:rFonts w:ascii="Tahoma" w:eastAsia="Tahoma" w:hAnsi="Tahoma" w:cs="Tahoma"/>
              <w:color w:val="000000"/>
            </w:rPr>
            <w:t>Sustainability</w:t>
          </w:r>
        </w:p>
      </w:sdtContent>
    </w:sdt>
    <w:sdt>
      <w:sdtPr>
        <w:tag w:val="goog_rdk_805"/>
        <w:id w:val="1987204559"/>
      </w:sdtPr>
      <w:sdtContent>
        <w:p w14:paraId="000002E1" w14:textId="77777777" w:rsidR="00860220" w:rsidRDefault="00681D0E" w:rsidP="00A56D3D">
          <w:pPr>
            <w:numPr>
              <w:ilvl w:val="0"/>
              <w:numId w:val="4"/>
            </w:numPr>
            <w:pBdr>
              <w:top w:val="nil"/>
              <w:left w:val="nil"/>
              <w:bottom w:val="nil"/>
              <w:right w:val="nil"/>
              <w:between w:val="nil"/>
            </w:pBdr>
            <w:tabs>
              <w:tab w:val="left" w:pos="426"/>
            </w:tabs>
            <w:ind w:left="0" w:firstLine="0"/>
            <w:jc w:val="both"/>
            <w:rPr>
              <w:rFonts w:ascii="Tahoma" w:eastAsia="Tahoma" w:hAnsi="Tahoma" w:cs="Tahoma"/>
              <w:color w:val="000000"/>
            </w:rPr>
          </w:pPr>
          <w:r>
            <w:rPr>
              <w:rFonts w:ascii="Tahoma" w:eastAsia="Tahoma" w:hAnsi="Tahoma" w:cs="Tahoma"/>
              <w:color w:val="000000"/>
            </w:rPr>
            <w:t>Risk</w:t>
          </w:r>
        </w:p>
      </w:sdtContent>
    </w:sdt>
    <w:sdt>
      <w:sdtPr>
        <w:tag w:val="goog_rdk_806"/>
        <w:id w:val="1173302452"/>
      </w:sdtPr>
      <w:sdtContent>
        <w:p w14:paraId="000002E2" w14:textId="77777777" w:rsidR="00860220" w:rsidRDefault="00681D0E" w:rsidP="00A56D3D">
          <w:pPr>
            <w:numPr>
              <w:ilvl w:val="0"/>
              <w:numId w:val="4"/>
            </w:numPr>
            <w:pBdr>
              <w:top w:val="nil"/>
              <w:left w:val="nil"/>
              <w:bottom w:val="nil"/>
              <w:right w:val="nil"/>
              <w:between w:val="nil"/>
            </w:pBdr>
            <w:tabs>
              <w:tab w:val="left" w:pos="426"/>
            </w:tabs>
            <w:ind w:left="0" w:firstLine="0"/>
            <w:jc w:val="both"/>
            <w:rPr>
              <w:rFonts w:ascii="Tahoma" w:eastAsia="Tahoma" w:hAnsi="Tahoma" w:cs="Tahoma"/>
              <w:color w:val="000000"/>
            </w:rPr>
          </w:pPr>
          <w:r>
            <w:rPr>
              <w:rFonts w:ascii="Tahoma" w:eastAsia="Tahoma" w:hAnsi="Tahoma" w:cs="Tahoma"/>
              <w:color w:val="000000"/>
            </w:rPr>
            <w:t>Budget management</w:t>
          </w:r>
        </w:p>
      </w:sdtContent>
    </w:sdt>
    <w:sdt>
      <w:sdtPr>
        <w:tag w:val="goog_rdk_807"/>
        <w:id w:val="1458751830"/>
      </w:sdtPr>
      <w:sdtContent>
        <w:p w14:paraId="000002E3" w14:textId="77777777" w:rsidR="00860220" w:rsidRDefault="00681D0E" w:rsidP="00A56D3D">
          <w:pPr>
            <w:numPr>
              <w:ilvl w:val="0"/>
              <w:numId w:val="4"/>
            </w:numPr>
            <w:pBdr>
              <w:top w:val="nil"/>
              <w:left w:val="nil"/>
              <w:bottom w:val="nil"/>
              <w:right w:val="nil"/>
              <w:between w:val="nil"/>
            </w:pBdr>
            <w:tabs>
              <w:tab w:val="left" w:pos="426"/>
            </w:tabs>
            <w:ind w:left="0" w:firstLine="0"/>
            <w:jc w:val="both"/>
            <w:rPr>
              <w:rFonts w:ascii="Tahoma" w:eastAsia="Tahoma" w:hAnsi="Tahoma" w:cs="Tahoma"/>
              <w:color w:val="000000"/>
            </w:rPr>
          </w:pPr>
          <w:r>
            <w:rPr>
              <w:rFonts w:ascii="Tahoma" w:eastAsia="Tahoma" w:hAnsi="Tahoma" w:cs="Tahoma"/>
              <w:color w:val="000000"/>
            </w:rPr>
            <w:t>Verification &amp; Validation</w:t>
          </w:r>
        </w:p>
      </w:sdtContent>
    </w:sdt>
    <w:sdt>
      <w:sdtPr>
        <w:tag w:val="goog_rdk_808"/>
        <w:id w:val="1457992527"/>
      </w:sdtPr>
      <w:sdtContent>
        <w:p w14:paraId="000002E4" w14:textId="77777777" w:rsidR="00860220" w:rsidRDefault="00681D0E" w:rsidP="00A56D3D">
          <w:pPr>
            <w:numPr>
              <w:ilvl w:val="0"/>
              <w:numId w:val="4"/>
            </w:numPr>
            <w:pBdr>
              <w:top w:val="nil"/>
              <w:left w:val="nil"/>
              <w:bottom w:val="nil"/>
              <w:right w:val="nil"/>
              <w:between w:val="nil"/>
            </w:pBdr>
            <w:tabs>
              <w:tab w:val="left" w:pos="426"/>
            </w:tabs>
            <w:ind w:left="0" w:firstLine="0"/>
            <w:jc w:val="both"/>
            <w:rPr>
              <w:rFonts w:ascii="Tahoma" w:eastAsia="Tahoma" w:hAnsi="Tahoma" w:cs="Tahoma"/>
              <w:color w:val="000000"/>
            </w:rPr>
          </w:pPr>
          <w:r>
            <w:rPr>
              <w:rFonts w:ascii="Tahoma" w:eastAsia="Tahoma" w:hAnsi="Tahoma" w:cs="Tahoma"/>
              <w:color w:val="000000"/>
            </w:rPr>
            <w:t>Use of resources</w:t>
          </w:r>
        </w:p>
      </w:sdtContent>
    </w:sdt>
    <w:sdt>
      <w:sdtPr>
        <w:tag w:val="goog_rdk_809"/>
        <w:id w:val="-1466581823"/>
      </w:sdtPr>
      <w:sdtContent>
        <w:p w14:paraId="000002E5" w14:textId="77777777" w:rsidR="00860220" w:rsidRDefault="00681D0E" w:rsidP="00A56D3D">
          <w:pPr>
            <w:numPr>
              <w:ilvl w:val="0"/>
              <w:numId w:val="4"/>
            </w:numPr>
            <w:pBdr>
              <w:top w:val="nil"/>
              <w:left w:val="nil"/>
              <w:bottom w:val="nil"/>
              <w:right w:val="nil"/>
              <w:between w:val="nil"/>
            </w:pBdr>
            <w:tabs>
              <w:tab w:val="left" w:pos="426"/>
            </w:tabs>
            <w:ind w:left="0" w:firstLine="0"/>
            <w:jc w:val="both"/>
            <w:rPr>
              <w:rFonts w:ascii="Tahoma" w:eastAsia="Tahoma" w:hAnsi="Tahoma" w:cs="Tahoma"/>
              <w:color w:val="000000"/>
            </w:rPr>
          </w:pPr>
          <w:r>
            <w:rPr>
              <w:rFonts w:ascii="Tahoma" w:eastAsia="Tahoma" w:hAnsi="Tahoma" w:cs="Tahoma"/>
              <w:color w:val="000000"/>
            </w:rPr>
            <w:t>Integrated use of systems engineering</w:t>
          </w:r>
        </w:p>
      </w:sdtContent>
    </w:sdt>
    <w:sdt>
      <w:sdtPr>
        <w:tag w:val="goog_rdk_810"/>
        <w:id w:val="-1791117789"/>
      </w:sdtPr>
      <w:sdtContent>
        <w:p w14:paraId="000002E6" w14:textId="318C8A4A" w:rsidR="00860220" w:rsidRDefault="00681D0E" w:rsidP="00A56D3D">
          <w:pPr>
            <w:pBdr>
              <w:top w:val="nil"/>
              <w:left w:val="nil"/>
              <w:bottom w:val="nil"/>
              <w:right w:val="nil"/>
              <w:between w:val="nil"/>
            </w:pBdr>
            <w:spacing w:before="240"/>
            <w:jc w:val="both"/>
            <w:rPr>
              <w:rFonts w:ascii="Tahoma" w:eastAsia="Tahoma" w:hAnsi="Tahoma" w:cs="Tahoma"/>
              <w:b/>
              <w:color w:val="000000"/>
            </w:rPr>
          </w:pPr>
          <w:r>
            <w:rPr>
              <w:rFonts w:ascii="Tahoma" w:eastAsia="Tahoma" w:hAnsi="Tahoma" w:cs="Tahoma"/>
              <w:b/>
              <w:color w:val="000000"/>
            </w:rPr>
            <w:t>Communication (mid</w:t>
          </w:r>
          <w:r w:rsidR="006F38A3">
            <w:rPr>
              <w:rFonts w:ascii="Tahoma" w:eastAsia="Tahoma" w:hAnsi="Tahoma" w:cs="Tahoma"/>
              <w:b/>
              <w:color w:val="000000"/>
            </w:rPr>
            <w:t>-</w:t>
          </w:r>
          <w:r>
            <w:rPr>
              <w:rFonts w:ascii="Tahoma" w:eastAsia="Tahoma" w:hAnsi="Tahoma" w:cs="Tahoma"/>
              <w:b/>
              <w:color w:val="000000"/>
            </w:rPr>
            <w:t>term + final grade)</w:t>
          </w:r>
        </w:p>
      </w:sdtContent>
    </w:sdt>
    <w:sdt>
      <w:sdtPr>
        <w:tag w:val="goog_rdk_811"/>
        <w:id w:val="-941376832"/>
      </w:sdtPr>
      <w:sdtContent>
        <w:p w14:paraId="000002E7" w14:textId="77777777" w:rsidR="00860220" w:rsidRDefault="00681D0E" w:rsidP="00A56D3D">
          <w:pPr>
            <w:numPr>
              <w:ilvl w:val="0"/>
              <w:numId w:val="4"/>
            </w:numPr>
            <w:pBdr>
              <w:top w:val="nil"/>
              <w:left w:val="nil"/>
              <w:bottom w:val="nil"/>
              <w:right w:val="nil"/>
              <w:between w:val="nil"/>
            </w:pBdr>
            <w:tabs>
              <w:tab w:val="left" w:pos="426"/>
            </w:tabs>
            <w:spacing w:before="120"/>
            <w:ind w:left="0" w:firstLine="0"/>
            <w:jc w:val="both"/>
            <w:rPr>
              <w:rFonts w:ascii="Tahoma" w:eastAsia="Tahoma" w:hAnsi="Tahoma" w:cs="Tahoma"/>
              <w:color w:val="000000"/>
            </w:rPr>
          </w:pPr>
          <w:r>
            <w:rPr>
              <w:rFonts w:ascii="Tahoma" w:eastAsia="Tahoma" w:hAnsi="Tahoma" w:cs="Tahoma"/>
              <w:color w:val="000000"/>
            </w:rPr>
            <w:t xml:space="preserve"> Professional attitude during reviews</w:t>
          </w:r>
        </w:p>
      </w:sdtContent>
    </w:sdt>
    <w:sdt>
      <w:sdtPr>
        <w:tag w:val="goog_rdk_812"/>
        <w:id w:val="-975213372"/>
      </w:sdtPr>
      <w:sdtContent>
        <w:p w14:paraId="000002E8" w14:textId="77777777" w:rsidR="00860220" w:rsidRDefault="00681D0E" w:rsidP="00A56D3D">
          <w:pPr>
            <w:numPr>
              <w:ilvl w:val="0"/>
              <w:numId w:val="4"/>
            </w:numPr>
            <w:pBdr>
              <w:top w:val="nil"/>
              <w:left w:val="nil"/>
              <w:bottom w:val="nil"/>
              <w:right w:val="nil"/>
              <w:between w:val="nil"/>
            </w:pBdr>
            <w:tabs>
              <w:tab w:val="left" w:pos="426"/>
            </w:tabs>
            <w:ind w:left="0" w:firstLine="0"/>
            <w:jc w:val="both"/>
            <w:rPr>
              <w:rFonts w:ascii="Tahoma" w:eastAsia="Tahoma" w:hAnsi="Tahoma" w:cs="Tahoma"/>
              <w:color w:val="000000"/>
            </w:rPr>
          </w:pPr>
          <w:r>
            <w:rPr>
              <w:rFonts w:ascii="Tahoma" w:eastAsia="Tahoma" w:hAnsi="Tahoma" w:cs="Tahoma"/>
              <w:color w:val="000000"/>
            </w:rPr>
            <w:t xml:space="preserve"> Contents, structure and coherence of the presentations</w:t>
          </w:r>
        </w:p>
      </w:sdtContent>
    </w:sdt>
    <w:sdt>
      <w:sdtPr>
        <w:tag w:val="goog_rdk_813"/>
        <w:id w:val="-404994867"/>
      </w:sdtPr>
      <w:sdtContent>
        <w:p w14:paraId="000002E9" w14:textId="77777777" w:rsidR="00860220" w:rsidRDefault="00681D0E" w:rsidP="00A56D3D">
          <w:pPr>
            <w:numPr>
              <w:ilvl w:val="0"/>
              <w:numId w:val="4"/>
            </w:numPr>
            <w:pBdr>
              <w:top w:val="nil"/>
              <w:left w:val="nil"/>
              <w:bottom w:val="nil"/>
              <w:right w:val="nil"/>
              <w:between w:val="nil"/>
            </w:pBdr>
            <w:tabs>
              <w:tab w:val="left" w:pos="426"/>
            </w:tabs>
            <w:ind w:left="0" w:firstLine="0"/>
            <w:jc w:val="both"/>
            <w:rPr>
              <w:rFonts w:ascii="Tahoma" w:eastAsia="Tahoma" w:hAnsi="Tahoma" w:cs="Tahoma"/>
              <w:color w:val="000000"/>
            </w:rPr>
          </w:pPr>
          <w:r>
            <w:rPr>
              <w:rFonts w:ascii="Tahoma" w:eastAsia="Tahoma" w:hAnsi="Tahoma" w:cs="Tahoma"/>
              <w:color w:val="000000"/>
            </w:rPr>
            <w:t xml:space="preserve"> Weekly meetings</w:t>
          </w:r>
        </w:p>
      </w:sdtContent>
    </w:sdt>
    <w:sdt>
      <w:sdtPr>
        <w:tag w:val="goog_rdk_814"/>
        <w:id w:val="-1336296739"/>
      </w:sdtPr>
      <w:sdtContent>
        <w:p w14:paraId="000002EA" w14:textId="77777777" w:rsidR="00860220" w:rsidRDefault="00681D0E" w:rsidP="00A56D3D">
          <w:pPr>
            <w:numPr>
              <w:ilvl w:val="0"/>
              <w:numId w:val="4"/>
            </w:numPr>
            <w:pBdr>
              <w:top w:val="nil"/>
              <w:left w:val="nil"/>
              <w:bottom w:val="nil"/>
              <w:right w:val="nil"/>
              <w:between w:val="nil"/>
            </w:pBdr>
            <w:tabs>
              <w:tab w:val="left" w:pos="426"/>
            </w:tabs>
            <w:ind w:left="0" w:firstLine="0"/>
            <w:jc w:val="both"/>
            <w:rPr>
              <w:rFonts w:ascii="Tahoma" w:eastAsia="Tahoma" w:hAnsi="Tahoma" w:cs="Tahoma"/>
              <w:color w:val="000000"/>
            </w:rPr>
          </w:pPr>
          <w:r>
            <w:rPr>
              <w:rFonts w:ascii="Tahoma" w:eastAsia="Tahoma" w:hAnsi="Tahoma" w:cs="Tahoma"/>
              <w:color w:val="000000"/>
            </w:rPr>
            <w:t xml:space="preserve"> Dealing with feedback from meetings, reviews and reports</w:t>
          </w:r>
        </w:p>
      </w:sdtContent>
    </w:sdt>
    <w:sdt>
      <w:sdtPr>
        <w:tag w:val="goog_rdk_815"/>
        <w:id w:val="572555118"/>
      </w:sdtPr>
      <w:sdtContent>
        <w:p w14:paraId="000002EB" w14:textId="77777777" w:rsidR="00860220" w:rsidRDefault="00681D0E" w:rsidP="00A56D3D">
          <w:pPr>
            <w:numPr>
              <w:ilvl w:val="0"/>
              <w:numId w:val="4"/>
            </w:numPr>
            <w:pBdr>
              <w:top w:val="nil"/>
              <w:left w:val="nil"/>
              <w:bottom w:val="nil"/>
              <w:right w:val="nil"/>
              <w:between w:val="nil"/>
            </w:pBdr>
            <w:tabs>
              <w:tab w:val="left" w:pos="426"/>
            </w:tabs>
            <w:ind w:left="0" w:firstLine="0"/>
            <w:jc w:val="both"/>
            <w:rPr>
              <w:rFonts w:ascii="Tahoma" w:eastAsia="Tahoma" w:hAnsi="Tahoma" w:cs="Tahoma"/>
              <w:color w:val="000000"/>
            </w:rPr>
          </w:pPr>
          <w:r>
            <w:rPr>
              <w:rFonts w:ascii="Tahoma" w:eastAsia="Tahoma" w:hAnsi="Tahoma" w:cs="Tahoma"/>
              <w:color w:val="000000"/>
            </w:rPr>
            <w:t xml:space="preserve"> Terminology (including acronyms) and symbols</w:t>
          </w:r>
        </w:p>
      </w:sdtContent>
    </w:sdt>
    <w:sdt>
      <w:sdtPr>
        <w:tag w:val="goog_rdk_816"/>
        <w:id w:val="227582848"/>
      </w:sdtPr>
      <w:sdtContent>
        <w:p w14:paraId="000002EC" w14:textId="77777777" w:rsidR="00860220" w:rsidRDefault="00681D0E" w:rsidP="00A56D3D">
          <w:pPr>
            <w:numPr>
              <w:ilvl w:val="0"/>
              <w:numId w:val="4"/>
            </w:numPr>
            <w:pBdr>
              <w:top w:val="nil"/>
              <w:left w:val="nil"/>
              <w:bottom w:val="nil"/>
              <w:right w:val="nil"/>
              <w:between w:val="nil"/>
            </w:pBdr>
            <w:tabs>
              <w:tab w:val="left" w:pos="426"/>
            </w:tabs>
            <w:ind w:left="0" w:firstLine="0"/>
            <w:jc w:val="both"/>
            <w:rPr>
              <w:rFonts w:ascii="Tahoma" w:eastAsia="Tahoma" w:hAnsi="Tahoma" w:cs="Tahoma"/>
              <w:color w:val="000000"/>
            </w:rPr>
          </w:pPr>
          <w:r>
            <w:rPr>
              <w:rFonts w:ascii="Tahoma" w:eastAsia="Tahoma" w:hAnsi="Tahoma" w:cs="Tahoma"/>
              <w:color w:val="000000"/>
            </w:rPr>
            <w:t xml:space="preserve"> Summary, conclusions &amp; recommendations in reports</w:t>
          </w:r>
        </w:p>
      </w:sdtContent>
    </w:sdt>
    <w:sdt>
      <w:sdtPr>
        <w:tag w:val="goog_rdk_817"/>
        <w:id w:val="-1049989840"/>
      </w:sdtPr>
      <w:sdtContent>
        <w:p w14:paraId="000002ED" w14:textId="77777777" w:rsidR="00860220" w:rsidRDefault="00000000" w:rsidP="00A56D3D">
          <w:pPr>
            <w:rPr>
              <w:rFonts w:ascii="Tahoma" w:eastAsia="Tahoma" w:hAnsi="Tahoma" w:cs="Tahoma"/>
            </w:rPr>
          </w:pPr>
        </w:p>
      </w:sdtContent>
    </w:sdt>
    <w:sdt>
      <w:sdtPr>
        <w:tag w:val="goog_rdk_818"/>
        <w:id w:val="389151717"/>
      </w:sdtPr>
      <w:sdtContent>
        <w:p w14:paraId="000002EE" w14:textId="77777777" w:rsidR="00860220" w:rsidRDefault="00681D0E" w:rsidP="00A56D3D">
          <w:pPr>
            <w:pBdr>
              <w:top w:val="nil"/>
              <w:left w:val="nil"/>
              <w:bottom w:val="nil"/>
              <w:right w:val="nil"/>
              <w:between w:val="nil"/>
            </w:pBdr>
            <w:spacing w:before="240"/>
            <w:jc w:val="both"/>
            <w:rPr>
              <w:rFonts w:ascii="Tahoma" w:eastAsia="Tahoma" w:hAnsi="Tahoma" w:cs="Tahoma"/>
              <w:color w:val="000000"/>
            </w:rPr>
          </w:pPr>
          <w:r>
            <w:rPr>
              <w:rFonts w:ascii="Tahoma" w:eastAsia="Tahoma" w:hAnsi="Tahoma" w:cs="Tahoma"/>
              <w:b/>
              <w:color w:val="000000"/>
            </w:rPr>
            <w:t>Individual (</w:t>
          </w:r>
          <w:proofErr w:type="spellStart"/>
          <w:r>
            <w:rPr>
              <w:rFonts w:ascii="Tahoma" w:eastAsia="Tahoma" w:hAnsi="Tahoma" w:cs="Tahoma"/>
              <w:b/>
              <w:color w:val="000000"/>
            </w:rPr>
            <w:t>mid term</w:t>
          </w:r>
          <w:proofErr w:type="spellEnd"/>
          <w:r>
            <w:rPr>
              <w:rFonts w:ascii="Tahoma" w:eastAsia="Tahoma" w:hAnsi="Tahoma" w:cs="Tahoma"/>
              <w:b/>
              <w:color w:val="000000"/>
            </w:rPr>
            <w:t xml:space="preserve"> + final grade)</w:t>
          </w:r>
        </w:p>
      </w:sdtContent>
    </w:sdt>
    <w:sdt>
      <w:sdtPr>
        <w:tag w:val="goog_rdk_819"/>
        <w:id w:val="-384335054"/>
      </w:sdtPr>
      <w:sdtContent>
        <w:p w14:paraId="000002EF" w14:textId="77777777" w:rsidR="00860220" w:rsidRDefault="00681D0E" w:rsidP="00A56D3D">
          <w:pPr>
            <w:numPr>
              <w:ilvl w:val="0"/>
              <w:numId w:val="4"/>
            </w:numPr>
            <w:pBdr>
              <w:top w:val="nil"/>
              <w:left w:val="nil"/>
              <w:bottom w:val="nil"/>
              <w:right w:val="nil"/>
              <w:between w:val="nil"/>
            </w:pBdr>
            <w:tabs>
              <w:tab w:val="left" w:pos="426"/>
            </w:tabs>
            <w:spacing w:before="120"/>
            <w:ind w:left="0" w:firstLine="0"/>
            <w:jc w:val="both"/>
            <w:rPr>
              <w:rFonts w:ascii="Tahoma" w:eastAsia="Tahoma" w:hAnsi="Tahoma" w:cs="Tahoma"/>
              <w:color w:val="000000"/>
            </w:rPr>
          </w:pPr>
          <w:r>
            <w:rPr>
              <w:rFonts w:ascii="Tahoma" w:eastAsia="Tahoma" w:hAnsi="Tahoma" w:cs="Tahoma"/>
              <w:color w:val="000000"/>
            </w:rPr>
            <w:t>Content &amp; scientific + engineering approach</w:t>
          </w:r>
        </w:p>
      </w:sdtContent>
    </w:sdt>
    <w:sdt>
      <w:sdtPr>
        <w:tag w:val="goog_rdk_820"/>
        <w:id w:val="-2089144449"/>
      </w:sdtPr>
      <w:sdtContent>
        <w:p w14:paraId="000002F0" w14:textId="77777777" w:rsidR="00860220" w:rsidRDefault="00681D0E" w:rsidP="00A56D3D">
          <w:pPr>
            <w:numPr>
              <w:ilvl w:val="1"/>
              <w:numId w:val="4"/>
            </w:numPr>
            <w:pBdr>
              <w:top w:val="nil"/>
              <w:left w:val="nil"/>
              <w:bottom w:val="nil"/>
              <w:right w:val="nil"/>
              <w:between w:val="nil"/>
            </w:pBdr>
            <w:tabs>
              <w:tab w:val="left" w:pos="709"/>
            </w:tabs>
            <w:ind w:left="0" w:firstLine="0"/>
            <w:jc w:val="both"/>
            <w:rPr>
              <w:rFonts w:ascii="Tahoma" w:eastAsia="Tahoma" w:hAnsi="Tahoma" w:cs="Tahoma"/>
              <w:color w:val="000000"/>
            </w:rPr>
          </w:pPr>
          <w:r>
            <w:rPr>
              <w:rFonts w:ascii="Tahoma" w:eastAsia="Tahoma" w:hAnsi="Tahoma" w:cs="Tahoma"/>
              <w:color w:val="000000"/>
            </w:rPr>
            <w:t>Theoretical knowledge</w:t>
          </w:r>
        </w:p>
      </w:sdtContent>
    </w:sdt>
    <w:sdt>
      <w:sdtPr>
        <w:tag w:val="goog_rdk_821"/>
        <w:id w:val="1671837875"/>
      </w:sdtPr>
      <w:sdtContent>
        <w:p w14:paraId="000002F1" w14:textId="77777777" w:rsidR="00860220" w:rsidRDefault="00681D0E" w:rsidP="00A56D3D">
          <w:pPr>
            <w:numPr>
              <w:ilvl w:val="1"/>
              <w:numId w:val="4"/>
            </w:numPr>
            <w:pBdr>
              <w:top w:val="nil"/>
              <w:left w:val="nil"/>
              <w:bottom w:val="nil"/>
              <w:right w:val="nil"/>
              <w:between w:val="nil"/>
            </w:pBdr>
            <w:tabs>
              <w:tab w:val="left" w:pos="709"/>
            </w:tabs>
            <w:ind w:left="0" w:firstLine="0"/>
            <w:jc w:val="both"/>
            <w:rPr>
              <w:rFonts w:ascii="Tahoma" w:eastAsia="Tahoma" w:hAnsi="Tahoma" w:cs="Tahoma"/>
              <w:color w:val="000000"/>
            </w:rPr>
          </w:pPr>
          <w:r>
            <w:rPr>
              <w:rFonts w:ascii="Tahoma" w:eastAsia="Tahoma" w:hAnsi="Tahoma" w:cs="Tahoma"/>
              <w:color w:val="000000"/>
            </w:rPr>
            <w:t>Understanding of the subject matter</w:t>
          </w:r>
        </w:p>
      </w:sdtContent>
    </w:sdt>
    <w:sdt>
      <w:sdtPr>
        <w:tag w:val="goog_rdk_822"/>
        <w:id w:val="2055578024"/>
      </w:sdtPr>
      <w:sdtContent>
        <w:p w14:paraId="000002F2" w14:textId="77777777" w:rsidR="00860220" w:rsidRDefault="00681D0E" w:rsidP="00A56D3D">
          <w:pPr>
            <w:numPr>
              <w:ilvl w:val="1"/>
              <w:numId w:val="4"/>
            </w:numPr>
            <w:pBdr>
              <w:top w:val="nil"/>
              <w:left w:val="nil"/>
              <w:bottom w:val="nil"/>
              <w:right w:val="nil"/>
              <w:between w:val="nil"/>
            </w:pBdr>
            <w:tabs>
              <w:tab w:val="left" w:pos="709"/>
            </w:tabs>
            <w:ind w:left="0" w:firstLine="0"/>
            <w:jc w:val="both"/>
            <w:rPr>
              <w:rFonts w:ascii="Tahoma" w:eastAsia="Tahoma" w:hAnsi="Tahoma" w:cs="Tahoma"/>
              <w:color w:val="000000"/>
            </w:rPr>
          </w:pPr>
          <w:r>
            <w:rPr>
              <w:rFonts w:ascii="Tahoma" w:eastAsia="Tahoma" w:hAnsi="Tahoma" w:cs="Tahoma"/>
              <w:color w:val="000000"/>
            </w:rPr>
            <w:t>Interpretation of the results + critical attitude</w:t>
          </w:r>
        </w:p>
      </w:sdtContent>
    </w:sdt>
    <w:sdt>
      <w:sdtPr>
        <w:tag w:val="goog_rdk_823"/>
        <w:id w:val="-12850332"/>
      </w:sdtPr>
      <w:sdtContent>
        <w:p w14:paraId="000002F3" w14:textId="77777777" w:rsidR="00860220" w:rsidRDefault="00681D0E" w:rsidP="00A56D3D">
          <w:pPr>
            <w:numPr>
              <w:ilvl w:val="0"/>
              <w:numId w:val="4"/>
            </w:numPr>
            <w:pBdr>
              <w:top w:val="nil"/>
              <w:left w:val="nil"/>
              <w:bottom w:val="nil"/>
              <w:right w:val="nil"/>
              <w:between w:val="nil"/>
            </w:pBdr>
            <w:tabs>
              <w:tab w:val="left" w:pos="426"/>
            </w:tabs>
            <w:spacing w:before="120"/>
            <w:ind w:left="0" w:firstLine="0"/>
            <w:jc w:val="both"/>
            <w:rPr>
              <w:rFonts w:ascii="Tahoma" w:eastAsia="Tahoma" w:hAnsi="Tahoma" w:cs="Tahoma"/>
              <w:color w:val="000000"/>
            </w:rPr>
          </w:pPr>
          <w:r>
            <w:rPr>
              <w:rFonts w:ascii="Tahoma" w:eastAsia="Tahoma" w:hAnsi="Tahoma" w:cs="Tahoma"/>
              <w:color w:val="000000"/>
            </w:rPr>
            <w:t>Report</w:t>
          </w:r>
        </w:p>
      </w:sdtContent>
    </w:sdt>
    <w:sdt>
      <w:sdtPr>
        <w:tag w:val="goog_rdk_824"/>
        <w:id w:val="-1257206051"/>
      </w:sdtPr>
      <w:sdtContent>
        <w:p w14:paraId="000002F4" w14:textId="77777777" w:rsidR="00860220" w:rsidRDefault="00681D0E" w:rsidP="00A56D3D">
          <w:pPr>
            <w:numPr>
              <w:ilvl w:val="1"/>
              <w:numId w:val="4"/>
            </w:numPr>
            <w:pBdr>
              <w:top w:val="nil"/>
              <w:left w:val="nil"/>
              <w:bottom w:val="nil"/>
              <w:right w:val="nil"/>
              <w:between w:val="nil"/>
            </w:pBdr>
            <w:tabs>
              <w:tab w:val="left" w:pos="709"/>
            </w:tabs>
            <w:ind w:left="0" w:firstLine="0"/>
            <w:jc w:val="both"/>
            <w:rPr>
              <w:rFonts w:ascii="Tahoma" w:eastAsia="Tahoma" w:hAnsi="Tahoma" w:cs="Tahoma"/>
              <w:color w:val="000000"/>
            </w:rPr>
          </w:pPr>
          <w:r>
            <w:rPr>
              <w:rFonts w:ascii="Tahoma" w:eastAsia="Tahoma" w:hAnsi="Tahoma" w:cs="Tahoma"/>
              <w:color w:val="000000"/>
            </w:rPr>
            <w:t>Reporting technique</w:t>
          </w:r>
        </w:p>
      </w:sdtContent>
    </w:sdt>
    <w:sdt>
      <w:sdtPr>
        <w:tag w:val="goog_rdk_825"/>
        <w:id w:val="570391018"/>
      </w:sdtPr>
      <w:sdtContent>
        <w:p w14:paraId="000002F5" w14:textId="77777777" w:rsidR="00860220" w:rsidRDefault="00681D0E" w:rsidP="00A56D3D">
          <w:pPr>
            <w:numPr>
              <w:ilvl w:val="1"/>
              <w:numId w:val="4"/>
            </w:numPr>
            <w:pBdr>
              <w:top w:val="nil"/>
              <w:left w:val="nil"/>
              <w:bottom w:val="nil"/>
              <w:right w:val="nil"/>
              <w:between w:val="nil"/>
            </w:pBdr>
            <w:tabs>
              <w:tab w:val="left" w:pos="709"/>
            </w:tabs>
            <w:ind w:left="0" w:firstLine="0"/>
            <w:jc w:val="both"/>
            <w:rPr>
              <w:rFonts w:ascii="Tahoma" w:eastAsia="Tahoma" w:hAnsi="Tahoma" w:cs="Tahoma"/>
              <w:color w:val="000000"/>
            </w:rPr>
          </w:pPr>
          <w:r>
            <w:rPr>
              <w:rFonts w:ascii="Tahoma" w:eastAsia="Tahoma" w:hAnsi="Tahoma" w:cs="Tahoma"/>
              <w:color w:val="000000"/>
            </w:rPr>
            <w:t>References and reproducibility</w:t>
          </w:r>
        </w:p>
      </w:sdtContent>
    </w:sdt>
    <w:sdt>
      <w:sdtPr>
        <w:tag w:val="goog_rdk_826"/>
        <w:id w:val="1316527337"/>
      </w:sdtPr>
      <w:sdtContent>
        <w:p w14:paraId="000002F6" w14:textId="77777777" w:rsidR="00860220" w:rsidRDefault="00681D0E" w:rsidP="00A56D3D">
          <w:pPr>
            <w:numPr>
              <w:ilvl w:val="0"/>
              <w:numId w:val="4"/>
            </w:numPr>
            <w:pBdr>
              <w:top w:val="nil"/>
              <w:left w:val="nil"/>
              <w:bottom w:val="nil"/>
              <w:right w:val="nil"/>
              <w:between w:val="nil"/>
            </w:pBdr>
            <w:tabs>
              <w:tab w:val="left" w:pos="426"/>
            </w:tabs>
            <w:spacing w:before="120"/>
            <w:ind w:left="0" w:firstLine="0"/>
            <w:jc w:val="both"/>
            <w:rPr>
              <w:rFonts w:ascii="Tahoma" w:eastAsia="Tahoma" w:hAnsi="Tahoma" w:cs="Tahoma"/>
              <w:color w:val="000000"/>
            </w:rPr>
          </w:pPr>
          <w:r>
            <w:rPr>
              <w:rFonts w:ascii="Tahoma" w:eastAsia="Tahoma" w:hAnsi="Tahoma" w:cs="Tahoma"/>
              <w:color w:val="000000"/>
            </w:rPr>
            <w:t xml:space="preserve">Presentation &amp; </w:t>
          </w:r>
          <w:proofErr w:type="spellStart"/>
          <w:r>
            <w:rPr>
              <w:rFonts w:ascii="Tahoma" w:eastAsia="Tahoma" w:hAnsi="Tahoma" w:cs="Tahoma"/>
              <w:color w:val="000000"/>
            </w:rPr>
            <w:t>defense</w:t>
          </w:r>
          <w:proofErr w:type="spellEnd"/>
          <w:r>
            <w:rPr>
              <w:rFonts w:ascii="Tahoma" w:eastAsia="Tahoma" w:hAnsi="Tahoma" w:cs="Tahoma"/>
              <w:color w:val="000000"/>
            </w:rPr>
            <w:tab/>
          </w:r>
        </w:p>
      </w:sdtContent>
    </w:sdt>
    <w:sdt>
      <w:sdtPr>
        <w:tag w:val="goog_rdk_827"/>
        <w:id w:val="-317267049"/>
      </w:sdtPr>
      <w:sdtContent>
        <w:p w14:paraId="000002F7" w14:textId="77777777" w:rsidR="00860220" w:rsidRDefault="00681D0E" w:rsidP="00A56D3D">
          <w:pPr>
            <w:numPr>
              <w:ilvl w:val="1"/>
              <w:numId w:val="4"/>
            </w:numPr>
            <w:pBdr>
              <w:top w:val="nil"/>
              <w:left w:val="nil"/>
              <w:bottom w:val="nil"/>
              <w:right w:val="nil"/>
              <w:between w:val="nil"/>
            </w:pBdr>
            <w:tabs>
              <w:tab w:val="left" w:pos="709"/>
            </w:tabs>
            <w:ind w:left="0" w:firstLine="0"/>
            <w:jc w:val="both"/>
            <w:rPr>
              <w:rFonts w:ascii="Tahoma" w:eastAsia="Tahoma" w:hAnsi="Tahoma" w:cs="Tahoma"/>
              <w:color w:val="000000"/>
            </w:rPr>
          </w:pPr>
          <w:r>
            <w:rPr>
              <w:rFonts w:ascii="Tahoma" w:eastAsia="Tahoma" w:hAnsi="Tahoma" w:cs="Tahoma"/>
              <w:color w:val="000000"/>
            </w:rPr>
            <w:t>Presentation</w:t>
          </w:r>
        </w:p>
      </w:sdtContent>
    </w:sdt>
    <w:sdt>
      <w:sdtPr>
        <w:tag w:val="goog_rdk_828"/>
        <w:id w:val="-1893806034"/>
      </w:sdtPr>
      <w:sdtContent>
        <w:p w14:paraId="000002F8" w14:textId="77777777" w:rsidR="00860220" w:rsidRDefault="00681D0E" w:rsidP="00A56D3D">
          <w:pPr>
            <w:numPr>
              <w:ilvl w:val="1"/>
              <w:numId w:val="4"/>
            </w:numPr>
            <w:pBdr>
              <w:top w:val="nil"/>
              <w:left w:val="nil"/>
              <w:bottom w:val="nil"/>
              <w:right w:val="nil"/>
              <w:between w:val="nil"/>
            </w:pBdr>
            <w:tabs>
              <w:tab w:val="left" w:pos="709"/>
            </w:tabs>
            <w:ind w:left="0" w:firstLine="0"/>
            <w:jc w:val="both"/>
            <w:rPr>
              <w:rFonts w:ascii="Tahoma" w:eastAsia="Tahoma" w:hAnsi="Tahoma" w:cs="Tahoma"/>
              <w:color w:val="000000"/>
            </w:rPr>
          </w:pPr>
          <w:r>
            <w:rPr>
              <w:rFonts w:ascii="Tahoma" w:eastAsia="Tahoma" w:hAnsi="Tahoma" w:cs="Tahoma"/>
              <w:color w:val="000000"/>
            </w:rPr>
            <w:t>Ability to answer staff questions</w:t>
          </w:r>
        </w:p>
      </w:sdtContent>
    </w:sdt>
    <w:sdt>
      <w:sdtPr>
        <w:tag w:val="goog_rdk_829"/>
        <w:id w:val="-405539538"/>
      </w:sdtPr>
      <w:sdtContent>
        <w:p w14:paraId="000002F9" w14:textId="77777777" w:rsidR="00860220" w:rsidRDefault="00681D0E" w:rsidP="00A56D3D">
          <w:pPr>
            <w:numPr>
              <w:ilvl w:val="0"/>
              <w:numId w:val="4"/>
            </w:numPr>
            <w:pBdr>
              <w:top w:val="nil"/>
              <w:left w:val="nil"/>
              <w:bottom w:val="nil"/>
              <w:right w:val="nil"/>
              <w:between w:val="nil"/>
            </w:pBdr>
            <w:tabs>
              <w:tab w:val="left" w:pos="426"/>
            </w:tabs>
            <w:spacing w:before="120"/>
            <w:ind w:left="0" w:firstLine="0"/>
            <w:jc w:val="both"/>
            <w:rPr>
              <w:rFonts w:ascii="Tahoma" w:eastAsia="Tahoma" w:hAnsi="Tahoma" w:cs="Tahoma"/>
              <w:color w:val="000000"/>
            </w:rPr>
          </w:pPr>
          <w:r>
            <w:rPr>
              <w:rFonts w:ascii="Tahoma" w:eastAsia="Tahoma" w:hAnsi="Tahoma" w:cs="Tahoma"/>
              <w:color w:val="000000"/>
            </w:rPr>
            <w:t>Initiative &amp; Attitude</w:t>
          </w:r>
          <w:r>
            <w:rPr>
              <w:rFonts w:ascii="Tahoma" w:eastAsia="Tahoma" w:hAnsi="Tahoma" w:cs="Tahoma"/>
              <w:color w:val="000000"/>
            </w:rPr>
            <w:tab/>
          </w:r>
        </w:p>
      </w:sdtContent>
    </w:sdt>
    <w:sdt>
      <w:sdtPr>
        <w:tag w:val="goog_rdk_830"/>
        <w:id w:val="1271819282"/>
      </w:sdtPr>
      <w:sdtContent>
        <w:p w14:paraId="000002FA" w14:textId="77777777" w:rsidR="00860220" w:rsidRDefault="00681D0E" w:rsidP="00A56D3D">
          <w:pPr>
            <w:numPr>
              <w:ilvl w:val="1"/>
              <w:numId w:val="4"/>
            </w:numPr>
            <w:pBdr>
              <w:top w:val="nil"/>
              <w:left w:val="nil"/>
              <w:bottom w:val="nil"/>
              <w:right w:val="nil"/>
              <w:between w:val="nil"/>
            </w:pBdr>
            <w:tabs>
              <w:tab w:val="left" w:pos="709"/>
            </w:tabs>
            <w:ind w:left="0" w:firstLine="0"/>
            <w:jc w:val="both"/>
            <w:rPr>
              <w:rFonts w:ascii="Tahoma" w:eastAsia="Tahoma" w:hAnsi="Tahoma" w:cs="Tahoma"/>
              <w:color w:val="000000"/>
            </w:rPr>
          </w:pPr>
          <w:r>
            <w:rPr>
              <w:rFonts w:ascii="Tahoma" w:eastAsia="Tahoma" w:hAnsi="Tahoma" w:cs="Tahoma"/>
              <w:color w:val="000000"/>
            </w:rPr>
            <w:t>Attitude</w:t>
          </w:r>
        </w:p>
      </w:sdtContent>
    </w:sdt>
    <w:sdt>
      <w:sdtPr>
        <w:tag w:val="goog_rdk_831"/>
        <w:id w:val="976426281"/>
      </w:sdtPr>
      <w:sdtContent>
        <w:p w14:paraId="000002FB" w14:textId="77777777" w:rsidR="00860220" w:rsidRDefault="00681D0E" w:rsidP="00A56D3D">
          <w:pPr>
            <w:numPr>
              <w:ilvl w:val="1"/>
              <w:numId w:val="4"/>
            </w:numPr>
            <w:pBdr>
              <w:top w:val="nil"/>
              <w:left w:val="nil"/>
              <w:bottom w:val="nil"/>
              <w:right w:val="nil"/>
              <w:between w:val="nil"/>
            </w:pBdr>
            <w:tabs>
              <w:tab w:val="left" w:pos="709"/>
            </w:tabs>
            <w:ind w:left="0" w:firstLine="0"/>
            <w:jc w:val="both"/>
            <w:rPr>
              <w:rFonts w:ascii="Tahoma" w:eastAsia="Tahoma" w:hAnsi="Tahoma" w:cs="Tahoma"/>
              <w:color w:val="000000"/>
            </w:rPr>
          </w:pPr>
          <w:r>
            <w:rPr>
              <w:rFonts w:ascii="Tahoma" w:eastAsia="Tahoma" w:hAnsi="Tahoma" w:cs="Tahoma"/>
              <w:color w:val="000000"/>
            </w:rPr>
            <w:t>Initiative</w:t>
          </w:r>
        </w:p>
      </w:sdtContent>
    </w:sdt>
    <w:sdt>
      <w:sdtPr>
        <w:tag w:val="goog_rdk_832"/>
        <w:id w:val="501779927"/>
      </w:sdtPr>
      <w:sdtContent>
        <w:p w14:paraId="000002FC" w14:textId="77777777" w:rsidR="00860220" w:rsidRDefault="00681D0E" w:rsidP="00A56D3D">
          <w:pPr>
            <w:numPr>
              <w:ilvl w:val="0"/>
              <w:numId w:val="4"/>
            </w:numPr>
            <w:pBdr>
              <w:top w:val="nil"/>
              <w:left w:val="nil"/>
              <w:bottom w:val="nil"/>
              <w:right w:val="nil"/>
              <w:between w:val="nil"/>
            </w:pBdr>
            <w:tabs>
              <w:tab w:val="left" w:pos="426"/>
            </w:tabs>
            <w:spacing w:before="120"/>
            <w:ind w:left="0" w:firstLine="0"/>
            <w:jc w:val="both"/>
            <w:rPr>
              <w:rFonts w:ascii="Tahoma" w:eastAsia="Tahoma" w:hAnsi="Tahoma" w:cs="Tahoma"/>
              <w:color w:val="000000"/>
            </w:rPr>
          </w:pPr>
          <w:r>
            <w:rPr>
              <w:rFonts w:ascii="Tahoma" w:eastAsia="Tahoma" w:hAnsi="Tahoma" w:cs="Tahoma"/>
              <w:color w:val="000000"/>
            </w:rPr>
            <w:t xml:space="preserve">Management of resources </w:t>
          </w:r>
          <w:r>
            <w:rPr>
              <w:rFonts w:ascii="Tahoma" w:eastAsia="Tahoma" w:hAnsi="Tahoma" w:cs="Tahoma"/>
              <w:color w:val="000000"/>
            </w:rPr>
            <w:tab/>
          </w:r>
        </w:p>
      </w:sdtContent>
    </w:sdt>
    <w:sdt>
      <w:sdtPr>
        <w:tag w:val="goog_rdk_833"/>
        <w:id w:val="-756201456"/>
      </w:sdtPr>
      <w:sdtContent>
        <w:p w14:paraId="000002FD" w14:textId="77777777" w:rsidR="00860220" w:rsidRDefault="00681D0E" w:rsidP="00A56D3D">
          <w:pPr>
            <w:numPr>
              <w:ilvl w:val="1"/>
              <w:numId w:val="4"/>
            </w:numPr>
            <w:pBdr>
              <w:top w:val="nil"/>
              <w:left w:val="nil"/>
              <w:bottom w:val="nil"/>
              <w:right w:val="nil"/>
              <w:between w:val="nil"/>
            </w:pBdr>
            <w:tabs>
              <w:tab w:val="left" w:pos="709"/>
            </w:tabs>
            <w:ind w:left="0" w:firstLine="0"/>
            <w:jc w:val="both"/>
            <w:rPr>
              <w:rFonts w:ascii="Tahoma" w:eastAsia="Tahoma" w:hAnsi="Tahoma" w:cs="Tahoma"/>
              <w:color w:val="000000"/>
            </w:rPr>
          </w:pPr>
          <w:r>
            <w:rPr>
              <w:rFonts w:ascii="Tahoma" w:eastAsia="Tahoma" w:hAnsi="Tahoma" w:cs="Tahoma"/>
              <w:color w:val="000000"/>
            </w:rPr>
            <w:t>Integrated use of systems engineering</w:t>
          </w:r>
        </w:p>
      </w:sdtContent>
    </w:sdt>
    <w:sdt>
      <w:sdtPr>
        <w:tag w:val="goog_rdk_834"/>
        <w:id w:val="-311183714"/>
      </w:sdtPr>
      <w:sdtContent>
        <w:p w14:paraId="000002FE" w14:textId="77777777" w:rsidR="00860220" w:rsidRDefault="00681D0E" w:rsidP="00A56D3D">
          <w:pPr>
            <w:numPr>
              <w:ilvl w:val="1"/>
              <w:numId w:val="4"/>
            </w:numPr>
            <w:pBdr>
              <w:top w:val="nil"/>
              <w:left w:val="nil"/>
              <w:bottom w:val="nil"/>
              <w:right w:val="nil"/>
              <w:between w:val="nil"/>
            </w:pBdr>
            <w:tabs>
              <w:tab w:val="left" w:pos="709"/>
            </w:tabs>
            <w:ind w:left="0" w:firstLine="0"/>
            <w:jc w:val="both"/>
            <w:rPr>
              <w:rFonts w:ascii="Tahoma" w:eastAsia="Tahoma" w:hAnsi="Tahoma" w:cs="Tahoma"/>
              <w:color w:val="000000"/>
            </w:rPr>
          </w:pPr>
          <w:r>
            <w:rPr>
              <w:rFonts w:ascii="Tahoma" w:eastAsia="Tahoma" w:hAnsi="Tahoma" w:cs="Tahoma"/>
              <w:color w:val="000000"/>
            </w:rPr>
            <w:t>Project management</w:t>
          </w:r>
        </w:p>
      </w:sdtContent>
    </w:sdt>
    <w:sdt>
      <w:sdtPr>
        <w:tag w:val="goog_rdk_835"/>
        <w:id w:val="990291182"/>
      </w:sdtPr>
      <w:sdtContent>
        <w:p w14:paraId="000002FF" w14:textId="77777777" w:rsidR="00860220" w:rsidRDefault="00000000" w:rsidP="00A56D3D">
          <w:pPr>
            <w:pBdr>
              <w:top w:val="nil"/>
              <w:left w:val="nil"/>
              <w:bottom w:val="nil"/>
              <w:right w:val="nil"/>
              <w:between w:val="nil"/>
            </w:pBdr>
            <w:jc w:val="both"/>
            <w:rPr>
              <w:rFonts w:ascii="Tahoma" w:eastAsia="Tahoma" w:hAnsi="Tahoma" w:cs="Tahoma"/>
              <w:color w:val="000000"/>
            </w:rPr>
          </w:pPr>
        </w:p>
      </w:sdtContent>
    </w:sdt>
    <w:sdt>
      <w:sdtPr>
        <w:tag w:val="goog_rdk_836"/>
        <w:id w:val="-1654142105"/>
      </w:sdtPr>
      <w:sdtContent>
        <w:p w14:paraId="00000300" w14:textId="77777777" w:rsidR="00860220" w:rsidRDefault="00681D0E" w:rsidP="00A56D3D">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rPr>
            <w:t>Both group and individual component have to be 6.0 or higher in order to get a sufficient grade, if not =&gt; FAIL. Mark for the DSE will be rounded to nearest 0.5 points.</w:t>
          </w:r>
        </w:p>
      </w:sdtContent>
    </w:sdt>
    <w:sdt>
      <w:sdtPr>
        <w:tag w:val="goog_rdk_837"/>
        <w:id w:val="-1871527555"/>
      </w:sdtPr>
      <w:sdtContent>
        <w:p w14:paraId="00000301" w14:textId="77777777" w:rsidR="00860220" w:rsidRDefault="00000000" w:rsidP="00A56D3D">
          <w:pPr>
            <w:pBdr>
              <w:top w:val="nil"/>
              <w:left w:val="nil"/>
              <w:bottom w:val="nil"/>
              <w:right w:val="nil"/>
              <w:between w:val="nil"/>
            </w:pBdr>
            <w:jc w:val="both"/>
            <w:rPr>
              <w:rFonts w:ascii="Tahoma" w:eastAsia="Tahoma" w:hAnsi="Tahoma" w:cs="Tahoma"/>
              <w:color w:val="000000"/>
            </w:rPr>
          </w:pPr>
        </w:p>
      </w:sdtContent>
    </w:sdt>
    <w:sdt>
      <w:sdtPr>
        <w:tag w:val="goog_rdk_838"/>
        <w:id w:val="1337426271"/>
      </w:sdtPr>
      <w:sdtContent>
        <w:p w14:paraId="00000302" w14:textId="77777777" w:rsidR="00860220" w:rsidRDefault="00681D0E" w:rsidP="00A56D3D">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rPr>
            <w:t xml:space="preserve">Note that the peer and </w:t>
          </w:r>
          <w:proofErr w:type="spellStart"/>
          <w:r>
            <w:rPr>
              <w:rFonts w:ascii="Tahoma" w:eastAsia="Tahoma" w:hAnsi="Tahoma" w:cs="Tahoma"/>
              <w:color w:val="000000"/>
            </w:rPr>
            <w:t>self evaluation</w:t>
          </w:r>
          <w:proofErr w:type="spellEnd"/>
          <w:r>
            <w:rPr>
              <w:rFonts w:ascii="Tahoma" w:eastAsia="Tahoma" w:hAnsi="Tahoma" w:cs="Tahoma"/>
              <w:color w:val="000000"/>
            </w:rPr>
            <w:t xml:space="preserve"> will be done as well and will be used for giving you feedback. However, this is not used as part of the grading.</w:t>
          </w:r>
        </w:p>
      </w:sdtContent>
    </w:sdt>
    <w:bookmarkStart w:id="24" w:name="_Toc21961724" w:displacedByCustomXml="next"/>
    <w:sdt>
      <w:sdtPr>
        <w:tag w:val="goog_rdk_839"/>
        <w:id w:val="-2031477109"/>
      </w:sdtPr>
      <w:sdtContent>
        <w:p w14:paraId="00000303" w14:textId="77777777" w:rsidR="00860220" w:rsidRDefault="00681D0E" w:rsidP="00A56D3D">
          <w:pPr>
            <w:pStyle w:val="Heading2"/>
            <w:numPr>
              <w:ilvl w:val="1"/>
              <w:numId w:val="12"/>
            </w:numPr>
            <w:jc w:val="both"/>
            <w:rPr>
              <w:rFonts w:ascii="Tahoma" w:eastAsia="Tahoma" w:hAnsi="Tahoma" w:cs="Tahoma"/>
            </w:rPr>
          </w:pPr>
          <w:r>
            <w:rPr>
              <w:rFonts w:ascii="Tahoma" w:eastAsia="Tahoma" w:hAnsi="Tahoma" w:cs="Tahoma"/>
            </w:rPr>
            <w:t>Symposium Day Jury</w:t>
          </w:r>
        </w:p>
      </w:sdtContent>
    </w:sdt>
    <w:bookmarkEnd w:id="24" w:displacedByCustomXml="prev"/>
    <w:sdt>
      <w:sdtPr>
        <w:tag w:val="goog_rdk_840"/>
        <w:id w:val="28610386"/>
      </w:sdtPr>
      <w:sdtContent>
        <w:p w14:paraId="00000304" w14:textId="77777777" w:rsidR="00860220" w:rsidRDefault="00681D0E" w:rsidP="00A56D3D">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rPr>
            <w:t>To conclude the Design Synthesis Exercise, the OSCC organises the OS Symposium Day where a final presentation will be given by each team. The OSCC has the overall responsibility of the organisation of this symposium. An independent external professional jury will evaluate the presentations for the OS Jury Award with respect to:</w:t>
          </w:r>
        </w:p>
      </w:sdtContent>
    </w:sdt>
    <w:sdt>
      <w:sdtPr>
        <w:tag w:val="goog_rdk_841"/>
        <w:id w:val="-1424647565"/>
      </w:sdtPr>
      <w:sdtContent>
        <w:p w14:paraId="00000305" w14:textId="77777777" w:rsidR="00860220" w:rsidRDefault="00681D0E" w:rsidP="00A56D3D">
          <w:pPr>
            <w:numPr>
              <w:ilvl w:val="0"/>
              <w:numId w:val="9"/>
            </w:numPr>
            <w:pBdr>
              <w:top w:val="nil"/>
              <w:left w:val="nil"/>
              <w:bottom w:val="nil"/>
              <w:right w:val="nil"/>
              <w:between w:val="nil"/>
            </w:pBdr>
            <w:spacing w:after="120"/>
            <w:ind w:left="0" w:firstLine="0"/>
            <w:rPr>
              <w:rFonts w:ascii="Tahoma" w:eastAsia="Tahoma" w:hAnsi="Tahoma" w:cs="Tahoma"/>
              <w:color w:val="000000"/>
            </w:rPr>
          </w:pPr>
          <w:r>
            <w:rPr>
              <w:rFonts w:ascii="Tahoma" w:eastAsia="Tahoma" w:hAnsi="Tahoma" w:cs="Tahoma"/>
              <w:color w:val="000000"/>
            </w:rPr>
            <w:t>Presentation</w:t>
          </w:r>
          <w:r>
            <w:rPr>
              <w:rFonts w:ascii="Tahoma" w:eastAsia="Tahoma" w:hAnsi="Tahoma" w:cs="Tahoma"/>
              <w:color w:val="000000"/>
            </w:rPr>
            <w:tab/>
          </w:r>
          <w:r>
            <w:rPr>
              <w:rFonts w:ascii="Tahoma" w:eastAsia="Tahoma" w:hAnsi="Tahoma" w:cs="Tahoma"/>
              <w:color w:val="000000"/>
            </w:rPr>
            <w:tab/>
            <w:t>(20 %)</w:t>
          </w:r>
        </w:p>
      </w:sdtContent>
    </w:sdt>
    <w:sdt>
      <w:sdtPr>
        <w:tag w:val="goog_rdk_842"/>
        <w:id w:val="-1688980349"/>
      </w:sdtPr>
      <w:sdtContent>
        <w:p w14:paraId="00000306" w14:textId="77777777" w:rsidR="00860220" w:rsidRDefault="00681D0E" w:rsidP="00A56D3D">
          <w:pPr>
            <w:numPr>
              <w:ilvl w:val="0"/>
              <w:numId w:val="9"/>
            </w:numPr>
            <w:pBdr>
              <w:top w:val="nil"/>
              <w:left w:val="nil"/>
              <w:bottom w:val="nil"/>
              <w:right w:val="nil"/>
              <w:between w:val="nil"/>
            </w:pBdr>
            <w:spacing w:after="120"/>
            <w:ind w:left="0" w:firstLine="0"/>
            <w:rPr>
              <w:rFonts w:ascii="Tahoma" w:eastAsia="Tahoma" w:hAnsi="Tahoma" w:cs="Tahoma"/>
              <w:color w:val="000000"/>
            </w:rPr>
          </w:pPr>
          <w:r>
            <w:rPr>
              <w:rFonts w:ascii="Tahoma" w:eastAsia="Tahoma" w:hAnsi="Tahoma" w:cs="Tahoma"/>
              <w:color w:val="000000"/>
            </w:rPr>
            <w:t>Design content</w:t>
          </w:r>
          <w:r>
            <w:rPr>
              <w:rFonts w:ascii="Tahoma" w:eastAsia="Tahoma" w:hAnsi="Tahoma" w:cs="Tahoma"/>
              <w:color w:val="000000"/>
            </w:rPr>
            <w:tab/>
          </w:r>
          <w:r>
            <w:rPr>
              <w:rFonts w:ascii="Tahoma" w:eastAsia="Tahoma" w:hAnsi="Tahoma" w:cs="Tahoma"/>
              <w:color w:val="000000"/>
            </w:rPr>
            <w:tab/>
            <w:t>(35 %)</w:t>
          </w:r>
        </w:p>
      </w:sdtContent>
    </w:sdt>
    <w:sdt>
      <w:sdtPr>
        <w:tag w:val="goog_rdk_843"/>
        <w:id w:val="-597639676"/>
      </w:sdtPr>
      <w:sdtContent>
        <w:p w14:paraId="00000307" w14:textId="43D6D0BB" w:rsidR="00860220" w:rsidRDefault="00681D0E" w:rsidP="00A56D3D">
          <w:pPr>
            <w:numPr>
              <w:ilvl w:val="0"/>
              <w:numId w:val="9"/>
            </w:numPr>
            <w:pBdr>
              <w:top w:val="nil"/>
              <w:left w:val="nil"/>
              <w:bottom w:val="nil"/>
              <w:right w:val="nil"/>
              <w:between w:val="nil"/>
            </w:pBdr>
            <w:spacing w:after="120"/>
            <w:ind w:left="0" w:firstLine="0"/>
            <w:rPr>
              <w:rFonts w:ascii="Tahoma" w:eastAsia="Tahoma" w:hAnsi="Tahoma" w:cs="Tahoma"/>
              <w:color w:val="000000"/>
            </w:rPr>
          </w:pPr>
          <w:r>
            <w:rPr>
              <w:rFonts w:ascii="Tahoma" w:eastAsia="Tahoma" w:hAnsi="Tahoma" w:cs="Tahoma"/>
              <w:color w:val="000000"/>
            </w:rPr>
            <w:t xml:space="preserve">Technical content </w:t>
          </w:r>
          <w:r>
            <w:rPr>
              <w:rFonts w:ascii="Tahoma" w:eastAsia="Tahoma" w:hAnsi="Tahoma" w:cs="Tahoma"/>
              <w:color w:val="000000"/>
            </w:rPr>
            <w:tab/>
            <w:t>(35 %)</w:t>
          </w:r>
        </w:p>
      </w:sdtContent>
    </w:sdt>
    <w:sdt>
      <w:sdtPr>
        <w:tag w:val="goog_rdk_844"/>
        <w:id w:val="-64338148"/>
      </w:sdtPr>
      <w:sdtContent>
        <w:p w14:paraId="00000308" w14:textId="77777777" w:rsidR="00860220" w:rsidRDefault="00681D0E" w:rsidP="00A56D3D">
          <w:pPr>
            <w:numPr>
              <w:ilvl w:val="0"/>
              <w:numId w:val="9"/>
            </w:numPr>
            <w:pBdr>
              <w:top w:val="nil"/>
              <w:left w:val="nil"/>
              <w:bottom w:val="nil"/>
              <w:right w:val="nil"/>
              <w:between w:val="nil"/>
            </w:pBdr>
            <w:spacing w:after="120"/>
            <w:ind w:left="0" w:firstLine="0"/>
            <w:rPr>
              <w:rFonts w:ascii="Tahoma" w:eastAsia="Tahoma" w:hAnsi="Tahoma" w:cs="Tahoma"/>
              <w:color w:val="000000"/>
            </w:rPr>
          </w:pPr>
          <w:r>
            <w:rPr>
              <w:rFonts w:ascii="Tahoma" w:eastAsia="Tahoma" w:hAnsi="Tahoma" w:cs="Tahoma"/>
              <w:color w:val="000000"/>
            </w:rPr>
            <w:t>Sustainability</w:t>
          </w:r>
          <w:r>
            <w:rPr>
              <w:rFonts w:ascii="Tahoma" w:eastAsia="Tahoma" w:hAnsi="Tahoma" w:cs="Tahoma"/>
              <w:color w:val="000000"/>
            </w:rPr>
            <w:tab/>
          </w:r>
          <w:r>
            <w:rPr>
              <w:rFonts w:ascii="Tahoma" w:eastAsia="Tahoma" w:hAnsi="Tahoma" w:cs="Tahoma"/>
              <w:color w:val="000000"/>
            </w:rPr>
            <w:tab/>
            <w:t>(10%)</w:t>
          </w:r>
        </w:p>
      </w:sdtContent>
    </w:sdt>
    <w:sdt>
      <w:sdtPr>
        <w:tag w:val="goog_rdk_845"/>
        <w:id w:val="1432856122"/>
      </w:sdtPr>
      <w:sdtContent>
        <w:p w14:paraId="00000309" w14:textId="77777777" w:rsidR="00860220" w:rsidRDefault="00681D0E" w:rsidP="00A56D3D">
          <w:r>
            <w:t>The presentations shall match the level of fellow students.</w:t>
          </w:r>
        </w:p>
      </w:sdtContent>
    </w:sdt>
    <w:sdt>
      <w:sdtPr>
        <w:tag w:val="goog_rdk_846"/>
        <w:id w:val="1392780722"/>
      </w:sdtPr>
      <w:sdtContent>
        <w:p w14:paraId="0000030A" w14:textId="77777777" w:rsidR="00860220" w:rsidRDefault="00000000" w:rsidP="00A56D3D"/>
      </w:sdtContent>
    </w:sdt>
    <w:sdt>
      <w:sdtPr>
        <w:tag w:val="goog_rdk_847"/>
        <w:id w:val="2049259393"/>
      </w:sdtPr>
      <w:sdtContent>
        <w:p w14:paraId="0000030B" w14:textId="77777777" w:rsidR="00860220" w:rsidRDefault="00681D0E" w:rsidP="00A56D3D">
          <w:r>
            <w:t xml:space="preserve">Use the official TU-Delft template for the presentation. No tools like </w:t>
          </w:r>
          <w:proofErr w:type="spellStart"/>
          <w:r>
            <w:t>Prezzi</w:t>
          </w:r>
          <w:proofErr w:type="spellEnd"/>
          <w:r>
            <w:t xml:space="preserve"> are allowed, and the presentation should not be a multi-media spectacle.</w:t>
          </w:r>
        </w:p>
      </w:sdtContent>
    </w:sdt>
    <w:sdt>
      <w:sdtPr>
        <w:tag w:val="goog_rdk_848"/>
        <w:id w:val="-1594470357"/>
      </w:sdtPr>
      <w:sdtContent>
        <w:bookmarkStart w:id="25" w:name="_Toc21961725" w:displacedByCustomXml="prev"/>
        <w:p w14:paraId="0000030C" w14:textId="742E7394" w:rsidR="00860220" w:rsidRDefault="00681D0E" w:rsidP="00A56D3D">
          <w:pPr>
            <w:pStyle w:val="Heading1"/>
            <w:numPr>
              <w:ilvl w:val="0"/>
              <w:numId w:val="12"/>
            </w:numPr>
            <w:rPr>
              <w:rFonts w:ascii="Tahoma" w:eastAsia="Tahoma" w:hAnsi="Tahoma" w:cs="Tahoma"/>
            </w:rPr>
          </w:pPr>
          <w:r>
            <w:rPr>
              <w:rFonts w:ascii="Tahoma" w:eastAsia="Tahoma" w:hAnsi="Tahoma" w:cs="Tahoma"/>
            </w:rPr>
            <w:t>Project Management / Systems Engineering</w:t>
          </w:r>
        </w:p>
      </w:sdtContent>
    </w:sdt>
    <w:bookmarkEnd w:id="25" w:displacedByCustomXml="prev"/>
    <w:sdt>
      <w:sdtPr>
        <w:tag w:val="goog_rdk_852"/>
        <w:id w:val="721184361"/>
      </w:sdtPr>
      <w:sdtContent>
        <w:p w14:paraId="0000030D" w14:textId="377466B6" w:rsidR="00860220" w:rsidRDefault="00681D0E" w:rsidP="00A56D3D">
          <w:r>
            <w:t xml:space="preserve">To guarantee success and efficiency in a complex aerospace design project, project management and system engineering is essential. The DSE is the only project where you can apply theory, as you have been taught in AE3211-I - Systems Engineering &amp; Aerospace Design, and develop the relevant skills in a practical environment. When applied properly, PM/SE will save you quite some time in design work and it will avoid pitfalls that will degrade your design. To support the DSE the OSCC organises three lectures. This is followed by walk-in sessions, where you can ask questions when you are stuck, or where the OSCC member or TA’s can ask </w:t>
          </w:r>
          <w:proofErr w:type="spellStart"/>
          <w:r>
            <w:t>you</w:t>
          </w:r>
          <w:proofErr w:type="spellEnd"/>
          <w:r>
            <w:t xml:space="preserve"> questions to see whether you are heading in the right direction.</w:t>
          </w:r>
          <w:sdt>
            <w:sdtPr>
              <w:tag w:val="goog_rdk_851"/>
              <w:id w:val="-535736962"/>
            </w:sdtPr>
            <w:sdtContent>
              <w:r>
                <w:t xml:space="preserve"> The TA’s are also always present during working hours in the Fellowship for questions about PM/SE aspects.</w:t>
              </w:r>
            </w:sdtContent>
          </w:sdt>
        </w:p>
      </w:sdtContent>
    </w:sdt>
    <w:sdt>
      <w:sdtPr>
        <w:tag w:val="goog_rdk_853"/>
        <w:id w:val="486218394"/>
        <w:showingPlcHdr/>
      </w:sdtPr>
      <w:sdtContent>
        <w:p w14:paraId="0000030E" w14:textId="5649D271" w:rsidR="00860220" w:rsidRDefault="006018C4" w:rsidP="00A56D3D">
          <w:r>
            <w:t xml:space="preserve">     </w:t>
          </w:r>
        </w:p>
      </w:sdtContent>
    </w:sdt>
    <w:sdt>
      <w:sdtPr>
        <w:tag w:val="goog_rdk_854"/>
        <w:id w:val="-448166145"/>
      </w:sdtPr>
      <w:sdtContent>
        <w:p w14:paraId="0000030F" w14:textId="77777777" w:rsidR="00860220" w:rsidRDefault="00681D0E" w:rsidP="00A56D3D">
          <w:r>
            <w:t>You are kindly requested to keep track of the online schedule to see where and when the (mandatory) PM/SE lectures will be given. The walk-in sessions are typically in the Project Rooms (Spring DSE), or in a dedicated lecture room (Fall DSE).</w:t>
          </w:r>
        </w:p>
      </w:sdtContent>
    </w:sdt>
    <w:sdt>
      <w:sdtPr>
        <w:tag w:val="goog_rdk_855"/>
        <w:id w:val="938865477"/>
      </w:sdtPr>
      <w:sdtContent>
        <w:p w14:paraId="00000310" w14:textId="77777777" w:rsidR="00860220" w:rsidRDefault="00000000" w:rsidP="00A56D3D"/>
      </w:sdtContent>
    </w:sdt>
    <w:sdt>
      <w:sdtPr>
        <w:tag w:val="goog_rdk_856"/>
        <w:id w:val="87361211"/>
      </w:sdtPr>
      <w:sdtContent>
        <w:p w14:paraId="00000311" w14:textId="77777777" w:rsidR="00860220" w:rsidRDefault="00681D0E" w:rsidP="00A56D3D">
          <w:r>
            <w:t>Some questions or misconceptions have come up regularly in the past. These will be addressed below.</w:t>
          </w:r>
        </w:p>
      </w:sdtContent>
    </w:sdt>
    <w:sdt>
      <w:sdtPr>
        <w:tag w:val="goog_rdk_857"/>
        <w:id w:val="-1914760766"/>
      </w:sdtPr>
      <w:sdtContent>
        <w:p w14:paraId="00000312" w14:textId="77777777" w:rsidR="00860220" w:rsidRDefault="00000000" w:rsidP="00A56D3D"/>
      </w:sdtContent>
    </w:sdt>
    <w:sdt>
      <w:sdtPr>
        <w:tag w:val="goog_rdk_858"/>
        <w:id w:val="-2083670027"/>
      </w:sdtPr>
      <w:sdtContent>
        <w:p w14:paraId="00000313" w14:textId="77777777" w:rsidR="00860220" w:rsidRDefault="00681D0E" w:rsidP="00A56D3D">
          <w:pPr>
            <w:numPr>
              <w:ilvl w:val="0"/>
              <w:numId w:val="22"/>
            </w:numPr>
            <w:tabs>
              <w:tab w:val="left" w:pos="426"/>
            </w:tabs>
            <w:ind w:left="0" w:firstLine="0"/>
          </w:pPr>
          <w:r>
            <w:t>"System Engineering is the task of the System Engineer, and Project Management is the responsibility of the Project Manager."</w:t>
          </w:r>
          <w:r>
            <w:br/>
          </w:r>
          <w:r>
            <w:br/>
            <w:t>Design is a team effort, and System Engineering will help you do that in the proper way. So, all team members need to "know" System Engineering, apply the tools and techniques, and are also responsible for the outcome! And, if you don't organise your work properly, you will be less efficient and will likely run out of time. Project Management techniques will help you.</w:t>
          </w:r>
        </w:p>
      </w:sdtContent>
    </w:sdt>
    <w:sdt>
      <w:sdtPr>
        <w:tag w:val="goog_rdk_859"/>
        <w:id w:val="-1834057653"/>
      </w:sdtPr>
      <w:sdtContent>
        <w:p w14:paraId="00000314" w14:textId="77777777" w:rsidR="00860220" w:rsidRDefault="00681D0E" w:rsidP="00A56D3D">
          <w:pPr>
            <w:numPr>
              <w:ilvl w:val="0"/>
              <w:numId w:val="22"/>
            </w:numPr>
            <w:tabs>
              <w:tab w:val="left" w:pos="426"/>
            </w:tabs>
            <w:ind w:left="0" w:firstLine="0"/>
          </w:pPr>
          <w:r>
            <w:t>"Can we just send the System Engineer to the lectures? He/she will tell us what we need to know."</w:t>
          </w:r>
          <w:r>
            <w:br/>
          </w:r>
          <w:r>
            <w:br/>
            <w:t>Unfortunately it does not work that way. Since PM/SE is important for the design process and outcome, each team member needs to be aware of all these aspects, not only to apply it but also to support your fellow team members. Designing is all about teamwork!</w:t>
          </w:r>
        </w:p>
      </w:sdtContent>
    </w:sdt>
    <w:sdt>
      <w:sdtPr>
        <w:tag w:val="goog_rdk_860"/>
        <w:id w:val="160367005"/>
      </w:sdtPr>
      <w:sdtContent>
        <w:p w14:paraId="00000315" w14:textId="4A440C35" w:rsidR="00860220" w:rsidRDefault="00681D0E" w:rsidP="00A56D3D">
          <w:pPr>
            <w:numPr>
              <w:ilvl w:val="0"/>
              <w:numId w:val="22"/>
            </w:numPr>
            <w:tabs>
              <w:tab w:val="left" w:pos="426"/>
            </w:tabs>
            <w:ind w:left="0" w:firstLine="0"/>
          </w:pPr>
          <w:r>
            <w:t xml:space="preserve">"Why should we spent so much time on PM/SE? We </w:t>
          </w:r>
          <w:r w:rsidR="00EB0235">
            <w:t>lose</w:t>
          </w:r>
          <w:r>
            <w:t xml:space="preserve"> all this time and have nothing left for the actual design!"</w:t>
          </w:r>
          <w:r>
            <w:br/>
          </w:r>
          <w:r>
            <w:br/>
            <w:t xml:space="preserve">Realise that PM/SE </w:t>
          </w:r>
          <w:r>
            <w:rPr>
              <w:b/>
              <w:i/>
              <w:color w:val="FF0000"/>
            </w:rPr>
            <w:t>is</w:t>
          </w:r>
          <w:r>
            <w:t xml:space="preserve"> designing; the quality of and perhaps even the feasibility of your design depends on it. </w:t>
          </w:r>
        </w:p>
      </w:sdtContent>
    </w:sdt>
    <w:sdt>
      <w:sdtPr>
        <w:tag w:val="goog_rdk_861"/>
        <w:id w:val="831879246"/>
      </w:sdtPr>
      <w:sdtContent>
        <w:p w14:paraId="00000316" w14:textId="77777777" w:rsidR="00860220" w:rsidRDefault="00681D0E" w:rsidP="00A56D3D">
          <w:pPr>
            <w:numPr>
              <w:ilvl w:val="0"/>
              <w:numId w:val="22"/>
            </w:numPr>
            <w:tabs>
              <w:tab w:val="left" w:pos="426"/>
            </w:tabs>
            <w:ind w:left="0" w:firstLine="0"/>
          </w:pPr>
          <w:r>
            <w:t>"Deadline approaching! Quickly, who can work on those PM/SE deliverables?"</w:t>
          </w:r>
          <w:r>
            <w:br/>
          </w:r>
          <w:r>
            <w:br/>
            <w:t xml:space="preserve">This the wrong approach. These " PM/SE deliverables" are not only deliverables, but they are </w:t>
          </w:r>
          <w:r>
            <w:rPr>
              <w:b/>
            </w:rPr>
            <w:t>design tools</w:t>
          </w:r>
          <w:r>
            <w:t>, which should be used/integrated throughout your design. Therefore, the staff will check whether you actually applied these tools in your design and/or the design process.</w:t>
          </w:r>
        </w:p>
      </w:sdtContent>
    </w:sdt>
    <w:sdt>
      <w:sdtPr>
        <w:tag w:val="goog_rdk_862"/>
        <w:id w:val="-1328276267"/>
      </w:sdtPr>
      <w:sdtContent>
        <w:p w14:paraId="00000317" w14:textId="77777777" w:rsidR="00860220" w:rsidRDefault="00681D0E" w:rsidP="00A56D3D">
          <w:pPr>
            <w:numPr>
              <w:ilvl w:val="0"/>
              <w:numId w:val="22"/>
            </w:numPr>
            <w:tabs>
              <w:tab w:val="left" w:pos="426"/>
            </w:tabs>
            <w:ind w:left="0" w:firstLine="0"/>
          </w:pPr>
          <w:r>
            <w:t>"The DSE is far too small to use PM/SE. You can only use it in projects like developing the Ariane 6 launcher."</w:t>
          </w:r>
          <w:r>
            <w:br/>
          </w:r>
          <w:r>
            <w:br/>
            <w:t>This is a misconception. PM/SE can (and in principle should) be applied to any project. The DSE mimics project design in the aerospace industry, is (very) multi-disciplinary, and represents 10 students * 10 weeks * 40 hrs = 4000 hrs, which, in terms of the BSc program, is a huge project. As the DSE is the last opportunity where you can actually learn how to do PM/SE, it is an essential skill set to take with you when you graduate.</w:t>
          </w:r>
        </w:p>
      </w:sdtContent>
    </w:sdt>
    <w:sdt>
      <w:sdtPr>
        <w:tag w:val="goog_rdk_863"/>
        <w:id w:val="1798485414"/>
      </w:sdtPr>
      <w:sdtContent>
        <w:bookmarkStart w:id="26" w:name="_Toc21961726" w:displacedByCustomXml="prev"/>
        <w:p w14:paraId="00000318" w14:textId="20630C68" w:rsidR="00860220" w:rsidRDefault="00681D0E" w:rsidP="00A56D3D">
          <w:pPr>
            <w:pStyle w:val="Heading1"/>
            <w:numPr>
              <w:ilvl w:val="0"/>
              <w:numId w:val="12"/>
            </w:numPr>
            <w:rPr>
              <w:rFonts w:ascii="Tahoma" w:eastAsia="Tahoma" w:hAnsi="Tahoma" w:cs="Tahoma"/>
            </w:rPr>
          </w:pPr>
          <w:r>
            <w:rPr>
              <w:rFonts w:ascii="Tahoma" w:eastAsia="Tahoma" w:hAnsi="Tahoma" w:cs="Tahoma"/>
            </w:rPr>
            <w:t>Getting Organized</w:t>
          </w:r>
        </w:p>
      </w:sdtContent>
    </w:sdt>
    <w:bookmarkEnd w:id="26" w:displacedByCustomXml="prev"/>
    <w:bookmarkStart w:id="27" w:name="_Toc21961727" w:displacedByCustomXml="next"/>
    <w:sdt>
      <w:sdtPr>
        <w:tag w:val="goog_rdk_864"/>
        <w:id w:val="-16697251"/>
      </w:sdtPr>
      <w:sdtContent>
        <w:p w14:paraId="00000319" w14:textId="77777777" w:rsidR="00860220" w:rsidRDefault="00681D0E" w:rsidP="00A56D3D">
          <w:pPr>
            <w:pStyle w:val="Heading2"/>
            <w:numPr>
              <w:ilvl w:val="1"/>
              <w:numId w:val="12"/>
            </w:numPr>
            <w:rPr>
              <w:rFonts w:ascii="Tahoma" w:eastAsia="Tahoma" w:hAnsi="Tahoma" w:cs="Tahoma"/>
            </w:rPr>
          </w:pPr>
          <w:r>
            <w:rPr>
              <w:rFonts w:ascii="Tahoma" w:eastAsia="Tahoma" w:hAnsi="Tahoma" w:cs="Tahoma"/>
            </w:rPr>
            <w:t>The first step: organize yourself as a team</w:t>
          </w:r>
        </w:p>
      </w:sdtContent>
    </w:sdt>
    <w:bookmarkEnd w:id="27" w:displacedByCustomXml="prev"/>
    <w:sdt>
      <w:sdtPr>
        <w:tag w:val="goog_rdk_865"/>
        <w:id w:val="-1699462814"/>
      </w:sdtPr>
      <w:sdtContent>
        <w:p w14:paraId="0000031A"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 xml:space="preserve">In the following a number of hints are provided about the management approach. </w:t>
          </w:r>
        </w:p>
      </w:sdtContent>
    </w:sdt>
    <w:sdt>
      <w:sdtPr>
        <w:tag w:val="goog_rdk_866"/>
        <w:id w:val="-1379158832"/>
      </w:sdtPr>
      <w:sdtContent>
        <w:p w14:paraId="0000031B" w14:textId="77777777" w:rsidR="00860220" w:rsidRDefault="00681D0E" w:rsidP="00A56D3D">
          <w:pPr>
            <w:numPr>
              <w:ilvl w:val="1"/>
              <w:numId w:val="6"/>
            </w:numPr>
            <w:tabs>
              <w:tab w:val="left" w:pos="709"/>
              <w:tab w:val="left" w:pos="1276"/>
            </w:tabs>
            <w:ind w:left="0" w:firstLine="0"/>
            <w:rPr>
              <w:rFonts w:ascii="Tahoma" w:eastAsia="Tahoma" w:hAnsi="Tahoma" w:cs="Tahoma"/>
            </w:rPr>
          </w:pPr>
          <w:r>
            <w:rPr>
              <w:rFonts w:ascii="Tahoma" w:eastAsia="Tahoma" w:hAnsi="Tahoma" w:cs="Tahoma"/>
            </w:rPr>
            <w:t>Inventory of team tasks and functions (without looking to project content)</w:t>
          </w:r>
        </w:p>
      </w:sdtContent>
    </w:sdt>
    <w:sdt>
      <w:sdtPr>
        <w:tag w:val="goog_rdk_867"/>
        <w:id w:val="91827040"/>
      </w:sdtPr>
      <w:sdtContent>
        <w:p w14:paraId="0000031C" w14:textId="77777777" w:rsidR="00860220" w:rsidRDefault="00681D0E" w:rsidP="00A56D3D">
          <w:pPr>
            <w:numPr>
              <w:ilvl w:val="2"/>
              <w:numId w:val="6"/>
            </w:numPr>
            <w:tabs>
              <w:tab w:val="left" w:pos="709"/>
              <w:tab w:val="left" w:pos="1276"/>
            </w:tabs>
            <w:ind w:left="0" w:firstLine="0"/>
            <w:rPr>
              <w:rFonts w:ascii="Tahoma" w:eastAsia="Tahoma" w:hAnsi="Tahoma" w:cs="Tahoma"/>
            </w:rPr>
          </w:pPr>
          <w:r>
            <w:rPr>
              <w:rFonts w:ascii="Tahoma" w:eastAsia="Tahoma" w:hAnsi="Tahoma" w:cs="Tahoma"/>
            </w:rPr>
            <w:t>Chairman, secretary, quality assurance, controlling, SE, management, archiving/documentation, …</w:t>
          </w:r>
        </w:p>
      </w:sdtContent>
    </w:sdt>
    <w:sdt>
      <w:sdtPr>
        <w:tag w:val="goog_rdk_868"/>
        <w:id w:val="1574935110"/>
      </w:sdtPr>
      <w:sdtContent>
        <w:p w14:paraId="0000031D" w14:textId="77777777" w:rsidR="00860220" w:rsidRDefault="00681D0E" w:rsidP="00A56D3D">
          <w:pPr>
            <w:numPr>
              <w:ilvl w:val="2"/>
              <w:numId w:val="6"/>
            </w:numPr>
            <w:tabs>
              <w:tab w:val="left" w:pos="709"/>
              <w:tab w:val="left" w:pos="1276"/>
            </w:tabs>
            <w:ind w:left="0" w:firstLine="0"/>
            <w:rPr>
              <w:rFonts w:ascii="Tahoma" w:eastAsia="Tahoma" w:hAnsi="Tahoma" w:cs="Tahoma"/>
            </w:rPr>
          </w:pPr>
          <w:r>
            <w:rPr>
              <w:rFonts w:ascii="Tahoma" w:eastAsia="Tahoma" w:hAnsi="Tahoma" w:cs="Tahoma"/>
            </w:rPr>
            <w:t>Organizational Breakdown Structure (OBS)</w:t>
          </w:r>
        </w:p>
      </w:sdtContent>
    </w:sdt>
    <w:sdt>
      <w:sdtPr>
        <w:tag w:val="goog_rdk_869"/>
        <w:id w:val="-965583385"/>
      </w:sdtPr>
      <w:sdtContent>
        <w:p w14:paraId="0000031E" w14:textId="77777777" w:rsidR="00860220" w:rsidRDefault="00681D0E" w:rsidP="00A56D3D">
          <w:pPr>
            <w:numPr>
              <w:ilvl w:val="2"/>
              <w:numId w:val="6"/>
            </w:numPr>
            <w:tabs>
              <w:tab w:val="left" w:pos="709"/>
              <w:tab w:val="left" w:pos="1276"/>
            </w:tabs>
            <w:ind w:left="0" w:firstLine="0"/>
            <w:rPr>
              <w:rFonts w:ascii="Tahoma" w:eastAsia="Tahoma" w:hAnsi="Tahoma" w:cs="Tahoma"/>
            </w:rPr>
          </w:pPr>
          <w:r>
            <w:rPr>
              <w:rFonts w:ascii="Tahoma" w:eastAsia="Tahoma" w:hAnsi="Tahoma" w:cs="Tahoma"/>
            </w:rPr>
            <w:t>Management structure, lines of communication, major responsibilities (all persons shall be present in OBS)</w:t>
          </w:r>
        </w:p>
      </w:sdtContent>
    </w:sdt>
    <w:sdt>
      <w:sdtPr>
        <w:tag w:val="goog_rdk_870"/>
        <w:id w:val="-1273161078"/>
      </w:sdtPr>
      <w:sdtContent>
        <w:p w14:paraId="0000031F" w14:textId="77777777" w:rsidR="00860220" w:rsidRDefault="00681D0E" w:rsidP="00A56D3D">
          <w:pPr>
            <w:numPr>
              <w:ilvl w:val="1"/>
              <w:numId w:val="6"/>
            </w:numPr>
            <w:tabs>
              <w:tab w:val="left" w:pos="709"/>
              <w:tab w:val="left" w:pos="1276"/>
            </w:tabs>
            <w:ind w:left="0" w:firstLine="0"/>
            <w:rPr>
              <w:rFonts w:ascii="Tahoma" w:eastAsia="Tahoma" w:hAnsi="Tahoma" w:cs="Tahoma"/>
            </w:rPr>
          </w:pPr>
          <w:r>
            <w:rPr>
              <w:rFonts w:ascii="Tahoma" w:eastAsia="Tahoma" w:hAnsi="Tahoma" w:cs="Tahoma"/>
            </w:rPr>
            <w:t>Assignment of the tasks to team members</w:t>
          </w:r>
        </w:p>
      </w:sdtContent>
    </w:sdt>
    <w:sdt>
      <w:sdtPr>
        <w:tag w:val="goog_rdk_871"/>
        <w:id w:val="-2142794893"/>
      </w:sdtPr>
      <w:sdtContent>
        <w:p w14:paraId="00000320" w14:textId="77777777" w:rsidR="00860220" w:rsidRDefault="00681D0E" w:rsidP="00A56D3D">
          <w:pPr>
            <w:numPr>
              <w:ilvl w:val="2"/>
              <w:numId w:val="6"/>
            </w:numPr>
            <w:tabs>
              <w:tab w:val="left" w:pos="709"/>
              <w:tab w:val="left" w:pos="1276"/>
            </w:tabs>
            <w:ind w:left="0" w:firstLine="0"/>
            <w:rPr>
              <w:rFonts w:ascii="Tahoma" w:eastAsia="Tahoma" w:hAnsi="Tahoma" w:cs="Tahoma"/>
            </w:rPr>
          </w:pPr>
          <w:r>
            <w:rPr>
              <w:rFonts w:ascii="Tahoma" w:eastAsia="Tahoma" w:hAnsi="Tahoma" w:cs="Tahoma"/>
            </w:rPr>
            <w:t>Every team member shall have a clearly identifiable technical contribution to the project</w:t>
          </w:r>
        </w:p>
      </w:sdtContent>
    </w:sdt>
    <w:sdt>
      <w:sdtPr>
        <w:tag w:val="goog_rdk_872"/>
        <w:id w:val="620653028"/>
      </w:sdtPr>
      <w:sdtContent>
        <w:p w14:paraId="00000321" w14:textId="77777777" w:rsidR="00860220" w:rsidRDefault="00681D0E" w:rsidP="00A56D3D">
          <w:pPr>
            <w:numPr>
              <w:ilvl w:val="2"/>
              <w:numId w:val="6"/>
            </w:numPr>
            <w:tabs>
              <w:tab w:val="left" w:pos="709"/>
              <w:tab w:val="left" w:pos="1276"/>
            </w:tabs>
            <w:ind w:left="0" w:firstLine="0"/>
            <w:rPr>
              <w:rFonts w:ascii="Tahoma" w:eastAsia="Tahoma" w:hAnsi="Tahoma" w:cs="Tahoma"/>
            </w:rPr>
          </w:pPr>
          <w:r>
            <w:rPr>
              <w:rFonts w:ascii="Tahoma" w:eastAsia="Tahoma" w:hAnsi="Tahoma" w:cs="Tahoma"/>
            </w:rPr>
            <w:t>Major contribution to project for each student shall be technical</w:t>
          </w:r>
        </w:p>
      </w:sdtContent>
    </w:sdt>
    <w:sdt>
      <w:sdtPr>
        <w:tag w:val="goog_rdk_873"/>
        <w:id w:val="-1549832118"/>
      </w:sdtPr>
      <w:sdtContent>
        <w:p w14:paraId="00000322" w14:textId="77777777" w:rsidR="00860220" w:rsidRDefault="00681D0E" w:rsidP="00A56D3D">
          <w:pPr>
            <w:numPr>
              <w:ilvl w:val="2"/>
              <w:numId w:val="6"/>
            </w:numPr>
            <w:tabs>
              <w:tab w:val="left" w:pos="709"/>
              <w:tab w:val="left" w:pos="1276"/>
            </w:tabs>
            <w:ind w:left="0" w:firstLine="0"/>
            <w:rPr>
              <w:rFonts w:ascii="Tahoma" w:eastAsia="Tahoma" w:hAnsi="Tahoma" w:cs="Tahoma"/>
            </w:rPr>
          </w:pPr>
          <w:r>
            <w:rPr>
              <w:rFonts w:ascii="Tahoma" w:eastAsia="Tahoma" w:hAnsi="Tahoma" w:cs="Tahoma"/>
            </w:rPr>
            <w:t>Possibly switchable in the course of the project</w:t>
          </w:r>
        </w:p>
      </w:sdtContent>
    </w:sdt>
    <w:sdt>
      <w:sdtPr>
        <w:tag w:val="goog_rdk_874"/>
        <w:id w:val="626132986"/>
      </w:sdtPr>
      <w:sdtContent>
        <w:p w14:paraId="00000323" w14:textId="77777777" w:rsidR="00860220" w:rsidRDefault="00681D0E" w:rsidP="00A56D3D">
          <w:pPr>
            <w:numPr>
              <w:ilvl w:val="1"/>
              <w:numId w:val="6"/>
            </w:numPr>
            <w:tabs>
              <w:tab w:val="left" w:pos="709"/>
              <w:tab w:val="left" w:pos="1276"/>
            </w:tabs>
            <w:ind w:left="0" w:firstLine="0"/>
            <w:rPr>
              <w:rFonts w:ascii="Tahoma" w:eastAsia="Tahoma" w:hAnsi="Tahoma" w:cs="Tahoma"/>
            </w:rPr>
          </w:pPr>
          <w:r>
            <w:rPr>
              <w:rFonts w:ascii="Tahoma" w:eastAsia="Tahoma" w:hAnsi="Tahoma" w:cs="Tahoma"/>
            </w:rPr>
            <w:t xml:space="preserve">Team arrangements and agreements </w:t>
          </w:r>
        </w:p>
      </w:sdtContent>
    </w:sdt>
    <w:sdt>
      <w:sdtPr>
        <w:tag w:val="goog_rdk_875"/>
        <w:id w:val="1137376031"/>
      </w:sdtPr>
      <w:sdtContent>
        <w:p w14:paraId="00000324" w14:textId="77777777" w:rsidR="00860220" w:rsidRDefault="00681D0E" w:rsidP="00A56D3D">
          <w:pPr>
            <w:numPr>
              <w:ilvl w:val="2"/>
              <w:numId w:val="6"/>
            </w:numPr>
            <w:tabs>
              <w:tab w:val="left" w:pos="709"/>
              <w:tab w:val="left" w:pos="1276"/>
            </w:tabs>
            <w:ind w:left="0" w:firstLine="0"/>
            <w:rPr>
              <w:rFonts w:ascii="Tahoma" w:eastAsia="Tahoma" w:hAnsi="Tahoma" w:cs="Tahoma"/>
            </w:rPr>
          </w:pPr>
          <w:r>
            <w:rPr>
              <w:rFonts w:ascii="Tahoma" w:eastAsia="Tahoma" w:hAnsi="Tahoma" w:cs="Tahoma"/>
            </w:rPr>
            <w:t>Communication: e.g. make agreement on daily meetings to harmonize, focus on the right work of the day and identify problems in an early stage</w:t>
          </w:r>
        </w:p>
      </w:sdtContent>
    </w:sdt>
    <w:sdt>
      <w:sdtPr>
        <w:tag w:val="goog_rdk_876"/>
        <w:id w:val="864863523"/>
      </w:sdtPr>
      <w:sdtContent>
        <w:p w14:paraId="00000325" w14:textId="77777777" w:rsidR="00860220" w:rsidRDefault="00681D0E" w:rsidP="00A56D3D">
          <w:pPr>
            <w:numPr>
              <w:ilvl w:val="2"/>
              <w:numId w:val="6"/>
            </w:numPr>
            <w:tabs>
              <w:tab w:val="left" w:pos="709"/>
              <w:tab w:val="left" w:pos="1276"/>
            </w:tabs>
            <w:ind w:left="0" w:firstLine="0"/>
            <w:rPr>
              <w:rFonts w:ascii="Tahoma" w:eastAsia="Tahoma" w:hAnsi="Tahoma" w:cs="Tahoma"/>
            </w:rPr>
          </w:pPr>
          <w:r>
            <w:rPr>
              <w:rFonts w:ascii="Tahoma" w:eastAsia="Tahoma" w:hAnsi="Tahoma" w:cs="Tahoma"/>
            </w:rPr>
            <w:t>Logbook function and responsibility</w:t>
          </w:r>
        </w:p>
      </w:sdtContent>
    </w:sdt>
    <w:sdt>
      <w:sdtPr>
        <w:tag w:val="goog_rdk_877"/>
        <w:id w:val="879053347"/>
      </w:sdtPr>
      <w:sdtContent>
        <w:p w14:paraId="00000326" w14:textId="77777777" w:rsidR="00860220" w:rsidRDefault="00681D0E" w:rsidP="00A56D3D">
          <w:pPr>
            <w:numPr>
              <w:ilvl w:val="3"/>
              <w:numId w:val="6"/>
            </w:numPr>
            <w:pBdr>
              <w:top w:val="nil"/>
              <w:left w:val="nil"/>
              <w:bottom w:val="nil"/>
              <w:right w:val="nil"/>
              <w:between w:val="nil"/>
            </w:pBdr>
            <w:tabs>
              <w:tab w:val="left" w:pos="709"/>
              <w:tab w:val="left" w:pos="1276"/>
            </w:tabs>
            <w:ind w:left="0" w:firstLine="0"/>
            <w:rPr>
              <w:rFonts w:ascii="Tahoma" w:eastAsia="Tahoma" w:hAnsi="Tahoma" w:cs="Tahoma"/>
              <w:color w:val="000000"/>
            </w:rPr>
          </w:pPr>
          <w:r>
            <w:rPr>
              <w:rFonts w:ascii="Tahoma" w:eastAsia="Tahoma" w:hAnsi="Tahoma" w:cs="Tahoma"/>
              <w:color w:val="000000"/>
            </w:rPr>
            <w:t>Traceability of actions, agreements, decisions over time</w:t>
          </w:r>
        </w:p>
      </w:sdtContent>
    </w:sdt>
    <w:bookmarkStart w:id="28" w:name="_Toc21961728" w:displacedByCustomXml="next"/>
    <w:sdt>
      <w:sdtPr>
        <w:tag w:val="goog_rdk_878"/>
        <w:id w:val="-2125913374"/>
      </w:sdtPr>
      <w:sdtContent>
        <w:p w14:paraId="00000327" w14:textId="77777777" w:rsidR="00860220" w:rsidRDefault="00681D0E" w:rsidP="00A56D3D">
          <w:pPr>
            <w:pStyle w:val="Heading2"/>
            <w:numPr>
              <w:ilvl w:val="1"/>
              <w:numId w:val="12"/>
            </w:numPr>
            <w:rPr>
              <w:rFonts w:ascii="Tahoma" w:eastAsia="Tahoma" w:hAnsi="Tahoma" w:cs="Tahoma"/>
            </w:rPr>
          </w:pPr>
          <w:r>
            <w:rPr>
              <w:rFonts w:ascii="Tahoma" w:eastAsia="Tahoma" w:hAnsi="Tahoma" w:cs="Tahoma"/>
            </w:rPr>
            <w:t>The second step: organize your project</w:t>
          </w:r>
        </w:p>
      </w:sdtContent>
    </w:sdt>
    <w:bookmarkEnd w:id="28" w:displacedByCustomXml="prev"/>
    <w:sdt>
      <w:sdtPr>
        <w:tag w:val="goog_rdk_879"/>
        <w:id w:val="-2093307425"/>
      </w:sdtPr>
      <w:sdtContent>
        <w:p w14:paraId="00000328" w14:textId="77777777" w:rsidR="00860220" w:rsidRDefault="00681D0E" w:rsidP="00A56D3D">
          <w:pPr>
            <w:numPr>
              <w:ilvl w:val="1"/>
              <w:numId w:val="7"/>
            </w:numPr>
            <w:ind w:left="0" w:firstLine="0"/>
            <w:rPr>
              <w:rFonts w:ascii="Tahoma" w:eastAsia="Tahoma" w:hAnsi="Tahoma" w:cs="Tahoma"/>
            </w:rPr>
          </w:pPr>
          <w:r>
            <w:rPr>
              <w:rFonts w:ascii="Tahoma" w:eastAsia="Tahoma" w:hAnsi="Tahoma" w:cs="Tahoma"/>
            </w:rPr>
            <w:t xml:space="preserve">Breakdown the work content </w:t>
          </w:r>
        </w:p>
      </w:sdtContent>
    </w:sdt>
    <w:sdt>
      <w:sdtPr>
        <w:tag w:val="goog_rdk_880"/>
        <w:id w:val="876664171"/>
      </w:sdtPr>
      <w:sdtContent>
        <w:p w14:paraId="00000329" w14:textId="77777777" w:rsidR="00860220" w:rsidRDefault="00681D0E" w:rsidP="00A56D3D">
          <w:pPr>
            <w:numPr>
              <w:ilvl w:val="2"/>
              <w:numId w:val="7"/>
            </w:numPr>
            <w:ind w:left="0" w:firstLine="0"/>
            <w:rPr>
              <w:rFonts w:ascii="Tahoma" w:eastAsia="Tahoma" w:hAnsi="Tahoma" w:cs="Tahoma"/>
            </w:rPr>
          </w:pPr>
          <w:r>
            <w:rPr>
              <w:rFonts w:ascii="Tahoma" w:eastAsia="Tahoma" w:hAnsi="Tahoma" w:cs="Tahoma"/>
            </w:rPr>
            <w:t xml:space="preserve">Identify all tasks </w:t>
          </w:r>
        </w:p>
      </w:sdtContent>
    </w:sdt>
    <w:sdt>
      <w:sdtPr>
        <w:tag w:val="goog_rdk_881"/>
        <w:id w:val="-567037203"/>
      </w:sdtPr>
      <w:sdtContent>
        <w:p w14:paraId="0000032A" w14:textId="77777777" w:rsidR="00860220" w:rsidRDefault="00681D0E" w:rsidP="00A56D3D">
          <w:pPr>
            <w:numPr>
              <w:ilvl w:val="2"/>
              <w:numId w:val="7"/>
            </w:numPr>
            <w:ind w:left="0" w:firstLine="0"/>
            <w:rPr>
              <w:rFonts w:ascii="Tahoma" w:eastAsia="Tahoma" w:hAnsi="Tahoma" w:cs="Tahoma"/>
            </w:rPr>
          </w:pPr>
          <w:r>
            <w:rPr>
              <w:rFonts w:ascii="Tahoma" w:eastAsia="Tahoma" w:hAnsi="Tahoma" w:cs="Tahoma"/>
            </w:rPr>
            <w:t>Work Breakdown Structure (WBS) with key persons</w:t>
          </w:r>
        </w:p>
      </w:sdtContent>
    </w:sdt>
    <w:sdt>
      <w:sdtPr>
        <w:tag w:val="goog_rdk_882"/>
        <w:id w:val="-1901208717"/>
      </w:sdtPr>
      <w:sdtContent>
        <w:p w14:paraId="0000032B" w14:textId="77777777" w:rsidR="00860220" w:rsidRDefault="00681D0E" w:rsidP="00A56D3D">
          <w:pPr>
            <w:numPr>
              <w:ilvl w:val="2"/>
              <w:numId w:val="7"/>
            </w:numPr>
            <w:ind w:left="0" w:firstLine="0"/>
            <w:rPr>
              <w:rFonts w:ascii="Tahoma" w:eastAsia="Tahoma" w:hAnsi="Tahoma" w:cs="Tahoma"/>
            </w:rPr>
          </w:pPr>
          <w:r>
            <w:rPr>
              <w:rFonts w:ascii="Tahoma" w:eastAsia="Tahoma" w:hAnsi="Tahoma" w:cs="Tahoma"/>
            </w:rPr>
            <w:t>Work Package Descriptions (WPD) per key person</w:t>
          </w:r>
        </w:p>
      </w:sdtContent>
    </w:sdt>
    <w:sdt>
      <w:sdtPr>
        <w:tag w:val="goog_rdk_883"/>
        <w:id w:val="1109016025"/>
      </w:sdtPr>
      <w:sdtContent>
        <w:p w14:paraId="0000032C" w14:textId="77777777" w:rsidR="00860220" w:rsidRDefault="00681D0E" w:rsidP="00A56D3D">
          <w:pPr>
            <w:numPr>
              <w:ilvl w:val="1"/>
              <w:numId w:val="7"/>
            </w:numPr>
            <w:ind w:left="0" w:firstLine="0"/>
            <w:rPr>
              <w:rFonts w:ascii="Tahoma" w:eastAsia="Tahoma" w:hAnsi="Tahoma" w:cs="Tahoma"/>
            </w:rPr>
          </w:pPr>
          <w:r>
            <w:rPr>
              <w:rFonts w:ascii="Tahoma" w:eastAsia="Tahoma" w:hAnsi="Tahoma" w:cs="Tahoma"/>
            </w:rPr>
            <w:t>Phasing of project</w:t>
          </w:r>
        </w:p>
      </w:sdtContent>
    </w:sdt>
    <w:sdt>
      <w:sdtPr>
        <w:tag w:val="goog_rdk_884"/>
        <w:id w:val="-168871260"/>
      </w:sdtPr>
      <w:sdtContent>
        <w:p w14:paraId="0000032D" w14:textId="77777777" w:rsidR="00860220" w:rsidRDefault="00681D0E" w:rsidP="00A56D3D">
          <w:pPr>
            <w:numPr>
              <w:ilvl w:val="2"/>
              <w:numId w:val="7"/>
            </w:numPr>
            <w:ind w:left="0" w:firstLine="0"/>
            <w:rPr>
              <w:rFonts w:ascii="Tahoma" w:eastAsia="Tahoma" w:hAnsi="Tahoma" w:cs="Tahoma"/>
            </w:rPr>
          </w:pPr>
          <w:r>
            <w:rPr>
              <w:rFonts w:ascii="Tahoma" w:eastAsia="Tahoma" w:hAnsi="Tahoma" w:cs="Tahoma"/>
            </w:rPr>
            <w:t>Hard deadlines: the planning milestones</w:t>
          </w:r>
        </w:p>
      </w:sdtContent>
    </w:sdt>
    <w:sdt>
      <w:sdtPr>
        <w:tag w:val="goog_rdk_885"/>
        <w:id w:val="-89697961"/>
      </w:sdtPr>
      <w:sdtContent>
        <w:p w14:paraId="0000032E" w14:textId="77777777" w:rsidR="00860220" w:rsidRDefault="00681D0E" w:rsidP="00A56D3D">
          <w:pPr>
            <w:numPr>
              <w:ilvl w:val="2"/>
              <w:numId w:val="7"/>
            </w:numPr>
            <w:ind w:left="0" w:firstLine="0"/>
            <w:rPr>
              <w:rFonts w:ascii="Tahoma" w:eastAsia="Tahoma" w:hAnsi="Tahoma" w:cs="Tahoma"/>
            </w:rPr>
          </w:pPr>
          <w:r>
            <w:rPr>
              <w:rFonts w:ascii="Tahoma" w:eastAsia="Tahoma" w:hAnsi="Tahoma" w:cs="Tahoma"/>
            </w:rPr>
            <w:t>Planning of activities: rolling wave principle = detail for the coming weeks, global planning for the weeks after</w:t>
          </w:r>
        </w:p>
      </w:sdtContent>
    </w:sdt>
    <w:sdt>
      <w:sdtPr>
        <w:tag w:val="goog_rdk_886"/>
        <w:id w:val="-551998999"/>
      </w:sdtPr>
      <w:sdtContent>
        <w:p w14:paraId="0000032F" w14:textId="77777777" w:rsidR="00860220" w:rsidRDefault="00681D0E" w:rsidP="00A56D3D">
          <w:pPr>
            <w:numPr>
              <w:ilvl w:val="1"/>
              <w:numId w:val="7"/>
            </w:numPr>
            <w:ind w:left="0" w:firstLine="0"/>
            <w:rPr>
              <w:rFonts w:ascii="Tahoma" w:eastAsia="Tahoma" w:hAnsi="Tahoma" w:cs="Tahoma"/>
            </w:rPr>
          </w:pPr>
          <w:r>
            <w:rPr>
              <w:rFonts w:ascii="Tahoma" w:eastAsia="Tahoma" w:hAnsi="Tahoma" w:cs="Tahoma"/>
            </w:rPr>
            <w:t>Planning of the project</w:t>
          </w:r>
        </w:p>
      </w:sdtContent>
    </w:sdt>
    <w:sdt>
      <w:sdtPr>
        <w:tag w:val="goog_rdk_887"/>
        <w:id w:val="514038288"/>
      </w:sdtPr>
      <w:sdtContent>
        <w:p w14:paraId="00000330" w14:textId="77777777" w:rsidR="00860220" w:rsidRDefault="00681D0E" w:rsidP="00A56D3D">
          <w:pPr>
            <w:numPr>
              <w:ilvl w:val="2"/>
              <w:numId w:val="7"/>
            </w:numPr>
            <w:ind w:left="0" w:firstLine="0"/>
            <w:rPr>
              <w:rFonts w:ascii="Tahoma" w:eastAsia="Tahoma" w:hAnsi="Tahoma" w:cs="Tahoma"/>
            </w:rPr>
          </w:pPr>
          <w:r>
            <w:rPr>
              <w:rFonts w:ascii="Tahoma" w:eastAsia="Tahoma" w:hAnsi="Tahoma" w:cs="Tahoma"/>
            </w:rPr>
            <w:t xml:space="preserve">Make use of experiences from the past (see Brightspace). Indicative values: </w:t>
          </w:r>
        </w:p>
      </w:sdtContent>
    </w:sdt>
    <w:sdt>
      <w:sdtPr>
        <w:tag w:val="goog_rdk_888"/>
        <w:id w:val="-993785547"/>
      </w:sdtPr>
      <w:sdtContent>
        <w:p w14:paraId="00000331" w14:textId="77777777" w:rsidR="00860220" w:rsidRDefault="00681D0E" w:rsidP="00A56D3D">
          <w:pPr>
            <w:numPr>
              <w:ilvl w:val="3"/>
              <w:numId w:val="7"/>
            </w:numPr>
            <w:tabs>
              <w:tab w:val="left" w:pos="1276"/>
            </w:tabs>
            <w:ind w:left="0" w:firstLine="0"/>
            <w:rPr>
              <w:rFonts w:ascii="Tahoma" w:eastAsia="Tahoma" w:hAnsi="Tahoma" w:cs="Tahoma"/>
            </w:rPr>
          </w:pPr>
          <w:r>
            <w:rPr>
              <w:rFonts w:ascii="Tahoma" w:eastAsia="Tahoma" w:hAnsi="Tahoma" w:cs="Tahoma"/>
            </w:rPr>
            <w:t>40 % design and analysis activities</w:t>
          </w:r>
        </w:p>
      </w:sdtContent>
    </w:sdt>
    <w:sdt>
      <w:sdtPr>
        <w:tag w:val="goog_rdk_889"/>
        <w:id w:val="2091108767"/>
      </w:sdtPr>
      <w:sdtContent>
        <w:p w14:paraId="00000332" w14:textId="77777777" w:rsidR="00860220" w:rsidRDefault="00681D0E" w:rsidP="00A56D3D">
          <w:pPr>
            <w:numPr>
              <w:ilvl w:val="3"/>
              <w:numId w:val="7"/>
            </w:numPr>
            <w:tabs>
              <w:tab w:val="left" w:pos="1276"/>
            </w:tabs>
            <w:ind w:left="0" w:firstLine="0"/>
            <w:rPr>
              <w:rFonts w:ascii="Tahoma" w:eastAsia="Tahoma" w:hAnsi="Tahoma" w:cs="Tahoma"/>
            </w:rPr>
          </w:pPr>
          <w:r>
            <w:rPr>
              <w:rFonts w:ascii="Tahoma" w:eastAsia="Tahoma" w:hAnsi="Tahoma" w:cs="Tahoma"/>
            </w:rPr>
            <w:t>15 % planning and phasing of work, meetings</w:t>
          </w:r>
        </w:p>
      </w:sdtContent>
    </w:sdt>
    <w:sdt>
      <w:sdtPr>
        <w:tag w:val="goog_rdk_890"/>
        <w:id w:val="-581606338"/>
      </w:sdtPr>
      <w:sdtContent>
        <w:p w14:paraId="00000333" w14:textId="77777777" w:rsidR="00860220" w:rsidRDefault="00681D0E" w:rsidP="00A56D3D">
          <w:pPr>
            <w:numPr>
              <w:ilvl w:val="3"/>
              <w:numId w:val="7"/>
            </w:numPr>
            <w:tabs>
              <w:tab w:val="left" w:pos="1276"/>
            </w:tabs>
            <w:ind w:left="0" w:firstLine="0"/>
            <w:rPr>
              <w:rFonts w:ascii="Tahoma" w:eastAsia="Tahoma" w:hAnsi="Tahoma" w:cs="Tahoma"/>
            </w:rPr>
          </w:pPr>
          <w:r>
            <w:rPr>
              <w:rFonts w:ascii="Tahoma" w:eastAsia="Tahoma" w:hAnsi="Tahoma" w:cs="Tahoma"/>
            </w:rPr>
            <w:t>20 % reporting and reviews</w:t>
          </w:r>
        </w:p>
      </w:sdtContent>
    </w:sdt>
    <w:sdt>
      <w:sdtPr>
        <w:tag w:val="goog_rdk_891"/>
        <w:id w:val="-390271725"/>
      </w:sdtPr>
      <w:sdtContent>
        <w:p w14:paraId="00000334" w14:textId="77777777" w:rsidR="00860220" w:rsidRDefault="00681D0E" w:rsidP="00A56D3D">
          <w:pPr>
            <w:numPr>
              <w:ilvl w:val="3"/>
              <w:numId w:val="7"/>
            </w:numPr>
            <w:tabs>
              <w:tab w:val="left" w:pos="1276"/>
            </w:tabs>
            <w:ind w:left="0" w:firstLine="0"/>
            <w:rPr>
              <w:rFonts w:ascii="Tahoma" w:eastAsia="Tahoma" w:hAnsi="Tahoma" w:cs="Tahoma"/>
            </w:rPr>
          </w:pPr>
          <w:r>
            <w:rPr>
              <w:rFonts w:ascii="Tahoma" w:eastAsia="Tahoma" w:hAnsi="Tahoma" w:cs="Tahoma"/>
            </w:rPr>
            <w:t>25 % courses</w:t>
          </w:r>
        </w:p>
      </w:sdtContent>
    </w:sdt>
    <w:sdt>
      <w:sdtPr>
        <w:tag w:val="goog_rdk_892"/>
        <w:id w:val="1830791236"/>
      </w:sdtPr>
      <w:sdtContent>
        <w:p w14:paraId="00000335" w14:textId="77777777" w:rsidR="00860220" w:rsidRDefault="00681D0E" w:rsidP="00A56D3D">
          <w:pPr>
            <w:numPr>
              <w:ilvl w:val="2"/>
              <w:numId w:val="7"/>
            </w:numPr>
            <w:ind w:left="0" w:firstLine="0"/>
            <w:rPr>
              <w:rFonts w:ascii="Tahoma" w:eastAsia="Tahoma" w:hAnsi="Tahoma" w:cs="Tahoma"/>
            </w:rPr>
          </w:pPr>
          <w:r>
            <w:rPr>
              <w:rFonts w:ascii="Tahoma" w:eastAsia="Tahoma" w:hAnsi="Tahoma" w:cs="Tahoma"/>
            </w:rPr>
            <w:t>Presentation and reporting are time consuming!</w:t>
          </w:r>
        </w:p>
      </w:sdtContent>
    </w:sdt>
    <w:sdt>
      <w:sdtPr>
        <w:tag w:val="goog_rdk_893"/>
        <w:id w:val="-1708720298"/>
      </w:sdtPr>
      <w:sdtContent>
        <w:p w14:paraId="00000336" w14:textId="77777777" w:rsidR="00860220" w:rsidRDefault="00681D0E" w:rsidP="00A56D3D">
          <w:pPr>
            <w:numPr>
              <w:ilvl w:val="2"/>
              <w:numId w:val="7"/>
            </w:numPr>
            <w:ind w:left="0" w:firstLine="0"/>
            <w:rPr>
              <w:rFonts w:ascii="Tahoma" w:eastAsia="Tahoma" w:hAnsi="Tahoma" w:cs="Tahoma"/>
            </w:rPr>
          </w:pPr>
          <w:r>
            <w:rPr>
              <w:rFonts w:ascii="Tahoma" w:eastAsia="Tahoma" w:hAnsi="Tahoma" w:cs="Tahoma"/>
            </w:rPr>
            <w:t>Planning for deliverable items</w:t>
          </w:r>
        </w:p>
      </w:sdtContent>
    </w:sdt>
    <w:sdt>
      <w:sdtPr>
        <w:tag w:val="goog_rdk_894"/>
        <w:id w:val="-396517852"/>
      </w:sdtPr>
      <w:sdtContent>
        <w:p w14:paraId="00000337" w14:textId="77777777" w:rsidR="00860220" w:rsidRDefault="00681D0E" w:rsidP="00A56D3D">
          <w:pPr>
            <w:numPr>
              <w:ilvl w:val="1"/>
              <w:numId w:val="7"/>
            </w:numPr>
            <w:ind w:left="0" w:firstLine="0"/>
            <w:rPr>
              <w:rFonts w:ascii="Tahoma" w:eastAsia="Tahoma" w:hAnsi="Tahoma" w:cs="Tahoma"/>
            </w:rPr>
          </w:pPr>
          <w:r>
            <w:rPr>
              <w:rFonts w:ascii="Tahoma" w:eastAsia="Tahoma" w:hAnsi="Tahoma" w:cs="Tahoma"/>
            </w:rPr>
            <w:t>Meetings</w:t>
          </w:r>
        </w:p>
      </w:sdtContent>
    </w:sdt>
    <w:sdt>
      <w:sdtPr>
        <w:tag w:val="goog_rdk_895"/>
        <w:id w:val="1025983253"/>
      </w:sdtPr>
      <w:sdtContent>
        <w:p w14:paraId="00000338" w14:textId="77777777" w:rsidR="00860220" w:rsidRDefault="00681D0E" w:rsidP="00A56D3D">
          <w:pPr>
            <w:numPr>
              <w:ilvl w:val="2"/>
              <w:numId w:val="7"/>
            </w:numPr>
            <w:ind w:left="0" w:firstLine="0"/>
            <w:rPr>
              <w:rFonts w:ascii="Tahoma" w:eastAsia="Tahoma" w:hAnsi="Tahoma" w:cs="Tahoma"/>
            </w:rPr>
          </w:pPr>
          <w:r>
            <w:rPr>
              <w:rFonts w:ascii="Tahoma" w:eastAsia="Tahoma" w:hAnsi="Tahoma" w:cs="Tahoma"/>
            </w:rPr>
            <w:t xml:space="preserve">Recommendation: every meeting to be </w:t>
          </w:r>
          <w:proofErr w:type="spellStart"/>
          <w:r>
            <w:rPr>
              <w:rFonts w:ascii="Tahoma" w:eastAsia="Tahoma" w:hAnsi="Tahoma" w:cs="Tahoma"/>
            </w:rPr>
            <w:t>minuted</w:t>
          </w:r>
          <w:proofErr w:type="spellEnd"/>
          <w:r>
            <w:rPr>
              <w:rFonts w:ascii="Tahoma" w:eastAsia="Tahoma" w:hAnsi="Tahoma" w:cs="Tahoma"/>
            </w:rPr>
            <w:t xml:space="preserve"> at the meeting </w:t>
          </w:r>
        </w:p>
      </w:sdtContent>
    </w:sdt>
    <w:sdt>
      <w:sdtPr>
        <w:tag w:val="goog_rdk_896"/>
        <w:id w:val="-982230996"/>
      </w:sdtPr>
      <w:sdtContent>
        <w:p w14:paraId="00000339" w14:textId="77777777" w:rsidR="00860220" w:rsidRDefault="00681D0E" w:rsidP="00A56D3D">
          <w:pPr>
            <w:numPr>
              <w:ilvl w:val="2"/>
              <w:numId w:val="7"/>
            </w:numPr>
            <w:ind w:left="0" w:firstLine="0"/>
            <w:rPr>
              <w:rFonts w:ascii="Tahoma" w:eastAsia="Tahoma" w:hAnsi="Tahoma" w:cs="Tahoma"/>
            </w:rPr>
          </w:pPr>
          <w:r>
            <w:rPr>
              <w:rFonts w:ascii="Tahoma" w:eastAsia="Tahoma" w:hAnsi="Tahoma" w:cs="Tahoma"/>
            </w:rPr>
            <w:t>Daily meetings (recommended)</w:t>
          </w:r>
        </w:p>
      </w:sdtContent>
    </w:sdt>
    <w:sdt>
      <w:sdtPr>
        <w:tag w:val="goog_rdk_897"/>
        <w:id w:val="-380404621"/>
      </w:sdtPr>
      <w:sdtContent>
        <w:p w14:paraId="0000033A" w14:textId="77777777" w:rsidR="00860220" w:rsidRDefault="00681D0E" w:rsidP="00A56D3D">
          <w:pPr>
            <w:numPr>
              <w:ilvl w:val="2"/>
              <w:numId w:val="7"/>
            </w:numPr>
            <w:ind w:left="0" w:firstLine="0"/>
            <w:rPr>
              <w:rFonts w:ascii="Tahoma" w:eastAsia="Tahoma" w:hAnsi="Tahoma" w:cs="Tahoma"/>
            </w:rPr>
          </w:pPr>
          <w:r>
            <w:rPr>
              <w:rFonts w:ascii="Tahoma" w:eastAsia="Tahoma" w:hAnsi="Tahoma" w:cs="Tahoma"/>
            </w:rPr>
            <w:t>Meetings with the principal tutor and project coaches</w:t>
          </w:r>
        </w:p>
      </w:sdtContent>
    </w:sdt>
    <w:sdt>
      <w:sdtPr>
        <w:tag w:val="goog_rdk_898"/>
        <w:id w:val="-1662691923"/>
      </w:sdtPr>
      <w:sdtContent>
        <w:p w14:paraId="0000033B" w14:textId="77777777" w:rsidR="00860220" w:rsidRDefault="00681D0E" w:rsidP="00A56D3D">
          <w:pPr>
            <w:numPr>
              <w:ilvl w:val="3"/>
              <w:numId w:val="7"/>
            </w:numPr>
            <w:tabs>
              <w:tab w:val="left" w:pos="1276"/>
            </w:tabs>
            <w:ind w:left="0" w:firstLine="0"/>
            <w:rPr>
              <w:rFonts w:ascii="Tahoma" w:eastAsia="Tahoma" w:hAnsi="Tahoma" w:cs="Tahoma"/>
            </w:rPr>
          </w:pPr>
          <w:r>
            <w:rPr>
              <w:rFonts w:ascii="Tahoma" w:eastAsia="Tahoma" w:hAnsi="Tahoma" w:cs="Tahoma"/>
            </w:rPr>
            <w:t>Status meeting: once a week</w:t>
          </w:r>
        </w:p>
      </w:sdtContent>
    </w:sdt>
    <w:sdt>
      <w:sdtPr>
        <w:tag w:val="goog_rdk_899"/>
        <w:id w:val="887385524"/>
      </w:sdtPr>
      <w:sdtContent>
        <w:p w14:paraId="0000033C" w14:textId="77777777" w:rsidR="00860220" w:rsidRDefault="00681D0E" w:rsidP="00A56D3D">
          <w:pPr>
            <w:numPr>
              <w:ilvl w:val="1"/>
              <w:numId w:val="7"/>
            </w:numPr>
            <w:ind w:left="0" w:firstLine="0"/>
            <w:rPr>
              <w:rFonts w:ascii="Tahoma" w:eastAsia="Tahoma" w:hAnsi="Tahoma" w:cs="Tahoma"/>
            </w:rPr>
          </w:pPr>
          <w:r>
            <w:rPr>
              <w:rFonts w:ascii="Tahoma" w:eastAsia="Tahoma" w:hAnsi="Tahoma" w:cs="Tahoma"/>
            </w:rPr>
            <w:t xml:space="preserve">Project Plan: </w:t>
          </w:r>
        </w:p>
      </w:sdtContent>
    </w:sdt>
    <w:sdt>
      <w:sdtPr>
        <w:tag w:val="goog_rdk_900"/>
        <w:id w:val="-354729259"/>
      </w:sdtPr>
      <w:sdtContent>
        <w:p w14:paraId="0000033D" w14:textId="77777777" w:rsidR="00860220" w:rsidRDefault="00681D0E" w:rsidP="00A56D3D">
          <w:pPr>
            <w:numPr>
              <w:ilvl w:val="2"/>
              <w:numId w:val="7"/>
            </w:numPr>
            <w:ind w:left="0" w:firstLine="0"/>
            <w:rPr>
              <w:rFonts w:ascii="Tahoma" w:eastAsia="Tahoma" w:hAnsi="Tahoma" w:cs="Tahoma"/>
            </w:rPr>
          </w:pPr>
          <w:r>
            <w:rPr>
              <w:rFonts w:ascii="Tahoma" w:eastAsia="Tahoma" w:hAnsi="Tahoma" w:cs="Tahoma"/>
            </w:rPr>
            <w:t>First deliverable item (see Brightspace for DID)</w:t>
          </w:r>
        </w:p>
      </w:sdtContent>
    </w:sdt>
    <w:sdt>
      <w:sdtPr>
        <w:tag w:val="goog_rdk_901"/>
        <w:id w:val="1151338748"/>
      </w:sdtPr>
      <w:sdtContent>
        <w:p w14:paraId="0000033E" w14:textId="77777777" w:rsidR="00860220" w:rsidRDefault="00681D0E" w:rsidP="00A56D3D">
          <w:pPr>
            <w:numPr>
              <w:ilvl w:val="1"/>
              <w:numId w:val="7"/>
            </w:numPr>
            <w:ind w:left="0" w:firstLine="0"/>
            <w:rPr>
              <w:rFonts w:ascii="Tahoma" w:eastAsia="Tahoma" w:hAnsi="Tahoma" w:cs="Tahoma"/>
            </w:rPr>
          </w:pPr>
          <w:r>
            <w:rPr>
              <w:rFonts w:ascii="Tahoma" w:eastAsia="Tahoma" w:hAnsi="Tahoma" w:cs="Tahoma"/>
            </w:rPr>
            <w:t>Plan-do-check-act</w:t>
          </w:r>
        </w:p>
      </w:sdtContent>
    </w:sdt>
    <w:bookmarkStart w:id="29" w:name="_Toc21961729" w:displacedByCustomXml="next"/>
    <w:sdt>
      <w:sdtPr>
        <w:tag w:val="goog_rdk_902"/>
        <w:id w:val="-82382109"/>
      </w:sdtPr>
      <w:sdtContent>
        <w:p w14:paraId="0000033F" w14:textId="7DBA7F7A" w:rsidR="00860220" w:rsidRDefault="00681D0E" w:rsidP="00A56D3D">
          <w:pPr>
            <w:pStyle w:val="Heading1"/>
            <w:numPr>
              <w:ilvl w:val="0"/>
              <w:numId w:val="12"/>
            </w:numPr>
            <w:jc w:val="both"/>
            <w:rPr>
              <w:rFonts w:ascii="Tahoma" w:eastAsia="Tahoma" w:hAnsi="Tahoma" w:cs="Tahoma"/>
            </w:rPr>
          </w:pPr>
          <w:r>
            <w:rPr>
              <w:rFonts w:ascii="Tahoma" w:eastAsia="Tahoma" w:hAnsi="Tahoma" w:cs="Tahoma"/>
            </w:rPr>
            <w:t>Document List</w:t>
          </w:r>
        </w:p>
      </w:sdtContent>
    </w:sdt>
    <w:bookmarkEnd w:id="29" w:displacedByCustomXml="prev"/>
    <w:sdt>
      <w:sdtPr>
        <w:tag w:val="goog_rdk_903"/>
        <w:id w:val="1311140511"/>
      </w:sdtPr>
      <w:sdtContent>
        <w:p w14:paraId="00000340" w14:textId="77777777" w:rsidR="00860220" w:rsidRDefault="00681D0E" w:rsidP="00A56D3D">
          <w:pPr>
            <w:pBdr>
              <w:top w:val="nil"/>
              <w:left w:val="nil"/>
              <w:bottom w:val="nil"/>
              <w:right w:val="nil"/>
              <w:between w:val="nil"/>
            </w:pBdr>
            <w:spacing w:after="120"/>
            <w:jc w:val="both"/>
            <w:rPr>
              <w:color w:val="000000"/>
            </w:rPr>
          </w:pPr>
          <w:r>
            <w:rPr>
              <w:color w:val="000000"/>
            </w:rPr>
            <w:t>The following documents and websites contain (references to) information, which may be of interest for the project.</w:t>
          </w:r>
        </w:p>
      </w:sdtContent>
    </w:sdt>
    <w:sdt>
      <w:sdtPr>
        <w:tag w:val="goog_rdk_904"/>
        <w:id w:val="-1308545432"/>
      </w:sdtPr>
      <w:sdtContent>
        <w:p w14:paraId="00000341" w14:textId="77777777" w:rsidR="00860220" w:rsidRDefault="00000000" w:rsidP="00A56D3D">
          <w:pPr>
            <w:pBdr>
              <w:top w:val="nil"/>
              <w:left w:val="nil"/>
              <w:bottom w:val="nil"/>
              <w:right w:val="nil"/>
              <w:between w:val="nil"/>
            </w:pBdr>
            <w:spacing w:after="120"/>
            <w:jc w:val="both"/>
            <w:rPr>
              <w:color w:val="000000"/>
            </w:rPr>
          </w:pPr>
        </w:p>
      </w:sdtContent>
    </w:sdt>
    <w:sdt>
      <w:sdtPr>
        <w:tag w:val="goog_rdk_906"/>
        <w:id w:val="-1063560359"/>
      </w:sdtPr>
      <w:sdtContent>
        <w:p w14:paraId="00000342" w14:textId="77777777" w:rsidR="00860220" w:rsidRDefault="00681D0E" w:rsidP="00A56D3D">
          <w:pPr>
            <w:pBdr>
              <w:top w:val="nil"/>
              <w:left w:val="nil"/>
              <w:bottom w:val="nil"/>
              <w:right w:val="nil"/>
              <w:between w:val="nil"/>
            </w:pBdr>
            <w:spacing w:after="120"/>
            <w:jc w:val="both"/>
            <w:rPr>
              <w:color w:val="000000"/>
            </w:rPr>
          </w:pPr>
          <w:r>
            <w:rPr>
              <w:color w:val="000000"/>
            </w:rPr>
            <w:t>The references are examples of being considered as “qualified” and suitable for use. The accuracy, completeness, and timeliness of all other information is not guaranteed. Any listed websites, sources of information, books, companies, designs, and components are neither endorsed nor recommended.</w:t>
          </w:r>
          <w:sdt>
            <w:sdtPr>
              <w:tag w:val="goog_rdk_905"/>
              <w:id w:val="-1433502511"/>
            </w:sdtPr>
            <w:sdtContent/>
          </w:sdt>
        </w:p>
      </w:sdtContent>
    </w:sdt>
    <w:sdt>
      <w:sdtPr>
        <w:tag w:val="goog_rdk_908"/>
        <w:id w:val="709771837"/>
      </w:sdtPr>
      <w:sdtContent>
        <w:p w14:paraId="00000343" w14:textId="77777777" w:rsidR="00860220" w:rsidRDefault="00000000" w:rsidP="00A56D3D">
          <w:pPr>
            <w:pBdr>
              <w:top w:val="nil"/>
              <w:left w:val="nil"/>
              <w:bottom w:val="nil"/>
              <w:right w:val="nil"/>
              <w:between w:val="nil"/>
            </w:pBdr>
            <w:spacing w:after="120"/>
            <w:jc w:val="both"/>
            <w:rPr>
              <w:color w:val="000000"/>
            </w:rPr>
          </w:pPr>
          <w:sdt>
            <w:sdtPr>
              <w:tag w:val="goog_rdk_907"/>
              <w:id w:val="-1374848128"/>
            </w:sdtPr>
            <w:sdtContent/>
          </w:sdt>
        </w:p>
      </w:sdtContent>
    </w:sdt>
    <w:sdt>
      <w:sdtPr>
        <w:tag w:val="goog_rdk_910"/>
        <w:id w:val="909732135"/>
      </w:sdtPr>
      <w:sdtContent>
        <w:p w14:paraId="00000344" w14:textId="77777777" w:rsidR="00860220" w:rsidRDefault="00000000" w:rsidP="00A56D3D">
          <w:pPr>
            <w:pBdr>
              <w:top w:val="nil"/>
              <w:left w:val="nil"/>
              <w:bottom w:val="nil"/>
              <w:right w:val="nil"/>
              <w:between w:val="nil"/>
            </w:pBdr>
            <w:spacing w:after="120"/>
            <w:jc w:val="both"/>
            <w:rPr>
              <w:color w:val="000000"/>
            </w:rPr>
          </w:pPr>
          <w:sdt>
            <w:sdtPr>
              <w:tag w:val="goog_rdk_909"/>
              <w:id w:val="1947888004"/>
            </w:sdtPr>
            <w:sdtContent>
              <w:r w:rsidR="00681D0E">
                <w:rPr>
                  <w:color w:val="000000"/>
                </w:rPr>
                <w:t xml:space="preserve">The Teaching Assistants have a library with hundreds of books and readers that might be useful. A list of the available literature is on </w:t>
              </w:r>
              <w:proofErr w:type="spellStart"/>
              <w:r w:rsidR="00681D0E">
                <w:rPr>
                  <w:color w:val="000000"/>
                </w:rPr>
                <w:t>BrightSpace</w:t>
              </w:r>
              <w:proofErr w:type="spellEnd"/>
              <w:r w:rsidR="00681D0E">
                <w:rPr>
                  <w:color w:val="000000"/>
                </w:rPr>
                <w:t xml:space="preserve">. </w:t>
              </w:r>
            </w:sdtContent>
          </w:sdt>
        </w:p>
      </w:sdtContent>
    </w:sdt>
    <w:sdt>
      <w:sdtPr>
        <w:tag w:val="goog_rdk_911"/>
        <w:id w:val="1215001590"/>
        <w:showingPlcHdr/>
      </w:sdtPr>
      <w:sdtContent>
        <w:p w14:paraId="00000345" w14:textId="0795250B" w:rsidR="00860220" w:rsidRDefault="006018C4" w:rsidP="00A56D3D">
          <w:pPr>
            <w:pBdr>
              <w:top w:val="nil"/>
              <w:left w:val="nil"/>
              <w:bottom w:val="nil"/>
              <w:right w:val="nil"/>
              <w:between w:val="nil"/>
            </w:pBdr>
            <w:spacing w:after="120"/>
            <w:jc w:val="both"/>
            <w:rPr>
              <w:color w:val="000000"/>
            </w:rPr>
          </w:pPr>
          <w:r>
            <w:t xml:space="preserve">     </w:t>
          </w:r>
        </w:p>
      </w:sdtContent>
    </w:sdt>
    <w:sdt>
      <w:sdtPr>
        <w:tag w:val="goog_rdk_912"/>
        <w:id w:val="-80985371"/>
      </w:sdtPr>
      <w:sdtContent>
        <w:p w14:paraId="00000346" w14:textId="77777777" w:rsidR="00860220" w:rsidRDefault="00681D0E" w:rsidP="00A56D3D">
          <w:pPr>
            <w:pBdr>
              <w:top w:val="nil"/>
              <w:left w:val="nil"/>
              <w:bottom w:val="nil"/>
              <w:right w:val="nil"/>
              <w:between w:val="nil"/>
            </w:pBdr>
            <w:spacing w:after="120"/>
            <w:jc w:val="both"/>
            <w:rPr>
              <w:color w:val="000000"/>
            </w:rPr>
          </w:pPr>
          <w:r>
            <w:rPr>
              <w:color w:val="000000"/>
            </w:rPr>
            <w:t>Aircraft related:</w:t>
          </w:r>
        </w:p>
      </w:sdtContent>
    </w:sdt>
    <w:sdt>
      <w:sdtPr>
        <w:tag w:val="goog_rdk_913"/>
        <w:id w:val="-1931340709"/>
        <w:showingPlcHdr/>
      </w:sdtPr>
      <w:sdtContent>
        <w:p w14:paraId="00000347" w14:textId="17157634" w:rsidR="00860220" w:rsidRDefault="003716F2" w:rsidP="00A56D3D">
          <w:pPr>
            <w:pBdr>
              <w:top w:val="nil"/>
              <w:left w:val="nil"/>
              <w:bottom w:val="nil"/>
              <w:right w:val="nil"/>
              <w:between w:val="nil"/>
            </w:pBdr>
            <w:spacing w:after="120"/>
            <w:jc w:val="both"/>
            <w:rPr>
              <w:color w:val="000000"/>
            </w:rPr>
          </w:pPr>
          <w:r>
            <w:t xml:space="preserve">     </w:t>
          </w:r>
        </w:p>
      </w:sdtContent>
    </w:sdt>
    <w:sdt>
      <w:sdtPr>
        <w:tag w:val="goog_rdk_914"/>
        <w:id w:val="1178474124"/>
      </w:sdtPr>
      <w:sdtContent>
        <w:p w14:paraId="00000348" w14:textId="77777777" w:rsidR="00860220" w:rsidRDefault="00681D0E" w:rsidP="00A56D3D">
          <w:pPr>
            <w:numPr>
              <w:ilvl w:val="6"/>
              <w:numId w:val="7"/>
            </w:numPr>
            <w:pBdr>
              <w:top w:val="nil"/>
              <w:left w:val="nil"/>
              <w:bottom w:val="nil"/>
              <w:right w:val="nil"/>
              <w:between w:val="nil"/>
            </w:pBdr>
            <w:tabs>
              <w:tab w:val="left" w:pos="709"/>
            </w:tabs>
            <w:spacing w:after="120"/>
            <w:ind w:left="0" w:firstLine="0"/>
            <w:jc w:val="both"/>
          </w:pPr>
          <w:r>
            <w:rPr>
              <w:color w:val="000000"/>
            </w:rPr>
            <w:t xml:space="preserve">Synthesis of Subsonic Aircraft Design, E. </w:t>
          </w:r>
          <w:proofErr w:type="spellStart"/>
          <w:r>
            <w:rPr>
              <w:color w:val="000000"/>
            </w:rPr>
            <w:t>Torenbeek</w:t>
          </w:r>
          <w:proofErr w:type="spellEnd"/>
        </w:p>
      </w:sdtContent>
    </w:sdt>
    <w:sdt>
      <w:sdtPr>
        <w:tag w:val="goog_rdk_915"/>
        <w:id w:val="875972475"/>
      </w:sdtPr>
      <w:sdtContent>
        <w:p w14:paraId="00000349" w14:textId="77777777" w:rsidR="00860220" w:rsidRDefault="00681D0E" w:rsidP="00A56D3D">
          <w:pPr>
            <w:numPr>
              <w:ilvl w:val="6"/>
              <w:numId w:val="7"/>
            </w:numPr>
            <w:pBdr>
              <w:top w:val="nil"/>
              <w:left w:val="nil"/>
              <w:bottom w:val="nil"/>
              <w:right w:val="nil"/>
              <w:between w:val="nil"/>
            </w:pBdr>
            <w:tabs>
              <w:tab w:val="left" w:pos="709"/>
            </w:tabs>
            <w:spacing w:after="120"/>
            <w:ind w:left="0" w:firstLine="0"/>
            <w:jc w:val="both"/>
          </w:pPr>
          <w:r>
            <w:rPr>
              <w:color w:val="000000"/>
            </w:rPr>
            <w:t xml:space="preserve">Airplane design, Roskam </w:t>
          </w:r>
        </w:p>
      </w:sdtContent>
    </w:sdt>
    <w:sdt>
      <w:sdtPr>
        <w:tag w:val="goog_rdk_916"/>
        <w:id w:val="-1770232688"/>
      </w:sdtPr>
      <w:sdtContent>
        <w:p w14:paraId="0000034A" w14:textId="77777777" w:rsidR="00860220" w:rsidRDefault="00681D0E" w:rsidP="00A56D3D">
          <w:pPr>
            <w:numPr>
              <w:ilvl w:val="6"/>
              <w:numId w:val="7"/>
            </w:numPr>
            <w:pBdr>
              <w:top w:val="nil"/>
              <w:left w:val="nil"/>
              <w:bottom w:val="nil"/>
              <w:right w:val="nil"/>
              <w:between w:val="nil"/>
            </w:pBdr>
            <w:tabs>
              <w:tab w:val="left" w:pos="709"/>
            </w:tabs>
            <w:spacing w:after="120"/>
            <w:ind w:left="0" w:firstLine="0"/>
            <w:jc w:val="both"/>
          </w:pPr>
          <w:r>
            <w:rPr>
              <w:color w:val="000000"/>
            </w:rPr>
            <w:t>Aircraft Design, A conceptual Approach, D.P. Raymer</w:t>
          </w:r>
        </w:p>
      </w:sdtContent>
    </w:sdt>
    <w:sdt>
      <w:sdtPr>
        <w:tag w:val="goog_rdk_917"/>
        <w:id w:val="868570386"/>
      </w:sdtPr>
      <w:sdtContent>
        <w:p w14:paraId="0000034B" w14:textId="77777777" w:rsidR="00860220" w:rsidRDefault="00681D0E" w:rsidP="00A56D3D">
          <w:pPr>
            <w:numPr>
              <w:ilvl w:val="6"/>
              <w:numId w:val="7"/>
            </w:numPr>
            <w:pBdr>
              <w:top w:val="nil"/>
              <w:left w:val="nil"/>
              <w:bottom w:val="nil"/>
              <w:right w:val="nil"/>
              <w:between w:val="nil"/>
            </w:pBdr>
            <w:tabs>
              <w:tab w:val="left" w:pos="709"/>
            </w:tabs>
            <w:spacing w:after="120"/>
            <w:ind w:left="0" w:firstLine="0"/>
            <w:jc w:val="both"/>
          </w:pPr>
          <w:r>
            <w:rPr>
              <w:color w:val="000000"/>
            </w:rPr>
            <w:t>JAR-21, subpart JA, JB and appropriate appendices</w:t>
          </w:r>
        </w:p>
      </w:sdtContent>
    </w:sdt>
    <w:sdt>
      <w:sdtPr>
        <w:tag w:val="goog_rdk_918"/>
        <w:id w:val="-344794105"/>
      </w:sdtPr>
      <w:sdtContent>
        <w:p w14:paraId="0000034C" w14:textId="77777777" w:rsidR="00860220" w:rsidRDefault="00681D0E" w:rsidP="00A56D3D">
          <w:pPr>
            <w:numPr>
              <w:ilvl w:val="6"/>
              <w:numId w:val="7"/>
            </w:numPr>
            <w:pBdr>
              <w:top w:val="nil"/>
              <w:left w:val="nil"/>
              <w:bottom w:val="nil"/>
              <w:right w:val="nil"/>
              <w:between w:val="nil"/>
            </w:pBdr>
            <w:tabs>
              <w:tab w:val="left" w:pos="709"/>
            </w:tabs>
            <w:spacing w:after="120"/>
            <w:ind w:left="0" w:firstLine="0"/>
            <w:jc w:val="both"/>
          </w:pPr>
          <w:r>
            <w:rPr>
              <w:color w:val="000000"/>
            </w:rPr>
            <w:t>ISO-9000-1 and 2</w:t>
          </w:r>
        </w:p>
      </w:sdtContent>
    </w:sdt>
    <w:sdt>
      <w:sdtPr>
        <w:tag w:val="goog_rdk_919"/>
        <w:id w:val="1577095194"/>
      </w:sdtPr>
      <w:sdtContent>
        <w:p w14:paraId="0000034D" w14:textId="77777777" w:rsidR="00860220" w:rsidRDefault="00681D0E" w:rsidP="00A56D3D">
          <w:pPr>
            <w:numPr>
              <w:ilvl w:val="6"/>
              <w:numId w:val="7"/>
            </w:numPr>
            <w:pBdr>
              <w:top w:val="nil"/>
              <w:left w:val="nil"/>
              <w:bottom w:val="nil"/>
              <w:right w:val="nil"/>
              <w:between w:val="nil"/>
            </w:pBdr>
            <w:tabs>
              <w:tab w:val="left" w:pos="709"/>
            </w:tabs>
            <w:spacing w:after="120"/>
            <w:ind w:left="0" w:firstLine="0"/>
            <w:jc w:val="both"/>
          </w:pPr>
          <w:r>
            <w:rPr>
              <w:color w:val="000000"/>
            </w:rPr>
            <w:t>Guide to Microsoft Projects</w:t>
          </w:r>
        </w:p>
      </w:sdtContent>
    </w:sdt>
    <w:sdt>
      <w:sdtPr>
        <w:tag w:val="goog_rdk_920"/>
        <w:id w:val="-2075190734"/>
      </w:sdtPr>
      <w:sdtContent>
        <w:p w14:paraId="0000034E" w14:textId="77777777" w:rsidR="00860220" w:rsidRDefault="00681D0E" w:rsidP="00A56D3D">
          <w:pPr>
            <w:numPr>
              <w:ilvl w:val="6"/>
              <w:numId w:val="7"/>
            </w:numPr>
            <w:pBdr>
              <w:top w:val="nil"/>
              <w:left w:val="nil"/>
              <w:bottom w:val="nil"/>
              <w:right w:val="nil"/>
              <w:between w:val="nil"/>
            </w:pBdr>
            <w:tabs>
              <w:tab w:val="left" w:pos="709"/>
            </w:tabs>
            <w:spacing w:after="120"/>
            <w:ind w:left="0" w:firstLine="0"/>
            <w:jc w:val="both"/>
          </w:pPr>
          <w:r>
            <w:rPr>
              <w:color w:val="000000"/>
            </w:rPr>
            <w:t xml:space="preserve">Product Design: Fundamentals and Methods, N.F.M. </w:t>
          </w:r>
          <w:proofErr w:type="spellStart"/>
          <w:r>
            <w:rPr>
              <w:color w:val="000000"/>
            </w:rPr>
            <w:t>Roozenboom</w:t>
          </w:r>
          <w:proofErr w:type="spellEnd"/>
          <w:r>
            <w:rPr>
              <w:color w:val="000000"/>
            </w:rPr>
            <w:t xml:space="preserve">, J. </w:t>
          </w:r>
          <w:proofErr w:type="spellStart"/>
          <w:r>
            <w:rPr>
              <w:color w:val="000000"/>
            </w:rPr>
            <w:t>Eekels</w:t>
          </w:r>
          <w:proofErr w:type="spellEnd"/>
        </w:p>
      </w:sdtContent>
    </w:sdt>
    <w:sdt>
      <w:sdtPr>
        <w:tag w:val="goog_rdk_921"/>
        <w:id w:val="802196404"/>
      </w:sdtPr>
      <w:sdtContent>
        <w:p w14:paraId="0000034F" w14:textId="77777777" w:rsidR="00860220" w:rsidRDefault="00681D0E" w:rsidP="00A56D3D">
          <w:pPr>
            <w:numPr>
              <w:ilvl w:val="6"/>
              <w:numId w:val="7"/>
            </w:numPr>
            <w:pBdr>
              <w:top w:val="nil"/>
              <w:left w:val="nil"/>
              <w:bottom w:val="nil"/>
              <w:right w:val="nil"/>
              <w:between w:val="nil"/>
            </w:pBdr>
            <w:tabs>
              <w:tab w:val="left" w:pos="709"/>
            </w:tabs>
            <w:spacing w:after="120"/>
            <w:ind w:left="0" w:firstLine="0"/>
            <w:jc w:val="both"/>
          </w:pPr>
          <w:r>
            <w:rPr>
              <w:color w:val="000000"/>
            </w:rPr>
            <w:t>Jane’s All the Worlds Aircraft</w:t>
          </w:r>
        </w:p>
      </w:sdtContent>
    </w:sdt>
    <w:sdt>
      <w:sdtPr>
        <w:tag w:val="goog_rdk_922"/>
        <w:id w:val="-977139237"/>
      </w:sdtPr>
      <w:sdtContent>
        <w:p w14:paraId="00000350" w14:textId="77777777" w:rsidR="00860220" w:rsidRDefault="00681D0E" w:rsidP="00A56D3D">
          <w:pPr>
            <w:numPr>
              <w:ilvl w:val="6"/>
              <w:numId w:val="7"/>
            </w:numPr>
            <w:pBdr>
              <w:top w:val="nil"/>
              <w:left w:val="nil"/>
              <w:bottom w:val="nil"/>
              <w:right w:val="nil"/>
              <w:between w:val="nil"/>
            </w:pBdr>
            <w:tabs>
              <w:tab w:val="left" w:pos="709"/>
            </w:tabs>
            <w:spacing w:after="120"/>
            <w:ind w:left="0" w:firstLine="0"/>
            <w:jc w:val="both"/>
          </w:pPr>
          <w:r>
            <w:rPr>
              <w:color w:val="000000"/>
            </w:rPr>
            <w:t>World Aircraft &amp; System’s directory – Flight International</w:t>
          </w:r>
        </w:p>
      </w:sdtContent>
    </w:sdt>
    <w:sdt>
      <w:sdtPr>
        <w:tag w:val="goog_rdk_923"/>
        <w:id w:val="1463534179"/>
      </w:sdtPr>
      <w:sdtContent>
        <w:p w14:paraId="00000351" w14:textId="77777777" w:rsidR="00860220" w:rsidRDefault="00681D0E" w:rsidP="00A56D3D">
          <w:pPr>
            <w:numPr>
              <w:ilvl w:val="6"/>
              <w:numId w:val="7"/>
            </w:numPr>
            <w:pBdr>
              <w:top w:val="nil"/>
              <w:left w:val="nil"/>
              <w:bottom w:val="nil"/>
              <w:right w:val="nil"/>
              <w:between w:val="nil"/>
            </w:pBdr>
            <w:tabs>
              <w:tab w:val="left" w:pos="709"/>
            </w:tabs>
            <w:spacing w:after="120"/>
            <w:ind w:left="0" w:firstLine="0"/>
            <w:jc w:val="both"/>
          </w:pPr>
          <w:r>
            <w:rPr>
              <w:color w:val="000000"/>
            </w:rPr>
            <w:t>Airframe Structural Design, M.C.Y. Niu</w:t>
          </w:r>
        </w:p>
      </w:sdtContent>
    </w:sdt>
    <w:sdt>
      <w:sdtPr>
        <w:tag w:val="goog_rdk_924"/>
        <w:id w:val="-1228910723"/>
      </w:sdtPr>
      <w:sdtContent>
        <w:p w14:paraId="00000352" w14:textId="77777777" w:rsidR="00860220" w:rsidRDefault="00681D0E" w:rsidP="00A56D3D">
          <w:pPr>
            <w:numPr>
              <w:ilvl w:val="6"/>
              <w:numId w:val="7"/>
            </w:numPr>
            <w:pBdr>
              <w:top w:val="nil"/>
              <w:left w:val="nil"/>
              <w:bottom w:val="nil"/>
              <w:right w:val="nil"/>
              <w:between w:val="nil"/>
            </w:pBdr>
            <w:tabs>
              <w:tab w:val="left" w:pos="709"/>
            </w:tabs>
            <w:spacing w:after="120"/>
            <w:ind w:left="0" w:firstLine="0"/>
            <w:jc w:val="both"/>
          </w:pPr>
          <w:r>
            <w:rPr>
              <w:color w:val="000000"/>
            </w:rPr>
            <w:t>Airframe Stress Analysis And Sizing, M.C.Y. Niu</w:t>
          </w:r>
        </w:p>
      </w:sdtContent>
    </w:sdt>
    <w:sdt>
      <w:sdtPr>
        <w:tag w:val="goog_rdk_925"/>
        <w:id w:val="-902372108"/>
      </w:sdtPr>
      <w:sdtContent>
        <w:p w14:paraId="00000353" w14:textId="77777777" w:rsidR="00860220" w:rsidRDefault="00681D0E" w:rsidP="00A56D3D">
          <w:pPr>
            <w:numPr>
              <w:ilvl w:val="6"/>
              <w:numId w:val="7"/>
            </w:numPr>
            <w:pBdr>
              <w:top w:val="nil"/>
              <w:left w:val="nil"/>
              <w:bottom w:val="nil"/>
              <w:right w:val="nil"/>
              <w:between w:val="nil"/>
            </w:pBdr>
            <w:tabs>
              <w:tab w:val="left" w:pos="709"/>
            </w:tabs>
            <w:spacing w:after="120"/>
            <w:ind w:left="0" w:firstLine="0"/>
            <w:jc w:val="both"/>
          </w:pPr>
          <w:r>
            <w:rPr>
              <w:color w:val="000000"/>
            </w:rPr>
            <w:t>Analysis and Design of Flight Vehicles Structures, Bruhn</w:t>
          </w:r>
        </w:p>
      </w:sdtContent>
    </w:sdt>
    <w:sdt>
      <w:sdtPr>
        <w:tag w:val="goog_rdk_926"/>
        <w:id w:val="-1055456200"/>
      </w:sdtPr>
      <w:sdtContent>
        <w:p w14:paraId="00000354" w14:textId="77777777" w:rsidR="00860220" w:rsidRDefault="00681D0E" w:rsidP="00A56D3D">
          <w:pPr>
            <w:numPr>
              <w:ilvl w:val="6"/>
              <w:numId w:val="7"/>
            </w:numPr>
            <w:pBdr>
              <w:top w:val="nil"/>
              <w:left w:val="nil"/>
              <w:bottom w:val="nil"/>
              <w:right w:val="nil"/>
              <w:between w:val="nil"/>
            </w:pBdr>
            <w:tabs>
              <w:tab w:val="left" w:pos="709"/>
            </w:tabs>
            <w:spacing w:after="120"/>
            <w:ind w:left="0" w:firstLine="0"/>
            <w:jc w:val="both"/>
          </w:pPr>
          <w:r>
            <w:rPr>
              <w:color w:val="000000"/>
            </w:rPr>
            <w:t>Aircraft Landing Gear Design: Principles and Practices, Currey, N.S.</w:t>
          </w:r>
        </w:p>
      </w:sdtContent>
    </w:sdt>
    <w:sdt>
      <w:sdtPr>
        <w:tag w:val="goog_rdk_927"/>
        <w:id w:val="600922568"/>
      </w:sdtPr>
      <w:sdtContent>
        <w:p w14:paraId="00000355" w14:textId="77777777" w:rsidR="00860220" w:rsidRDefault="00681D0E" w:rsidP="00A56D3D">
          <w:pPr>
            <w:numPr>
              <w:ilvl w:val="6"/>
              <w:numId w:val="7"/>
            </w:numPr>
            <w:pBdr>
              <w:top w:val="nil"/>
              <w:left w:val="nil"/>
              <w:bottom w:val="nil"/>
              <w:right w:val="nil"/>
              <w:between w:val="nil"/>
            </w:pBdr>
            <w:tabs>
              <w:tab w:val="left" w:pos="709"/>
            </w:tabs>
            <w:spacing w:after="120"/>
            <w:ind w:left="0" w:firstLine="0"/>
            <w:jc w:val="both"/>
          </w:pPr>
          <w:r>
            <w:rPr>
              <w:color w:val="000000"/>
            </w:rPr>
            <w:t>Aircraft Performance and Design, J.D. Anderson</w:t>
          </w:r>
        </w:p>
      </w:sdtContent>
    </w:sdt>
    <w:sdt>
      <w:sdtPr>
        <w:tag w:val="goog_rdk_928"/>
        <w:id w:val="-1858111313"/>
      </w:sdtPr>
      <w:sdtContent>
        <w:p w14:paraId="00000356" w14:textId="77777777" w:rsidR="00860220" w:rsidRDefault="00681D0E" w:rsidP="00A56D3D">
          <w:pPr>
            <w:numPr>
              <w:ilvl w:val="6"/>
              <w:numId w:val="7"/>
            </w:numPr>
            <w:pBdr>
              <w:top w:val="nil"/>
              <w:left w:val="nil"/>
              <w:bottom w:val="nil"/>
              <w:right w:val="nil"/>
              <w:between w:val="nil"/>
            </w:pBdr>
            <w:tabs>
              <w:tab w:val="left" w:pos="709"/>
            </w:tabs>
            <w:spacing w:after="120"/>
            <w:ind w:left="0" w:firstLine="0"/>
            <w:jc w:val="both"/>
          </w:pPr>
          <w:r>
            <w:rPr>
              <w:color w:val="000000"/>
            </w:rPr>
            <w:t>Fluid-dynamic drag, S.F. Hoerner</w:t>
          </w:r>
        </w:p>
      </w:sdtContent>
    </w:sdt>
    <w:sdt>
      <w:sdtPr>
        <w:tag w:val="goog_rdk_929"/>
        <w:id w:val="587652272"/>
      </w:sdtPr>
      <w:sdtContent>
        <w:p w14:paraId="00000357" w14:textId="77777777" w:rsidR="00860220" w:rsidRDefault="00681D0E" w:rsidP="00A56D3D">
          <w:pPr>
            <w:numPr>
              <w:ilvl w:val="6"/>
              <w:numId w:val="7"/>
            </w:numPr>
            <w:pBdr>
              <w:top w:val="nil"/>
              <w:left w:val="nil"/>
              <w:bottom w:val="nil"/>
              <w:right w:val="nil"/>
              <w:between w:val="nil"/>
            </w:pBdr>
            <w:tabs>
              <w:tab w:val="left" w:pos="709"/>
            </w:tabs>
            <w:spacing w:after="120"/>
            <w:ind w:left="0" w:firstLine="0"/>
            <w:jc w:val="both"/>
          </w:pPr>
          <w:r>
            <w:rPr>
              <w:color w:val="000000"/>
            </w:rPr>
            <w:t>Fluid-dynamic lift, S.F. Hoerner and H.V. Borst</w:t>
          </w:r>
        </w:p>
      </w:sdtContent>
    </w:sdt>
    <w:sdt>
      <w:sdtPr>
        <w:tag w:val="goog_rdk_930"/>
        <w:id w:val="-1077666116"/>
      </w:sdtPr>
      <w:sdtContent>
        <w:p w14:paraId="00000358" w14:textId="77777777" w:rsidR="00860220" w:rsidRDefault="00681D0E" w:rsidP="00A56D3D">
          <w:pPr>
            <w:numPr>
              <w:ilvl w:val="6"/>
              <w:numId w:val="7"/>
            </w:numPr>
            <w:pBdr>
              <w:top w:val="nil"/>
              <w:left w:val="nil"/>
              <w:bottom w:val="nil"/>
              <w:right w:val="nil"/>
              <w:between w:val="nil"/>
            </w:pBdr>
            <w:tabs>
              <w:tab w:val="left" w:pos="709"/>
            </w:tabs>
            <w:spacing w:after="120"/>
            <w:ind w:left="0" w:firstLine="0"/>
            <w:jc w:val="both"/>
          </w:pPr>
          <w:r>
            <w:rPr>
              <w:color w:val="000000"/>
            </w:rPr>
            <w:t>Personal aircraft drag reduction, B. Carmichael</w:t>
          </w:r>
        </w:p>
      </w:sdtContent>
    </w:sdt>
    <w:sdt>
      <w:sdtPr>
        <w:tag w:val="goog_rdk_931"/>
        <w:id w:val="1420207914"/>
      </w:sdtPr>
      <w:sdtContent>
        <w:p w14:paraId="00000359" w14:textId="77777777" w:rsidR="00860220" w:rsidRDefault="00681D0E" w:rsidP="00A56D3D">
          <w:pPr>
            <w:numPr>
              <w:ilvl w:val="6"/>
              <w:numId w:val="7"/>
            </w:numPr>
            <w:pBdr>
              <w:top w:val="nil"/>
              <w:left w:val="nil"/>
              <w:bottom w:val="nil"/>
              <w:right w:val="nil"/>
              <w:between w:val="nil"/>
            </w:pBdr>
            <w:tabs>
              <w:tab w:val="left" w:pos="709"/>
            </w:tabs>
            <w:spacing w:after="120"/>
            <w:ind w:left="0" w:firstLine="0"/>
            <w:jc w:val="both"/>
          </w:pPr>
          <w:r>
            <w:rPr>
              <w:color w:val="000000"/>
            </w:rPr>
            <w:t xml:space="preserve">Theory of wing sections, Abbott and von </w:t>
          </w:r>
          <w:proofErr w:type="spellStart"/>
          <w:r>
            <w:rPr>
              <w:color w:val="000000"/>
            </w:rPr>
            <w:t>Doenhoff</w:t>
          </w:r>
          <w:proofErr w:type="spellEnd"/>
        </w:p>
      </w:sdtContent>
    </w:sdt>
    <w:sdt>
      <w:sdtPr>
        <w:tag w:val="goog_rdk_932"/>
        <w:id w:val="1503858398"/>
      </w:sdtPr>
      <w:sdtContent>
        <w:p w14:paraId="0000035A" w14:textId="77777777" w:rsidR="00860220" w:rsidRDefault="00681D0E" w:rsidP="00A56D3D">
          <w:pPr>
            <w:numPr>
              <w:ilvl w:val="6"/>
              <w:numId w:val="7"/>
            </w:numPr>
            <w:pBdr>
              <w:top w:val="nil"/>
              <w:left w:val="nil"/>
              <w:bottom w:val="nil"/>
              <w:right w:val="nil"/>
              <w:between w:val="nil"/>
            </w:pBdr>
            <w:tabs>
              <w:tab w:val="left" w:pos="709"/>
            </w:tabs>
            <w:spacing w:after="120"/>
            <w:ind w:left="0" w:firstLine="0"/>
            <w:jc w:val="both"/>
          </w:pPr>
          <w:r>
            <w:rPr>
              <w:color w:val="000000"/>
            </w:rPr>
            <w:t xml:space="preserve">Stuttgarter </w:t>
          </w:r>
          <w:proofErr w:type="spellStart"/>
          <w:r>
            <w:rPr>
              <w:color w:val="000000"/>
            </w:rPr>
            <w:t>Profilkatalog</w:t>
          </w:r>
          <w:proofErr w:type="spellEnd"/>
          <w:r>
            <w:rPr>
              <w:color w:val="000000"/>
            </w:rPr>
            <w:t>, D. Althaus and F. Wortmann</w:t>
          </w:r>
        </w:p>
      </w:sdtContent>
    </w:sdt>
    <w:sdt>
      <w:sdtPr>
        <w:tag w:val="goog_rdk_933"/>
        <w:id w:val="-1255507792"/>
      </w:sdtPr>
      <w:sdtContent>
        <w:p w14:paraId="0000035B" w14:textId="77777777" w:rsidR="00860220" w:rsidRPr="00681D0E" w:rsidRDefault="00681D0E" w:rsidP="00A56D3D">
          <w:pPr>
            <w:numPr>
              <w:ilvl w:val="6"/>
              <w:numId w:val="7"/>
            </w:numPr>
            <w:pBdr>
              <w:top w:val="nil"/>
              <w:left w:val="nil"/>
              <w:bottom w:val="nil"/>
              <w:right w:val="nil"/>
              <w:between w:val="nil"/>
            </w:pBdr>
            <w:tabs>
              <w:tab w:val="left" w:pos="709"/>
            </w:tabs>
            <w:spacing w:after="120"/>
            <w:ind w:left="0" w:firstLine="0"/>
            <w:jc w:val="both"/>
            <w:rPr>
              <w:lang w:val="nl-NL"/>
            </w:rPr>
          </w:pPr>
          <w:proofErr w:type="spellStart"/>
          <w:r w:rsidRPr="00681D0E">
            <w:rPr>
              <w:color w:val="000000"/>
              <w:lang w:val="nl-NL"/>
            </w:rPr>
            <w:t>Niedrig</w:t>
          </w:r>
          <w:proofErr w:type="spellEnd"/>
          <w:r w:rsidRPr="00681D0E">
            <w:rPr>
              <w:color w:val="000000"/>
              <w:lang w:val="nl-NL"/>
            </w:rPr>
            <w:t>-</w:t>
          </w:r>
          <w:proofErr w:type="spellStart"/>
          <w:r w:rsidRPr="00681D0E">
            <w:rPr>
              <w:color w:val="000000"/>
              <w:lang w:val="nl-NL"/>
            </w:rPr>
            <w:t>geschwindigkeits</w:t>
          </w:r>
          <w:proofErr w:type="spellEnd"/>
          <w:r w:rsidRPr="00681D0E">
            <w:rPr>
              <w:color w:val="000000"/>
              <w:lang w:val="nl-NL"/>
            </w:rPr>
            <w:t xml:space="preserve">-profile, D. </w:t>
          </w:r>
          <w:proofErr w:type="spellStart"/>
          <w:r w:rsidRPr="00681D0E">
            <w:rPr>
              <w:color w:val="000000"/>
              <w:lang w:val="nl-NL"/>
            </w:rPr>
            <w:t>Althaus</w:t>
          </w:r>
          <w:proofErr w:type="spellEnd"/>
        </w:p>
      </w:sdtContent>
    </w:sdt>
    <w:sdt>
      <w:sdtPr>
        <w:tag w:val="goog_rdk_934"/>
        <w:id w:val="1610942744"/>
      </w:sdtPr>
      <w:sdtContent>
        <w:p w14:paraId="0000035C" w14:textId="77777777" w:rsidR="00860220" w:rsidRDefault="00681D0E" w:rsidP="00A56D3D">
          <w:pPr>
            <w:numPr>
              <w:ilvl w:val="6"/>
              <w:numId w:val="7"/>
            </w:numPr>
            <w:pBdr>
              <w:top w:val="nil"/>
              <w:left w:val="nil"/>
              <w:bottom w:val="nil"/>
              <w:right w:val="nil"/>
              <w:between w:val="nil"/>
            </w:pBdr>
            <w:tabs>
              <w:tab w:val="left" w:pos="709"/>
            </w:tabs>
            <w:spacing w:after="120"/>
            <w:ind w:left="0" w:firstLine="0"/>
            <w:jc w:val="both"/>
          </w:pPr>
          <w:r>
            <w:rPr>
              <w:color w:val="000000"/>
            </w:rPr>
            <w:t xml:space="preserve">Elements of airplane performance, G. </w:t>
          </w:r>
          <w:proofErr w:type="spellStart"/>
          <w:r>
            <w:rPr>
              <w:color w:val="000000"/>
            </w:rPr>
            <w:t>Ruijgrok</w:t>
          </w:r>
          <w:proofErr w:type="spellEnd"/>
        </w:p>
      </w:sdtContent>
    </w:sdt>
    <w:sdt>
      <w:sdtPr>
        <w:tag w:val="goog_rdk_935"/>
        <w:id w:val="694972487"/>
      </w:sdtPr>
      <w:sdtContent>
        <w:p w14:paraId="0000035D" w14:textId="77777777" w:rsidR="00860220" w:rsidRDefault="00681D0E" w:rsidP="00A56D3D">
          <w:pPr>
            <w:numPr>
              <w:ilvl w:val="6"/>
              <w:numId w:val="7"/>
            </w:numPr>
            <w:pBdr>
              <w:top w:val="nil"/>
              <w:left w:val="nil"/>
              <w:bottom w:val="nil"/>
              <w:right w:val="nil"/>
              <w:between w:val="nil"/>
            </w:pBdr>
            <w:tabs>
              <w:tab w:val="left" w:pos="709"/>
            </w:tabs>
            <w:spacing w:after="120"/>
            <w:ind w:left="0" w:firstLine="0"/>
            <w:jc w:val="both"/>
          </w:pPr>
          <w:r>
            <w:rPr>
              <w:color w:val="000000"/>
            </w:rPr>
            <w:t>JAR-25</w:t>
          </w:r>
        </w:p>
      </w:sdtContent>
    </w:sdt>
    <w:sdt>
      <w:sdtPr>
        <w:tag w:val="goog_rdk_936"/>
        <w:id w:val="-1328586669"/>
      </w:sdtPr>
      <w:sdtContent>
        <w:p w14:paraId="0000035E" w14:textId="77777777" w:rsidR="00860220" w:rsidRDefault="00681D0E" w:rsidP="00A56D3D">
          <w:pPr>
            <w:numPr>
              <w:ilvl w:val="6"/>
              <w:numId w:val="7"/>
            </w:numPr>
            <w:pBdr>
              <w:top w:val="nil"/>
              <w:left w:val="nil"/>
              <w:bottom w:val="nil"/>
              <w:right w:val="nil"/>
              <w:between w:val="nil"/>
            </w:pBdr>
            <w:tabs>
              <w:tab w:val="left" w:pos="709"/>
            </w:tabs>
            <w:spacing w:after="120"/>
            <w:ind w:left="0" w:firstLine="0"/>
            <w:jc w:val="both"/>
          </w:pPr>
          <w:r>
            <w:rPr>
              <w:color w:val="000000"/>
            </w:rPr>
            <w:t>Aerodynamics, Aeronautics and Flight mechanics, B.W. McCormick</w:t>
          </w:r>
        </w:p>
      </w:sdtContent>
    </w:sdt>
    <w:sdt>
      <w:sdtPr>
        <w:tag w:val="goog_rdk_937"/>
        <w:id w:val="-1254422983"/>
      </w:sdtPr>
      <w:sdtContent>
        <w:p w14:paraId="0000035F" w14:textId="77777777" w:rsidR="00860220" w:rsidRDefault="00681D0E" w:rsidP="00A56D3D">
          <w:pPr>
            <w:numPr>
              <w:ilvl w:val="6"/>
              <w:numId w:val="7"/>
            </w:numPr>
            <w:pBdr>
              <w:top w:val="nil"/>
              <w:left w:val="nil"/>
              <w:bottom w:val="nil"/>
              <w:right w:val="nil"/>
              <w:between w:val="nil"/>
            </w:pBdr>
            <w:spacing w:after="120"/>
            <w:ind w:left="0" w:firstLine="0"/>
            <w:jc w:val="both"/>
          </w:pPr>
          <w:r>
            <w:rPr>
              <w:color w:val="000000"/>
            </w:rPr>
            <w:t>Aircraft Structures for Engineering Students, Megson</w:t>
          </w:r>
        </w:p>
      </w:sdtContent>
    </w:sdt>
    <w:sdt>
      <w:sdtPr>
        <w:tag w:val="goog_rdk_938"/>
        <w:id w:val="-191533429"/>
      </w:sdtPr>
      <w:sdtContent>
        <w:p w14:paraId="00000360" w14:textId="77777777" w:rsidR="00860220" w:rsidRDefault="00681D0E" w:rsidP="00A56D3D">
          <w:pPr>
            <w:numPr>
              <w:ilvl w:val="6"/>
              <w:numId w:val="7"/>
            </w:numPr>
            <w:pBdr>
              <w:top w:val="nil"/>
              <w:left w:val="nil"/>
              <w:bottom w:val="nil"/>
              <w:right w:val="nil"/>
              <w:between w:val="nil"/>
            </w:pBdr>
            <w:tabs>
              <w:tab w:val="left" w:pos="709"/>
            </w:tabs>
            <w:spacing w:after="120"/>
            <w:ind w:left="0" w:firstLine="0"/>
            <w:jc w:val="both"/>
          </w:pPr>
          <w:r>
            <w:rPr>
              <w:color w:val="000000"/>
            </w:rPr>
            <w:t>Aircraft Design, A.K. Kundu, ISBN 978-0-521-88156-4, Cambridge Aerospace Series</w:t>
          </w:r>
        </w:p>
      </w:sdtContent>
    </w:sdt>
    <w:sdt>
      <w:sdtPr>
        <w:tag w:val="goog_rdk_939"/>
        <w:id w:val="692962117"/>
        <w:showingPlcHdr/>
      </w:sdtPr>
      <w:sdtContent>
        <w:p w14:paraId="00000361" w14:textId="4816CC54" w:rsidR="00860220" w:rsidRDefault="006018C4" w:rsidP="00A56D3D">
          <w:pPr>
            <w:pBdr>
              <w:top w:val="nil"/>
              <w:left w:val="nil"/>
              <w:bottom w:val="nil"/>
              <w:right w:val="nil"/>
              <w:between w:val="nil"/>
            </w:pBdr>
            <w:tabs>
              <w:tab w:val="left" w:pos="709"/>
            </w:tabs>
            <w:spacing w:after="120"/>
            <w:jc w:val="both"/>
            <w:rPr>
              <w:color w:val="000000"/>
            </w:rPr>
          </w:pPr>
          <w:r>
            <w:t xml:space="preserve">     </w:t>
          </w:r>
        </w:p>
      </w:sdtContent>
    </w:sdt>
    <w:sdt>
      <w:sdtPr>
        <w:tag w:val="goog_rdk_940"/>
        <w:id w:val="-1651740264"/>
      </w:sdtPr>
      <w:sdtContent>
        <w:p w14:paraId="00000362" w14:textId="77777777" w:rsidR="00860220" w:rsidRDefault="00681D0E" w:rsidP="00A56D3D">
          <w:pPr>
            <w:pBdr>
              <w:top w:val="nil"/>
              <w:left w:val="nil"/>
              <w:bottom w:val="nil"/>
              <w:right w:val="nil"/>
              <w:between w:val="nil"/>
            </w:pBdr>
            <w:spacing w:after="120"/>
            <w:jc w:val="both"/>
            <w:rPr>
              <w:color w:val="000000"/>
            </w:rPr>
          </w:pPr>
          <w:r>
            <w:rPr>
              <w:color w:val="000000"/>
            </w:rPr>
            <w:t>Spacecraft related:</w:t>
          </w:r>
        </w:p>
      </w:sdtContent>
    </w:sdt>
    <w:sdt>
      <w:sdtPr>
        <w:tag w:val="goog_rdk_941"/>
        <w:id w:val="544807119"/>
      </w:sdtPr>
      <w:sdtContent>
        <w:p w14:paraId="00000363" w14:textId="77777777" w:rsidR="00860220" w:rsidRDefault="00000000" w:rsidP="00A56D3D">
          <w:pPr>
            <w:pBdr>
              <w:top w:val="nil"/>
              <w:left w:val="nil"/>
              <w:bottom w:val="nil"/>
              <w:right w:val="nil"/>
              <w:between w:val="nil"/>
            </w:pBdr>
            <w:spacing w:after="120"/>
            <w:jc w:val="both"/>
            <w:rPr>
              <w:color w:val="000000"/>
            </w:rPr>
          </w:pPr>
        </w:p>
      </w:sdtContent>
    </w:sdt>
    <w:sdt>
      <w:sdtPr>
        <w:tag w:val="goog_rdk_942"/>
        <w:id w:val="-127559880"/>
      </w:sdtPr>
      <w:sdtContent>
        <w:p w14:paraId="00000364" w14:textId="77777777" w:rsidR="00860220" w:rsidRDefault="00681D0E" w:rsidP="00A56D3D">
          <w:pPr>
            <w:numPr>
              <w:ilvl w:val="6"/>
              <w:numId w:val="7"/>
            </w:numPr>
            <w:pBdr>
              <w:top w:val="nil"/>
              <w:left w:val="nil"/>
              <w:bottom w:val="nil"/>
              <w:right w:val="nil"/>
              <w:between w:val="nil"/>
            </w:pBdr>
            <w:spacing w:after="120"/>
            <w:ind w:left="0" w:firstLine="0"/>
            <w:jc w:val="both"/>
          </w:pPr>
          <w:r>
            <w:rPr>
              <w:color w:val="000000"/>
            </w:rPr>
            <w:t>Larson, W.J. and Wertz, J.R., Space Mission Analysis and Design, Microcosm, 1999, 3rd edition, ISBN 0-7923-5901-1.</w:t>
          </w:r>
        </w:p>
      </w:sdtContent>
    </w:sdt>
    <w:sdt>
      <w:sdtPr>
        <w:tag w:val="goog_rdk_943"/>
        <w:id w:val="-1810389681"/>
      </w:sdtPr>
      <w:sdtContent>
        <w:p w14:paraId="00000365" w14:textId="77777777" w:rsidR="00860220" w:rsidRDefault="00681D0E" w:rsidP="00A56D3D">
          <w:pPr>
            <w:numPr>
              <w:ilvl w:val="6"/>
              <w:numId w:val="7"/>
            </w:numPr>
            <w:pBdr>
              <w:top w:val="nil"/>
              <w:left w:val="nil"/>
              <w:bottom w:val="nil"/>
              <w:right w:val="nil"/>
              <w:between w:val="nil"/>
            </w:pBdr>
            <w:spacing w:after="120"/>
            <w:ind w:left="0" w:firstLine="0"/>
            <w:jc w:val="both"/>
          </w:pPr>
          <w:r>
            <w:rPr>
              <w:color w:val="000000"/>
            </w:rPr>
            <w:t>Fortescue, P. and Stark, J., Spacecraft Systems Engineering, Wiley, 1995, 3rd edition, ISBN 0-471-95220-6</w:t>
          </w:r>
        </w:p>
      </w:sdtContent>
    </w:sdt>
    <w:sdt>
      <w:sdtPr>
        <w:tag w:val="goog_rdk_944"/>
        <w:id w:val="757709828"/>
      </w:sdtPr>
      <w:sdtContent>
        <w:p w14:paraId="00000366" w14:textId="77777777" w:rsidR="00860220" w:rsidRDefault="00681D0E" w:rsidP="00A56D3D">
          <w:pPr>
            <w:numPr>
              <w:ilvl w:val="6"/>
              <w:numId w:val="7"/>
            </w:numPr>
            <w:pBdr>
              <w:top w:val="nil"/>
              <w:left w:val="nil"/>
              <w:bottom w:val="nil"/>
              <w:right w:val="nil"/>
              <w:between w:val="nil"/>
            </w:pBdr>
            <w:spacing w:after="120"/>
            <w:ind w:left="0" w:firstLine="0"/>
            <w:jc w:val="both"/>
          </w:pPr>
          <w:r>
            <w:rPr>
              <w:color w:val="000000"/>
            </w:rPr>
            <w:t>Regan, F. J. and Anandakrishnan, S. M. (1993). Dynamics of Atmospheric Re-Entry. AIAA Education Series. AIAA.</w:t>
          </w:r>
        </w:p>
      </w:sdtContent>
    </w:sdt>
    <w:sdt>
      <w:sdtPr>
        <w:tag w:val="goog_rdk_945"/>
        <w:id w:val="1361713248"/>
      </w:sdtPr>
      <w:sdtContent>
        <w:p w14:paraId="00000367" w14:textId="77777777" w:rsidR="00860220" w:rsidRDefault="00681D0E" w:rsidP="00A56D3D">
          <w:pPr>
            <w:numPr>
              <w:ilvl w:val="6"/>
              <w:numId w:val="7"/>
            </w:numPr>
            <w:pBdr>
              <w:top w:val="nil"/>
              <w:left w:val="nil"/>
              <w:bottom w:val="nil"/>
              <w:right w:val="nil"/>
              <w:between w:val="nil"/>
            </w:pBdr>
            <w:spacing w:after="120"/>
            <w:ind w:left="0" w:firstLine="0"/>
            <w:jc w:val="both"/>
          </w:pPr>
          <w:r>
            <w:rPr>
              <w:color w:val="000000"/>
            </w:rPr>
            <w:t xml:space="preserve">Tewari, A. (2007). Atmospheric and Space Flight Dynamics. Modelling and Simulation in Science, Engineering and Technology. </w:t>
          </w:r>
          <w:proofErr w:type="spellStart"/>
          <w:r>
            <w:rPr>
              <w:color w:val="000000"/>
            </w:rPr>
            <w:t>Birkhauser</w:t>
          </w:r>
          <w:proofErr w:type="spellEnd"/>
          <w:r>
            <w:rPr>
              <w:color w:val="000000"/>
            </w:rPr>
            <w:t>.</w:t>
          </w:r>
        </w:p>
      </w:sdtContent>
    </w:sdt>
    <w:sdt>
      <w:sdtPr>
        <w:tag w:val="goog_rdk_946"/>
        <w:id w:val="1857699520"/>
      </w:sdtPr>
      <w:sdtContent>
        <w:p w14:paraId="00000368" w14:textId="77777777" w:rsidR="00860220" w:rsidRDefault="00681D0E" w:rsidP="00A56D3D">
          <w:pPr>
            <w:numPr>
              <w:ilvl w:val="6"/>
              <w:numId w:val="7"/>
            </w:numPr>
            <w:pBdr>
              <w:top w:val="nil"/>
              <w:left w:val="nil"/>
              <w:bottom w:val="nil"/>
              <w:right w:val="nil"/>
              <w:between w:val="nil"/>
            </w:pBdr>
            <w:spacing w:after="120"/>
            <w:ind w:left="0" w:firstLine="0"/>
            <w:jc w:val="both"/>
          </w:pPr>
          <w:r>
            <w:rPr>
              <w:color w:val="000000"/>
            </w:rPr>
            <w:t xml:space="preserve">Press, W. H., Teukolsky, S. A., </w:t>
          </w:r>
          <w:proofErr w:type="spellStart"/>
          <w:r>
            <w:rPr>
              <w:color w:val="000000"/>
            </w:rPr>
            <w:t>Vetterling</w:t>
          </w:r>
          <w:proofErr w:type="spellEnd"/>
          <w:r>
            <w:rPr>
              <w:color w:val="000000"/>
            </w:rPr>
            <w:t>, W. T., and Flannery, B. P. (1994). Numerical Recipes in C. The Art of Scientific Computing. Cambridge University Press, second edition.</w:t>
          </w:r>
        </w:p>
      </w:sdtContent>
    </w:sdt>
    <w:sdt>
      <w:sdtPr>
        <w:tag w:val="goog_rdk_947"/>
        <w:id w:val="-1957245093"/>
      </w:sdtPr>
      <w:sdtContent>
        <w:p w14:paraId="00000369" w14:textId="77777777" w:rsidR="00860220" w:rsidRDefault="00681D0E" w:rsidP="00A56D3D">
          <w:pPr>
            <w:numPr>
              <w:ilvl w:val="6"/>
              <w:numId w:val="7"/>
            </w:numPr>
            <w:pBdr>
              <w:top w:val="nil"/>
              <w:left w:val="nil"/>
              <w:bottom w:val="nil"/>
              <w:right w:val="nil"/>
              <w:between w:val="nil"/>
            </w:pBdr>
            <w:spacing w:after="120"/>
            <w:ind w:left="0" w:firstLine="0"/>
            <w:jc w:val="both"/>
          </w:pPr>
          <w:proofErr w:type="spellStart"/>
          <w:r>
            <w:rPr>
              <w:color w:val="000000"/>
            </w:rPr>
            <w:t>Montenbruck</w:t>
          </w:r>
          <w:proofErr w:type="spellEnd"/>
          <w:r>
            <w:rPr>
              <w:color w:val="000000"/>
            </w:rPr>
            <w:t>, O. and Gill, E. (2005). Satellite Orbits Models Methods Applications. Springer.</w:t>
          </w:r>
        </w:p>
      </w:sdtContent>
    </w:sdt>
    <w:sdt>
      <w:sdtPr>
        <w:tag w:val="goog_rdk_948"/>
        <w:id w:val="869494502"/>
      </w:sdtPr>
      <w:sdtContent>
        <w:p w14:paraId="0000036A" w14:textId="77777777" w:rsidR="00860220" w:rsidRDefault="00681D0E" w:rsidP="00A56D3D">
          <w:pPr>
            <w:numPr>
              <w:ilvl w:val="6"/>
              <w:numId w:val="7"/>
            </w:numPr>
            <w:pBdr>
              <w:top w:val="nil"/>
              <w:left w:val="nil"/>
              <w:bottom w:val="nil"/>
              <w:right w:val="nil"/>
              <w:between w:val="nil"/>
            </w:pBdr>
            <w:spacing w:after="120"/>
            <w:ind w:left="0" w:firstLine="0"/>
            <w:jc w:val="both"/>
          </w:pPr>
          <w:r>
            <w:rPr>
              <w:color w:val="000000"/>
            </w:rPr>
            <w:t xml:space="preserve">AIAA Design Engineering Technical Committee, </w:t>
          </w:r>
          <w:proofErr w:type="spellStart"/>
          <w:r>
            <w:rPr>
              <w:color w:val="000000"/>
            </w:rPr>
            <w:t>Aiaa</w:t>
          </w:r>
          <w:proofErr w:type="spellEnd"/>
          <w:r>
            <w:rPr>
              <w:color w:val="000000"/>
            </w:rPr>
            <w:t xml:space="preserve"> Aerospace Design Engineers Guide, Fifth Edition.</w:t>
          </w:r>
        </w:p>
      </w:sdtContent>
    </w:sdt>
    <w:sdt>
      <w:sdtPr>
        <w:tag w:val="goog_rdk_949"/>
        <w:id w:val="-836302561"/>
      </w:sdtPr>
      <w:sdtContent>
        <w:p w14:paraId="0000036B" w14:textId="77777777" w:rsidR="00860220" w:rsidRDefault="00681D0E" w:rsidP="00A56D3D">
          <w:pPr>
            <w:numPr>
              <w:ilvl w:val="6"/>
              <w:numId w:val="7"/>
            </w:numPr>
            <w:pBdr>
              <w:top w:val="nil"/>
              <w:left w:val="nil"/>
              <w:bottom w:val="nil"/>
              <w:right w:val="nil"/>
              <w:between w:val="nil"/>
            </w:pBdr>
            <w:spacing w:after="120"/>
            <w:ind w:left="0" w:firstLine="0"/>
            <w:jc w:val="both"/>
          </w:pPr>
          <w:r>
            <w:rPr>
              <w:color w:val="000000"/>
            </w:rPr>
            <w:t>Wijker, J.J., Spacecraft Structures, 2008.</w:t>
          </w:r>
        </w:p>
      </w:sdtContent>
    </w:sdt>
    <w:sdt>
      <w:sdtPr>
        <w:tag w:val="goog_rdk_950"/>
        <w:id w:val="842050011"/>
      </w:sdtPr>
      <w:sdtContent>
        <w:p w14:paraId="0000036C" w14:textId="77777777" w:rsidR="00860220" w:rsidRDefault="00681D0E" w:rsidP="00A56D3D">
          <w:pPr>
            <w:numPr>
              <w:ilvl w:val="6"/>
              <w:numId w:val="7"/>
            </w:numPr>
            <w:pBdr>
              <w:top w:val="nil"/>
              <w:left w:val="nil"/>
              <w:bottom w:val="nil"/>
              <w:right w:val="nil"/>
              <w:between w:val="nil"/>
            </w:pBdr>
            <w:spacing w:after="120"/>
            <w:ind w:left="0" w:firstLine="0"/>
            <w:jc w:val="both"/>
          </w:pPr>
          <w:r>
            <w:rPr>
              <w:color w:val="000000"/>
            </w:rPr>
            <w:t>Patel, M.R., Spacecraft Power Systems, CRC Press, 2005.</w:t>
          </w:r>
        </w:p>
      </w:sdtContent>
    </w:sdt>
    <w:sdt>
      <w:sdtPr>
        <w:tag w:val="goog_rdk_951"/>
        <w:id w:val="-1883085609"/>
      </w:sdtPr>
      <w:sdtContent>
        <w:p w14:paraId="0000036D" w14:textId="77777777" w:rsidR="00860220" w:rsidRDefault="00681D0E" w:rsidP="00A56D3D">
          <w:pPr>
            <w:numPr>
              <w:ilvl w:val="6"/>
              <w:numId w:val="7"/>
            </w:numPr>
            <w:pBdr>
              <w:top w:val="nil"/>
              <w:left w:val="nil"/>
              <w:bottom w:val="nil"/>
              <w:right w:val="nil"/>
              <w:between w:val="nil"/>
            </w:pBdr>
            <w:spacing w:after="120"/>
            <w:ind w:left="0" w:firstLine="0"/>
            <w:jc w:val="both"/>
          </w:pPr>
          <w:r>
            <w:rPr>
              <w:color w:val="000000"/>
            </w:rPr>
            <w:t>Hyder, A.K. et al., Spacecraft Power Technologies, Imperial College Press, 2003.</w:t>
          </w:r>
        </w:p>
      </w:sdtContent>
    </w:sdt>
    <w:sdt>
      <w:sdtPr>
        <w:tag w:val="goog_rdk_952"/>
        <w:id w:val="-199247235"/>
      </w:sdtPr>
      <w:sdtContent>
        <w:p w14:paraId="0000036E" w14:textId="77777777" w:rsidR="00860220" w:rsidRDefault="00681D0E" w:rsidP="00A56D3D">
          <w:pPr>
            <w:numPr>
              <w:ilvl w:val="6"/>
              <w:numId w:val="7"/>
            </w:numPr>
            <w:pBdr>
              <w:top w:val="nil"/>
              <w:left w:val="nil"/>
              <w:bottom w:val="nil"/>
              <w:right w:val="nil"/>
              <w:between w:val="nil"/>
            </w:pBdr>
            <w:spacing w:after="120"/>
            <w:ind w:left="0" w:firstLine="0"/>
            <w:jc w:val="both"/>
          </w:pPr>
          <w:r>
            <w:rPr>
              <w:color w:val="000000"/>
            </w:rPr>
            <w:t>Turner, M.J.L., Rocket and Spacecraft Propulsion, 3rd edition, Springer Verlag, 2009.</w:t>
          </w:r>
        </w:p>
      </w:sdtContent>
    </w:sdt>
    <w:sdt>
      <w:sdtPr>
        <w:tag w:val="goog_rdk_953"/>
        <w:id w:val="-1253587969"/>
      </w:sdtPr>
      <w:sdtContent>
        <w:p w14:paraId="0000036F" w14:textId="77777777" w:rsidR="00860220" w:rsidRDefault="00681D0E" w:rsidP="00A56D3D">
          <w:pPr>
            <w:numPr>
              <w:ilvl w:val="6"/>
              <w:numId w:val="7"/>
            </w:numPr>
            <w:pBdr>
              <w:top w:val="nil"/>
              <w:left w:val="nil"/>
              <w:bottom w:val="nil"/>
              <w:right w:val="nil"/>
              <w:between w:val="nil"/>
            </w:pBdr>
            <w:spacing w:after="120"/>
            <w:ind w:left="0" w:firstLine="0"/>
            <w:jc w:val="both"/>
          </w:pPr>
          <w:r>
            <w:rPr>
              <w:color w:val="000000"/>
            </w:rPr>
            <w:t>Abid, M.M., Spacecraft Sensors, John Wiley &amp; Sons Ltd, 2005.</w:t>
          </w:r>
        </w:p>
      </w:sdtContent>
    </w:sdt>
    <w:sdt>
      <w:sdtPr>
        <w:tag w:val="goog_rdk_954"/>
        <w:id w:val="1906256284"/>
      </w:sdtPr>
      <w:sdtContent>
        <w:p w14:paraId="00000370" w14:textId="77777777" w:rsidR="00860220" w:rsidRDefault="00681D0E" w:rsidP="00A56D3D">
          <w:pPr>
            <w:numPr>
              <w:ilvl w:val="6"/>
              <w:numId w:val="7"/>
            </w:numPr>
            <w:pBdr>
              <w:top w:val="nil"/>
              <w:left w:val="nil"/>
              <w:bottom w:val="nil"/>
              <w:right w:val="nil"/>
              <w:between w:val="nil"/>
            </w:pBdr>
            <w:spacing w:after="120"/>
            <w:ind w:left="0" w:firstLine="0"/>
            <w:jc w:val="both"/>
          </w:pPr>
          <w:r>
            <w:rPr>
              <w:color w:val="000000"/>
            </w:rPr>
            <w:t>Anderson, J.D., Hypersonic and High Temperature Gas Dynamics, AIAA, 2006.</w:t>
          </w:r>
        </w:p>
      </w:sdtContent>
    </w:sdt>
    <w:sdt>
      <w:sdtPr>
        <w:tag w:val="goog_rdk_955"/>
        <w:id w:val="-1998721126"/>
      </w:sdtPr>
      <w:sdtContent>
        <w:p w14:paraId="00000371" w14:textId="77777777" w:rsidR="00860220" w:rsidRDefault="00681D0E" w:rsidP="00A56D3D">
          <w:pPr>
            <w:numPr>
              <w:ilvl w:val="6"/>
              <w:numId w:val="7"/>
            </w:numPr>
            <w:pBdr>
              <w:top w:val="nil"/>
              <w:left w:val="nil"/>
              <w:bottom w:val="nil"/>
              <w:right w:val="nil"/>
              <w:between w:val="nil"/>
            </w:pBdr>
            <w:spacing w:after="120"/>
            <w:ind w:left="0" w:firstLine="0"/>
            <w:jc w:val="both"/>
          </w:pPr>
          <w:r>
            <w:rPr>
              <w:color w:val="000000"/>
            </w:rPr>
            <w:t xml:space="preserve">Cornelisse, J. W., </w:t>
          </w:r>
          <w:proofErr w:type="spellStart"/>
          <w:r>
            <w:rPr>
              <w:color w:val="000000"/>
            </w:rPr>
            <w:t>Schöyer</w:t>
          </w:r>
          <w:proofErr w:type="spellEnd"/>
          <w:r>
            <w:rPr>
              <w:color w:val="000000"/>
            </w:rPr>
            <w:t>, H. F. R., and Wakker, K. F., Rocket propulsion and spaceflight dynamics, Pitman, 1979.</w:t>
          </w:r>
        </w:p>
      </w:sdtContent>
    </w:sdt>
    <w:sdt>
      <w:sdtPr>
        <w:tag w:val="goog_rdk_956"/>
        <w:id w:val="1202440413"/>
        <w:showingPlcHdr/>
      </w:sdtPr>
      <w:sdtContent>
        <w:p w14:paraId="00000372" w14:textId="0C48E4EA" w:rsidR="00860220" w:rsidRDefault="003716F2" w:rsidP="00A56D3D">
          <w:pPr>
            <w:pBdr>
              <w:top w:val="nil"/>
              <w:left w:val="nil"/>
              <w:bottom w:val="nil"/>
              <w:right w:val="nil"/>
              <w:between w:val="nil"/>
            </w:pBdr>
            <w:spacing w:after="120"/>
            <w:jc w:val="both"/>
            <w:rPr>
              <w:color w:val="000000"/>
            </w:rPr>
          </w:pPr>
          <w:r>
            <w:t xml:space="preserve">     </w:t>
          </w:r>
        </w:p>
      </w:sdtContent>
    </w:sdt>
    <w:sdt>
      <w:sdtPr>
        <w:tag w:val="goog_rdk_957"/>
        <w:id w:val="974177030"/>
      </w:sdtPr>
      <w:sdtContent>
        <w:bookmarkStart w:id="30" w:name="_Toc21961730" w:displacedByCustomXml="prev"/>
        <w:p w14:paraId="00000373" w14:textId="11DC60BD" w:rsidR="00860220" w:rsidRDefault="00681D0E" w:rsidP="00A56D3D">
          <w:pPr>
            <w:pStyle w:val="Heading1"/>
            <w:numPr>
              <w:ilvl w:val="0"/>
              <w:numId w:val="12"/>
            </w:numPr>
            <w:rPr>
              <w:rFonts w:ascii="Tahoma" w:eastAsia="Tahoma" w:hAnsi="Tahoma" w:cs="Tahoma"/>
            </w:rPr>
          </w:pPr>
          <w:r>
            <w:rPr>
              <w:rFonts w:ascii="Tahoma" w:eastAsia="Tahoma" w:hAnsi="Tahoma" w:cs="Tahoma"/>
            </w:rPr>
            <w:t>Abbreviations</w:t>
          </w:r>
        </w:p>
      </w:sdtContent>
    </w:sdt>
    <w:bookmarkEnd w:id="30" w:displacedByCustomXml="prev"/>
    <w:tbl>
      <w:tblPr>
        <w:tblStyle w:val="a8"/>
        <w:tblW w:w="8614" w:type="dxa"/>
        <w:tblInd w:w="720" w:type="dxa"/>
        <w:tblLayout w:type="fixed"/>
        <w:tblLook w:val="0000" w:firstRow="0" w:lastRow="0" w:firstColumn="0" w:lastColumn="0" w:noHBand="0" w:noVBand="0"/>
      </w:tblPr>
      <w:tblGrid>
        <w:gridCol w:w="1798"/>
        <w:gridCol w:w="6816"/>
      </w:tblGrid>
      <w:tr w:rsidR="00860220" w14:paraId="3BEBD51D" w14:textId="77777777">
        <w:tc>
          <w:tcPr>
            <w:tcW w:w="1798" w:type="dxa"/>
          </w:tcPr>
          <w:sdt>
            <w:sdtPr>
              <w:tag w:val="goog_rdk_958"/>
              <w:id w:val="614178900"/>
            </w:sdtPr>
            <w:sdtContent>
              <w:p w14:paraId="00000374"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AS</w:t>
                </w:r>
              </w:p>
            </w:sdtContent>
          </w:sdt>
        </w:tc>
        <w:tc>
          <w:tcPr>
            <w:tcW w:w="6816" w:type="dxa"/>
          </w:tcPr>
          <w:sdt>
            <w:sdtPr>
              <w:tag w:val="goog_rdk_959"/>
              <w:id w:val="367803314"/>
            </w:sdtPr>
            <w:sdtContent>
              <w:p w14:paraId="00000375"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LR Chair of Astrodynamics and Satellite Systems</w:t>
                </w:r>
              </w:p>
            </w:sdtContent>
          </w:sdt>
        </w:tc>
      </w:tr>
      <w:tr w:rsidR="00860220" w14:paraId="29943B7F" w14:textId="77777777">
        <w:tc>
          <w:tcPr>
            <w:tcW w:w="1798" w:type="dxa"/>
          </w:tcPr>
          <w:sdt>
            <w:sdtPr>
              <w:tag w:val="goog_rdk_960"/>
              <w:id w:val="-1028252015"/>
            </w:sdtPr>
            <w:sdtContent>
              <w:p w14:paraId="00000376"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DID</w:t>
                </w:r>
              </w:p>
            </w:sdtContent>
          </w:sdt>
        </w:tc>
        <w:tc>
          <w:tcPr>
            <w:tcW w:w="6816" w:type="dxa"/>
          </w:tcPr>
          <w:sdt>
            <w:sdtPr>
              <w:tag w:val="goog_rdk_961"/>
              <w:id w:val="-120840423"/>
            </w:sdtPr>
            <w:sdtContent>
              <w:p w14:paraId="00000377"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Deliverable Item Description</w:t>
                </w:r>
              </w:p>
            </w:sdtContent>
          </w:sdt>
        </w:tc>
      </w:tr>
      <w:tr w:rsidR="00860220" w14:paraId="154D078C" w14:textId="77777777">
        <w:tc>
          <w:tcPr>
            <w:tcW w:w="1798" w:type="dxa"/>
          </w:tcPr>
          <w:sdt>
            <w:sdtPr>
              <w:tag w:val="goog_rdk_962"/>
              <w:id w:val="1836420686"/>
            </w:sdtPr>
            <w:sdtContent>
              <w:p w14:paraId="00000378"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ESA</w:t>
                </w:r>
              </w:p>
            </w:sdtContent>
          </w:sdt>
        </w:tc>
        <w:tc>
          <w:tcPr>
            <w:tcW w:w="6816" w:type="dxa"/>
          </w:tcPr>
          <w:sdt>
            <w:sdtPr>
              <w:tag w:val="goog_rdk_963"/>
              <w:id w:val="-1371909672"/>
            </w:sdtPr>
            <w:sdtContent>
              <w:p w14:paraId="00000379"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European Space Agency</w:t>
                </w:r>
              </w:p>
            </w:sdtContent>
          </w:sdt>
        </w:tc>
      </w:tr>
      <w:tr w:rsidR="00860220" w14:paraId="0DD25AEE" w14:textId="77777777">
        <w:tc>
          <w:tcPr>
            <w:tcW w:w="1798" w:type="dxa"/>
          </w:tcPr>
          <w:sdt>
            <w:sdtPr>
              <w:tag w:val="goog_rdk_964"/>
              <w:id w:val="-1907519397"/>
            </w:sdtPr>
            <w:sdtContent>
              <w:p w14:paraId="0000037A"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ESTEC</w:t>
                </w:r>
              </w:p>
            </w:sdtContent>
          </w:sdt>
        </w:tc>
        <w:tc>
          <w:tcPr>
            <w:tcW w:w="6816" w:type="dxa"/>
          </w:tcPr>
          <w:sdt>
            <w:sdtPr>
              <w:tag w:val="goog_rdk_965"/>
              <w:id w:val="1465546233"/>
            </w:sdtPr>
            <w:sdtContent>
              <w:p w14:paraId="0000037B"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 xml:space="preserve">European Space </w:t>
                </w:r>
                <w:proofErr w:type="spellStart"/>
                <w:r>
                  <w:rPr>
                    <w:rFonts w:ascii="Tahoma" w:eastAsia="Tahoma" w:hAnsi="Tahoma" w:cs="Tahoma"/>
                    <w:color w:val="000000"/>
                  </w:rPr>
                  <w:t>TEchnology</w:t>
                </w:r>
                <w:proofErr w:type="spellEnd"/>
                <w:r>
                  <w:rPr>
                    <w:rFonts w:ascii="Tahoma" w:eastAsia="Tahoma" w:hAnsi="Tahoma" w:cs="Tahoma"/>
                    <w:color w:val="000000"/>
                  </w:rPr>
                  <w:t xml:space="preserve"> Center</w:t>
                </w:r>
              </w:p>
            </w:sdtContent>
          </w:sdt>
        </w:tc>
      </w:tr>
      <w:tr w:rsidR="00860220" w14:paraId="6A479569" w14:textId="77777777">
        <w:tc>
          <w:tcPr>
            <w:tcW w:w="1798" w:type="dxa"/>
          </w:tcPr>
          <w:sdt>
            <w:sdtPr>
              <w:tag w:val="goog_rdk_966"/>
              <w:id w:val="-1276252771"/>
            </w:sdtPr>
            <w:sdtContent>
              <w:p w14:paraId="0000037C"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MTR</w:t>
                </w:r>
              </w:p>
            </w:sdtContent>
          </w:sdt>
        </w:tc>
        <w:tc>
          <w:tcPr>
            <w:tcW w:w="6816" w:type="dxa"/>
          </w:tcPr>
          <w:sdt>
            <w:sdtPr>
              <w:tag w:val="goog_rdk_967"/>
              <w:id w:val="44267139"/>
            </w:sdtPr>
            <w:sdtContent>
              <w:p w14:paraId="0000037D"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Mid-Term Review</w:t>
                </w:r>
              </w:p>
            </w:sdtContent>
          </w:sdt>
        </w:tc>
      </w:tr>
      <w:tr w:rsidR="00860220" w14:paraId="48C25BBA" w14:textId="77777777">
        <w:tc>
          <w:tcPr>
            <w:tcW w:w="1798" w:type="dxa"/>
          </w:tcPr>
          <w:sdt>
            <w:sdtPr>
              <w:tag w:val="goog_rdk_968"/>
              <w:id w:val="-1367977205"/>
            </w:sdtPr>
            <w:sdtContent>
              <w:p w14:paraId="0000037E"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OBS</w:t>
                </w:r>
              </w:p>
            </w:sdtContent>
          </w:sdt>
        </w:tc>
        <w:tc>
          <w:tcPr>
            <w:tcW w:w="6816" w:type="dxa"/>
          </w:tcPr>
          <w:sdt>
            <w:sdtPr>
              <w:tag w:val="goog_rdk_969"/>
              <w:id w:val="434573515"/>
            </w:sdtPr>
            <w:sdtContent>
              <w:p w14:paraId="0000037F"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Organisational Breakdown Structure</w:t>
                </w:r>
              </w:p>
            </w:sdtContent>
          </w:sdt>
        </w:tc>
      </w:tr>
      <w:tr w:rsidR="00860220" w14:paraId="65137238" w14:textId="77777777">
        <w:tc>
          <w:tcPr>
            <w:tcW w:w="1798" w:type="dxa"/>
          </w:tcPr>
          <w:sdt>
            <w:sdtPr>
              <w:tag w:val="goog_rdk_970"/>
              <w:id w:val="-964030613"/>
            </w:sdtPr>
            <w:sdtContent>
              <w:p w14:paraId="00000380"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OSCC</w:t>
                </w:r>
              </w:p>
            </w:sdtContent>
          </w:sdt>
        </w:tc>
        <w:tc>
          <w:tcPr>
            <w:tcW w:w="6816" w:type="dxa"/>
          </w:tcPr>
          <w:sdt>
            <w:sdtPr>
              <w:tag w:val="goog_rdk_972"/>
              <w:id w:val="1240600821"/>
            </w:sdtPr>
            <w:sdtContent>
              <w:p w14:paraId="00000381" w14:textId="6D854639" w:rsidR="00860220" w:rsidRDefault="00681D0E" w:rsidP="00A56D3D">
                <w:pPr>
                  <w:pBdr>
                    <w:top w:val="nil"/>
                    <w:left w:val="nil"/>
                    <w:bottom w:val="nil"/>
                    <w:right w:val="nil"/>
                    <w:between w:val="nil"/>
                  </w:pBdr>
                  <w:spacing w:after="120"/>
                  <w:rPr>
                    <w:rFonts w:ascii="Tahoma" w:eastAsia="Tahoma" w:hAnsi="Tahoma" w:cs="Tahoma"/>
                    <w:color w:val="000000"/>
                  </w:rPr>
                </w:pPr>
                <w:proofErr w:type="spellStart"/>
                <w:r>
                  <w:rPr>
                    <w:rFonts w:ascii="Tahoma" w:eastAsia="Tahoma" w:hAnsi="Tahoma" w:cs="Tahoma"/>
                    <w:color w:val="000000"/>
                  </w:rPr>
                  <w:t>Ontwerp</w:t>
                </w:r>
                <w:proofErr w:type="spellEnd"/>
                <w:r>
                  <w:rPr>
                    <w:rFonts w:ascii="Tahoma" w:eastAsia="Tahoma" w:hAnsi="Tahoma" w:cs="Tahoma"/>
                    <w:color w:val="000000"/>
                  </w:rPr>
                  <w:t xml:space="preserve"> </w:t>
                </w:r>
                <w:proofErr w:type="spellStart"/>
                <w:r>
                  <w:rPr>
                    <w:rFonts w:ascii="Tahoma" w:eastAsia="Tahoma" w:hAnsi="Tahoma" w:cs="Tahoma"/>
                    <w:color w:val="000000"/>
                  </w:rPr>
                  <w:t>Synthese</w:t>
                </w:r>
                <w:proofErr w:type="spellEnd"/>
                <w:r>
                  <w:rPr>
                    <w:rFonts w:ascii="Tahoma" w:eastAsia="Tahoma" w:hAnsi="Tahoma" w:cs="Tahoma"/>
                    <w:color w:val="000000"/>
                  </w:rPr>
                  <w:t xml:space="preserve"> </w:t>
                </w:r>
                <w:proofErr w:type="spellStart"/>
                <w:r>
                  <w:rPr>
                    <w:rFonts w:ascii="Tahoma" w:eastAsia="Tahoma" w:hAnsi="Tahoma" w:cs="Tahoma"/>
                    <w:color w:val="000000"/>
                  </w:rPr>
                  <w:t>Coordinatie</w:t>
                </w:r>
                <w:proofErr w:type="spellEnd"/>
                <w:r>
                  <w:rPr>
                    <w:rFonts w:ascii="Tahoma" w:eastAsia="Tahoma" w:hAnsi="Tahoma" w:cs="Tahoma"/>
                    <w:color w:val="000000"/>
                  </w:rPr>
                  <w:t xml:space="preserve"> </w:t>
                </w:r>
                <w:proofErr w:type="spellStart"/>
                <w:r>
                  <w:rPr>
                    <w:rFonts w:ascii="Tahoma" w:eastAsia="Tahoma" w:hAnsi="Tahoma" w:cs="Tahoma"/>
                    <w:color w:val="000000"/>
                  </w:rPr>
                  <w:t>Commissie</w:t>
                </w:r>
                <w:proofErr w:type="spellEnd"/>
                <w:sdt>
                  <w:sdtPr>
                    <w:tag w:val="goog_rdk_971"/>
                    <w:id w:val="-749267683"/>
                  </w:sdtPr>
                  <w:sdtContent>
                    <w:r>
                      <w:rPr>
                        <w:rFonts w:ascii="Tahoma" w:eastAsia="Tahoma" w:hAnsi="Tahoma" w:cs="Tahoma"/>
                        <w:color w:val="000000"/>
                      </w:rPr>
                      <w:t xml:space="preserve"> (DSE Organising Committee)</w:t>
                    </w:r>
                  </w:sdtContent>
                </w:sdt>
              </w:p>
            </w:sdtContent>
          </w:sdt>
        </w:tc>
      </w:tr>
      <w:tr w:rsidR="00860220" w14:paraId="27782D0B" w14:textId="77777777">
        <w:tc>
          <w:tcPr>
            <w:tcW w:w="1798" w:type="dxa"/>
          </w:tcPr>
          <w:sdt>
            <w:sdtPr>
              <w:tag w:val="goog_rdk_973"/>
              <w:id w:val="1814284119"/>
            </w:sdtPr>
            <w:sdtContent>
              <w:p w14:paraId="00000382"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OSSA</w:t>
                </w:r>
              </w:p>
            </w:sdtContent>
          </w:sdt>
        </w:tc>
        <w:tc>
          <w:tcPr>
            <w:tcW w:w="6816" w:type="dxa"/>
          </w:tcPr>
          <w:sdt>
            <w:sdtPr>
              <w:tag w:val="goog_rdk_975"/>
              <w:id w:val="-127702678"/>
            </w:sdtPr>
            <w:sdtContent>
              <w:p w14:paraId="00000383" w14:textId="5E9F4DD3" w:rsidR="00860220" w:rsidRDefault="00681D0E" w:rsidP="00A56D3D">
                <w:pPr>
                  <w:pBdr>
                    <w:top w:val="nil"/>
                    <w:left w:val="nil"/>
                    <w:bottom w:val="nil"/>
                    <w:right w:val="nil"/>
                    <w:between w:val="nil"/>
                  </w:pBdr>
                  <w:spacing w:after="120"/>
                  <w:rPr>
                    <w:rFonts w:ascii="Tahoma" w:eastAsia="Tahoma" w:hAnsi="Tahoma" w:cs="Tahoma"/>
                    <w:color w:val="000000"/>
                  </w:rPr>
                </w:pPr>
                <w:proofErr w:type="spellStart"/>
                <w:r>
                  <w:rPr>
                    <w:rFonts w:ascii="Tahoma" w:eastAsia="Tahoma" w:hAnsi="Tahoma" w:cs="Tahoma"/>
                    <w:color w:val="000000"/>
                  </w:rPr>
                  <w:t>Ontwerp</w:t>
                </w:r>
                <w:proofErr w:type="spellEnd"/>
                <w:r>
                  <w:rPr>
                    <w:rFonts w:ascii="Tahoma" w:eastAsia="Tahoma" w:hAnsi="Tahoma" w:cs="Tahoma"/>
                    <w:color w:val="000000"/>
                  </w:rPr>
                  <w:t xml:space="preserve"> </w:t>
                </w:r>
                <w:proofErr w:type="spellStart"/>
                <w:r>
                  <w:rPr>
                    <w:rFonts w:ascii="Tahoma" w:eastAsia="Tahoma" w:hAnsi="Tahoma" w:cs="Tahoma"/>
                    <w:color w:val="000000"/>
                  </w:rPr>
                  <w:t>Synthese-oefening</w:t>
                </w:r>
                <w:proofErr w:type="spellEnd"/>
                <w:r>
                  <w:rPr>
                    <w:rFonts w:ascii="Tahoma" w:eastAsia="Tahoma" w:hAnsi="Tahoma" w:cs="Tahoma"/>
                    <w:color w:val="000000"/>
                  </w:rPr>
                  <w:t xml:space="preserve"> Student Assistant</w:t>
                </w:r>
                <w:sdt>
                  <w:sdtPr>
                    <w:tag w:val="goog_rdk_974"/>
                    <w:id w:val="-960492101"/>
                  </w:sdtPr>
                  <w:sdtContent>
                    <w:r>
                      <w:rPr>
                        <w:rFonts w:ascii="Tahoma" w:eastAsia="Tahoma" w:hAnsi="Tahoma" w:cs="Tahoma"/>
                        <w:color w:val="000000"/>
                      </w:rPr>
                      <w:t xml:space="preserve"> (DSE Teaching Assistant</w:t>
                    </w:r>
                  </w:sdtContent>
                </w:sdt>
              </w:p>
            </w:sdtContent>
          </w:sdt>
        </w:tc>
      </w:tr>
      <w:tr w:rsidR="006018C4" w14:paraId="4F958EED" w14:textId="77777777" w:rsidTr="006018C4">
        <w:tc>
          <w:tcPr>
            <w:tcW w:w="1798" w:type="dxa"/>
          </w:tcPr>
          <w:sdt>
            <w:sdtPr>
              <w:tag w:val="goog_rdk_980"/>
              <w:id w:val="-1986468230"/>
              <w:showingPlcHdr/>
            </w:sdtPr>
            <w:sdtContent>
              <w:p w14:paraId="5E1A1A82" w14:textId="000B83D7" w:rsidR="006018C4" w:rsidRDefault="000444F7" w:rsidP="006018C4">
                <w:pPr>
                  <w:pBdr>
                    <w:top w:val="nil"/>
                    <w:left w:val="nil"/>
                    <w:bottom w:val="nil"/>
                    <w:right w:val="nil"/>
                    <w:between w:val="nil"/>
                  </w:pBdr>
                  <w:spacing w:after="120"/>
                  <w:rPr>
                    <w:rFonts w:ascii="Tahoma" w:eastAsia="Tahoma" w:hAnsi="Tahoma" w:cs="Tahoma"/>
                    <w:color w:val="000000"/>
                  </w:rPr>
                </w:pPr>
                <w:r>
                  <w:t xml:space="preserve">     </w:t>
                </w:r>
              </w:p>
            </w:sdtContent>
          </w:sdt>
        </w:tc>
        <w:tc>
          <w:tcPr>
            <w:tcW w:w="6816" w:type="dxa"/>
          </w:tcPr>
          <w:sdt>
            <w:sdtPr>
              <w:tag w:val="goog_rdk_981"/>
              <w:id w:val="1093897289"/>
            </w:sdtPr>
            <w:sdtContent>
              <w:p w14:paraId="2A77C38C" w14:textId="20798FD7" w:rsidR="006018C4" w:rsidRDefault="000444F7" w:rsidP="006018C4">
                <w:pPr>
                  <w:pBdr>
                    <w:top w:val="nil"/>
                    <w:left w:val="nil"/>
                    <w:bottom w:val="nil"/>
                    <w:right w:val="nil"/>
                    <w:between w:val="nil"/>
                  </w:pBdr>
                  <w:spacing w:after="120"/>
                  <w:rPr>
                    <w:rFonts w:ascii="Tahoma" w:eastAsia="Tahoma" w:hAnsi="Tahoma" w:cs="Tahoma"/>
                    <w:color w:val="000000"/>
                  </w:rPr>
                </w:pPr>
                <w:r>
                  <w:t xml:space="preserve"> =  </w:t>
                </w:r>
                <w:r w:rsidR="006018C4">
                  <w:rPr>
                    <w:rFonts w:ascii="Tahoma" w:eastAsia="Tahoma" w:hAnsi="Tahoma" w:cs="Tahoma"/>
                    <w:color w:val="000000"/>
                  </w:rPr>
                  <w:t>OS Teaching Assistant</w:t>
                </w:r>
                <w:r>
                  <w:rPr>
                    <w:rFonts w:ascii="Tahoma" w:eastAsia="Tahoma" w:hAnsi="Tahoma" w:cs="Tahoma"/>
                    <w:color w:val="000000"/>
                  </w:rPr>
                  <w:t>)</w:t>
                </w:r>
              </w:p>
            </w:sdtContent>
          </w:sdt>
        </w:tc>
      </w:tr>
      <w:tr w:rsidR="00860220" w14:paraId="60450936" w14:textId="77777777">
        <w:tc>
          <w:tcPr>
            <w:tcW w:w="1798" w:type="dxa"/>
          </w:tcPr>
          <w:sdt>
            <w:sdtPr>
              <w:tag w:val="goog_rdk_976"/>
              <w:id w:val="-1865827262"/>
            </w:sdtPr>
            <w:sdtContent>
              <w:p w14:paraId="00000384"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RD</w:t>
                </w:r>
              </w:p>
            </w:sdtContent>
          </w:sdt>
        </w:tc>
        <w:tc>
          <w:tcPr>
            <w:tcW w:w="6816" w:type="dxa"/>
          </w:tcPr>
          <w:sdt>
            <w:sdtPr>
              <w:tag w:val="goog_rdk_977"/>
              <w:id w:val="-1539271309"/>
            </w:sdtPr>
            <w:sdtContent>
              <w:p w14:paraId="00000385"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Reference Document</w:t>
                </w:r>
              </w:p>
            </w:sdtContent>
          </w:sdt>
        </w:tc>
      </w:tr>
      <w:tr w:rsidR="00860220" w14:paraId="49B8777B" w14:textId="77777777">
        <w:tc>
          <w:tcPr>
            <w:tcW w:w="1798" w:type="dxa"/>
          </w:tcPr>
          <w:sdt>
            <w:sdtPr>
              <w:tag w:val="goog_rdk_978"/>
              <w:id w:val="-1493258514"/>
            </w:sdtPr>
            <w:sdtContent>
              <w:p w14:paraId="00000386"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OS</w:t>
                </w:r>
              </w:p>
            </w:sdtContent>
          </w:sdt>
        </w:tc>
        <w:tc>
          <w:tcPr>
            <w:tcW w:w="6816" w:type="dxa"/>
          </w:tcPr>
          <w:sdt>
            <w:sdtPr>
              <w:tag w:val="goog_rdk_979"/>
              <w:id w:val="1329869092"/>
            </w:sdtPr>
            <w:sdtContent>
              <w:p w14:paraId="00000387" w14:textId="77777777" w:rsidR="00860220" w:rsidRDefault="00681D0E" w:rsidP="00A56D3D">
                <w:pPr>
                  <w:pBdr>
                    <w:top w:val="nil"/>
                    <w:left w:val="nil"/>
                    <w:bottom w:val="nil"/>
                    <w:right w:val="nil"/>
                    <w:between w:val="nil"/>
                  </w:pBdr>
                  <w:spacing w:after="120"/>
                  <w:rPr>
                    <w:rFonts w:ascii="Tahoma" w:eastAsia="Tahoma" w:hAnsi="Tahoma" w:cs="Tahoma"/>
                    <w:color w:val="000000"/>
                  </w:rPr>
                </w:pPr>
                <w:proofErr w:type="spellStart"/>
                <w:r>
                  <w:rPr>
                    <w:rFonts w:ascii="Tahoma" w:eastAsia="Tahoma" w:hAnsi="Tahoma" w:cs="Tahoma"/>
                    <w:color w:val="000000"/>
                  </w:rPr>
                  <w:t>Ontwerp</w:t>
                </w:r>
                <w:proofErr w:type="spellEnd"/>
                <w:r>
                  <w:rPr>
                    <w:rFonts w:ascii="Tahoma" w:eastAsia="Tahoma" w:hAnsi="Tahoma" w:cs="Tahoma"/>
                    <w:color w:val="000000"/>
                  </w:rPr>
                  <w:t xml:space="preserve"> </w:t>
                </w:r>
                <w:proofErr w:type="spellStart"/>
                <w:r>
                  <w:rPr>
                    <w:rFonts w:ascii="Tahoma" w:eastAsia="Tahoma" w:hAnsi="Tahoma" w:cs="Tahoma"/>
                    <w:color w:val="000000"/>
                  </w:rPr>
                  <w:t>Synthese-oefening</w:t>
                </w:r>
                <w:proofErr w:type="spellEnd"/>
                <w:r>
                  <w:rPr>
                    <w:rFonts w:ascii="Tahoma" w:eastAsia="Tahoma" w:hAnsi="Tahoma" w:cs="Tahoma"/>
                    <w:color w:val="000000"/>
                  </w:rPr>
                  <w:t xml:space="preserve"> (Design Synthesis Exercise)</w:t>
                </w:r>
              </w:p>
            </w:sdtContent>
          </w:sdt>
        </w:tc>
      </w:tr>
      <w:tr w:rsidR="00860220" w14:paraId="05D82C0C" w14:textId="77777777">
        <w:tc>
          <w:tcPr>
            <w:tcW w:w="1798" w:type="dxa"/>
          </w:tcPr>
          <w:sdt>
            <w:sdtPr>
              <w:tag w:val="goog_rdk_982"/>
              <w:id w:val="1356917002"/>
            </w:sdtPr>
            <w:sdtContent>
              <w:p w14:paraId="0000038A"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SE</w:t>
                </w:r>
              </w:p>
            </w:sdtContent>
          </w:sdt>
        </w:tc>
        <w:tc>
          <w:tcPr>
            <w:tcW w:w="6816" w:type="dxa"/>
          </w:tcPr>
          <w:sdt>
            <w:sdtPr>
              <w:tag w:val="goog_rdk_983"/>
              <w:id w:val="-1596403405"/>
            </w:sdtPr>
            <w:sdtContent>
              <w:p w14:paraId="0000038B"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Systems Engineering</w:t>
                </w:r>
              </w:p>
            </w:sdtContent>
          </w:sdt>
        </w:tc>
      </w:tr>
      <w:tr w:rsidR="00860220" w14:paraId="12782035" w14:textId="77777777">
        <w:tc>
          <w:tcPr>
            <w:tcW w:w="1798" w:type="dxa"/>
          </w:tcPr>
          <w:sdt>
            <w:sdtPr>
              <w:tag w:val="goog_rdk_984"/>
              <w:id w:val="-1573114086"/>
            </w:sdtPr>
            <w:sdtContent>
              <w:p w14:paraId="0000038C"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SIS</w:t>
                </w:r>
              </w:p>
            </w:sdtContent>
          </w:sdt>
        </w:tc>
        <w:tc>
          <w:tcPr>
            <w:tcW w:w="6816" w:type="dxa"/>
          </w:tcPr>
          <w:sdt>
            <w:sdtPr>
              <w:tag w:val="goog_rdk_985"/>
              <w:id w:val="1308438544"/>
            </w:sdtPr>
            <w:sdtContent>
              <w:p w14:paraId="0000038D"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LR Chair System Integration/Design &amp; Analysis of Space Systems</w:t>
                </w:r>
              </w:p>
            </w:sdtContent>
          </w:sdt>
        </w:tc>
      </w:tr>
      <w:tr w:rsidR="00860220" w14:paraId="5CD4E172" w14:textId="77777777">
        <w:tc>
          <w:tcPr>
            <w:tcW w:w="1798" w:type="dxa"/>
          </w:tcPr>
          <w:sdt>
            <w:sdtPr>
              <w:tag w:val="goog_rdk_986"/>
              <w:id w:val="1257252092"/>
            </w:sdtPr>
            <w:sdtContent>
              <w:p w14:paraId="0000038E"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TBC</w:t>
                </w:r>
              </w:p>
            </w:sdtContent>
          </w:sdt>
        </w:tc>
        <w:tc>
          <w:tcPr>
            <w:tcW w:w="6816" w:type="dxa"/>
          </w:tcPr>
          <w:sdt>
            <w:sdtPr>
              <w:tag w:val="goog_rdk_987"/>
              <w:id w:val="738141673"/>
            </w:sdtPr>
            <w:sdtContent>
              <w:p w14:paraId="0000038F"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To Be Confirmed</w:t>
                </w:r>
              </w:p>
            </w:sdtContent>
          </w:sdt>
        </w:tc>
      </w:tr>
      <w:tr w:rsidR="00860220" w14:paraId="3F8EE310" w14:textId="77777777">
        <w:tc>
          <w:tcPr>
            <w:tcW w:w="1798" w:type="dxa"/>
          </w:tcPr>
          <w:sdt>
            <w:sdtPr>
              <w:tag w:val="goog_rdk_988"/>
              <w:id w:val="-609048302"/>
            </w:sdtPr>
            <w:sdtContent>
              <w:p w14:paraId="00000390"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TBD</w:t>
                </w:r>
              </w:p>
            </w:sdtContent>
          </w:sdt>
        </w:tc>
        <w:tc>
          <w:tcPr>
            <w:tcW w:w="6816" w:type="dxa"/>
          </w:tcPr>
          <w:sdt>
            <w:sdtPr>
              <w:tag w:val="goog_rdk_989"/>
              <w:id w:val="1896241400"/>
            </w:sdtPr>
            <w:sdtContent>
              <w:p w14:paraId="00000391"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To Be Defined</w:t>
                </w:r>
              </w:p>
            </w:sdtContent>
          </w:sdt>
        </w:tc>
      </w:tr>
      <w:tr w:rsidR="00860220" w14:paraId="3E080466" w14:textId="77777777">
        <w:tc>
          <w:tcPr>
            <w:tcW w:w="1798" w:type="dxa"/>
          </w:tcPr>
          <w:sdt>
            <w:sdtPr>
              <w:tag w:val="goog_rdk_990"/>
              <w:id w:val="1681770891"/>
            </w:sdtPr>
            <w:sdtContent>
              <w:p w14:paraId="00000392"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WPD</w:t>
                </w:r>
              </w:p>
            </w:sdtContent>
          </w:sdt>
        </w:tc>
        <w:tc>
          <w:tcPr>
            <w:tcW w:w="6816" w:type="dxa"/>
          </w:tcPr>
          <w:sdt>
            <w:sdtPr>
              <w:tag w:val="goog_rdk_991"/>
              <w:id w:val="1036776184"/>
            </w:sdtPr>
            <w:sdtContent>
              <w:p w14:paraId="00000393"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Work Package Description</w:t>
                </w:r>
              </w:p>
            </w:sdtContent>
          </w:sdt>
        </w:tc>
      </w:tr>
      <w:tr w:rsidR="00860220" w14:paraId="62F10BD9" w14:textId="77777777">
        <w:tc>
          <w:tcPr>
            <w:tcW w:w="1798" w:type="dxa"/>
          </w:tcPr>
          <w:sdt>
            <w:sdtPr>
              <w:tag w:val="goog_rdk_992"/>
              <w:id w:val="-1455786295"/>
            </w:sdtPr>
            <w:sdtContent>
              <w:p w14:paraId="00000394"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WBS</w:t>
                </w:r>
              </w:p>
            </w:sdtContent>
          </w:sdt>
        </w:tc>
        <w:tc>
          <w:tcPr>
            <w:tcW w:w="6816" w:type="dxa"/>
          </w:tcPr>
          <w:sdt>
            <w:sdtPr>
              <w:tag w:val="goog_rdk_993"/>
              <w:id w:val="1741909661"/>
            </w:sdtPr>
            <w:sdtContent>
              <w:p w14:paraId="00000395" w14:textId="77777777" w:rsidR="00860220" w:rsidRDefault="00681D0E" w:rsidP="00A56D3D">
                <w:pPr>
                  <w:pBdr>
                    <w:top w:val="nil"/>
                    <w:left w:val="nil"/>
                    <w:bottom w:val="nil"/>
                    <w:right w:val="nil"/>
                    <w:between w:val="nil"/>
                  </w:pBdr>
                  <w:spacing w:after="120"/>
                  <w:rPr>
                    <w:rFonts w:ascii="Tahoma" w:eastAsia="Tahoma" w:hAnsi="Tahoma" w:cs="Tahoma"/>
                    <w:color w:val="000000"/>
                  </w:rPr>
                </w:pPr>
                <w:r>
                  <w:rPr>
                    <w:rFonts w:ascii="Tahoma" w:eastAsia="Tahoma" w:hAnsi="Tahoma" w:cs="Tahoma"/>
                    <w:color w:val="000000"/>
                  </w:rPr>
                  <w:t>Work Breakdown Structure</w:t>
                </w:r>
              </w:p>
            </w:sdtContent>
          </w:sdt>
        </w:tc>
      </w:tr>
      <w:tr w:rsidR="00860220" w14:paraId="75A75357" w14:textId="77777777">
        <w:tc>
          <w:tcPr>
            <w:tcW w:w="1798" w:type="dxa"/>
          </w:tcPr>
          <w:sdt>
            <w:sdtPr>
              <w:tag w:val="goog_rdk_994"/>
              <w:id w:val="-1463801147"/>
            </w:sdtPr>
            <w:sdtContent>
              <w:p w14:paraId="00000396" w14:textId="77777777" w:rsidR="00860220" w:rsidRDefault="00000000" w:rsidP="00A56D3D">
                <w:pPr>
                  <w:pBdr>
                    <w:top w:val="nil"/>
                    <w:left w:val="nil"/>
                    <w:bottom w:val="nil"/>
                    <w:right w:val="nil"/>
                    <w:between w:val="nil"/>
                  </w:pBdr>
                  <w:spacing w:after="120"/>
                  <w:rPr>
                    <w:rFonts w:ascii="Tahoma" w:eastAsia="Tahoma" w:hAnsi="Tahoma" w:cs="Tahoma"/>
                    <w:color w:val="000000"/>
                  </w:rPr>
                </w:pPr>
              </w:p>
            </w:sdtContent>
          </w:sdt>
        </w:tc>
        <w:tc>
          <w:tcPr>
            <w:tcW w:w="6816" w:type="dxa"/>
          </w:tcPr>
          <w:sdt>
            <w:sdtPr>
              <w:tag w:val="goog_rdk_995"/>
              <w:id w:val="296191480"/>
            </w:sdtPr>
            <w:sdtContent>
              <w:p w14:paraId="00000397" w14:textId="77777777" w:rsidR="00860220" w:rsidRDefault="00000000" w:rsidP="00A56D3D">
                <w:pPr>
                  <w:pBdr>
                    <w:top w:val="nil"/>
                    <w:left w:val="nil"/>
                    <w:bottom w:val="nil"/>
                    <w:right w:val="nil"/>
                    <w:between w:val="nil"/>
                  </w:pBdr>
                  <w:spacing w:after="120"/>
                  <w:rPr>
                    <w:rFonts w:ascii="Tahoma" w:eastAsia="Tahoma" w:hAnsi="Tahoma" w:cs="Tahoma"/>
                    <w:color w:val="000000"/>
                  </w:rPr>
                </w:pPr>
              </w:p>
            </w:sdtContent>
          </w:sdt>
        </w:tc>
      </w:tr>
    </w:tbl>
    <w:sdt>
      <w:sdtPr>
        <w:tag w:val="goog_rdk_996"/>
        <w:id w:val="1584025524"/>
      </w:sdtPr>
      <w:sdtContent>
        <w:p w14:paraId="00000398" w14:textId="77777777" w:rsidR="00860220" w:rsidRDefault="00000000" w:rsidP="00A56D3D">
          <w:pPr>
            <w:pBdr>
              <w:top w:val="nil"/>
              <w:left w:val="nil"/>
              <w:bottom w:val="nil"/>
              <w:right w:val="nil"/>
              <w:between w:val="nil"/>
            </w:pBdr>
            <w:spacing w:after="120"/>
            <w:rPr>
              <w:rFonts w:ascii="Tahoma" w:eastAsia="Tahoma" w:hAnsi="Tahoma" w:cs="Tahoma"/>
              <w:color w:val="000000"/>
            </w:rPr>
          </w:pPr>
        </w:p>
      </w:sdtContent>
    </w:sdt>
    <w:sdt>
      <w:sdtPr>
        <w:tag w:val="goog_rdk_997"/>
        <w:id w:val="111947789"/>
      </w:sdtPr>
      <w:sdtContent>
        <w:p w14:paraId="00000399" w14:textId="77777777" w:rsidR="00860220" w:rsidRDefault="00000000" w:rsidP="00A56D3D">
          <w:pPr>
            <w:pBdr>
              <w:top w:val="nil"/>
              <w:left w:val="nil"/>
              <w:bottom w:val="nil"/>
              <w:right w:val="nil"/>
              <w:between w:val="nil"/>
            </w:pBdr>
            <w:spacing w:after="120"/>
            <w:rPr>
              <w:rFonts w:ascii="Tahoma" w:eastAsia="Tahoma" w:hAnsi="Tahoma" w:cs="Tahoma"/>
              <w:color w:val="000000"/>
            </w:rPr>
          </w:pPr>
        </w:p>
      </w:sdtContent>
    </w:sdt>
    <w:sdt>
      <w:sdtPr>
        <w:tag w:val="goog_rdk_998"/>
        <w:id w:val="-1369833622"/>
        <w:showingPlcHdr/>
      </w:sdtPr>
      <w:sdtContent>
        <w:p w14:paraId="0000039A" w14:textId="71D874AD" w:rsidR="00860220" w:rsidRDefault="006018C4" w:rsidP="00A56D3D">
          <w:pPr>
            <w:keepNext/>
            <w:keepLines/>
            <w:pBdr>
              <w:top w:val="nil"/>
              <w:left w:val="nil"/>
              <w:bottom w:val="nil"/>
              <w:right w:val="nil"/>
              <w:between w:val="nil"/>
            </w:pBdr>
            <w:spacing w:before="360" w:after="360"/>
            <w:rPr>
              <w:rFonts w:ascii="Tahoma" w:eastAsia="Tahoma" w:hAnsi="Tahoma" w:cs="Tahoma"/>
              <w:b/>
              <w:color w:val="000000"/>
              <w:sz w:val="28"/>
              <w:szCs w:val="28"/>
            </w:rPr>
            <w:sectPr w:rsidR="00860220" w:rsidSect="00506C8D">
              <w:pgSz w:w="11907" w:h="16840"/>
              <w:pgMar w:top="1440" w:right="1183" w:bottom="1440" w:left="1797" w:header="720" w:footer="720" w:gutter="0"/>
              <w:cols w:space="708" w:equalWidth="0">
                <w:col w:w="9406"/>
              </w:cols>
            </w:sectPr>
          </w:pPr>
          <w:r>
            <w:t xml:space="preserve">     </w:t>
          </w:r>
        </w:p>
      </w:sdtContent>
    </w:sdt>
    <w:sdt>
      <w:sdtPr>
        <w:tag w:val="goog_rdk_999"/>
        <w:id w:val="-183444645"/>
      </w:sdtPr>
      <w:sdtContent>
        <w:p w14:paraId="0000039B" w14:textId="2469E939" w:rsidR="00860220" w:rsidRDefault="00681D0E" w:rsidP="00A56D3D">
          <w:pPr>
            <w:keepNext/>
            <w:keepLines/>
            <w:pBdr>
              <w:top w:val="nil"/>
              <w:left w:val="nil"/>
              <w:bottom w:val="nil"/>
              <w:right w:val="nil"/>
              <w:between w:val="nil"/>
            </w:pBdr>
            <w:spacing w:before="360" w:after="360"/>
            <w:rPr>
              <w:rFonts w:ascii="Tahoma" w:eastAsia="Tahoma" w:hAnsi="Tahoma" w:cs="Tahoma"/>
              <w:b/>
              <w:color w:val="000000"/>
              <w:sz w:val="28"/>
              <w:szCs w:val="28"/>
            </w:rPr>
          </w:pPr>
          <w:r>
            <w:rPr>
              <w:rFonts w:ascii="Tahoma" w:eastAsia="Tahoma" w:hAnsi="Tahoma" w:cs="Tahoma"/>
              <w:b/>
              <w:color w:val="000000"/>
              <w:sz w:val="28"/>
              <w:szCs w:val="28"/>
            </w:rPr>
            <w:t xml:space="preserve">Appendix A: </w:t>
          </w:r>
          <w:r w:rsidR="00EB0235">
            <w:rPr>
              <w:rFonts w:ascii="Tahoma" w:eastAsia="Tahoma" w:hAnsi="Tahoma" w:cs="Tahoma"/>
              <w:b/>
              <w:color w:val="000000"/>
              <w:sz w:val="28"/>
              <w:szCs w:val="28"/>
            </w:rPr>
            <w:t xml:space="preserve">Planning &amp; Formats of </w:t>
          </w:r>
          <w:r>
            <w:rPr>
              <w:rFonts w:ascii="Tahoma" w:eastAsia="Tahoma" w:hAnsi="Tahoma" w:cs="Tahoma"/>
              <w:b/>
              <w:color w:val="000000"/>
              <w:sz w:val="28"/>
              <w:szCs w:val="28"/>
            </w:rPr>
            <w:t xml:space="preserve">Deliverable Item Descriptions (DIDs) </w:t>
          </w:r>
        </w:p>
      </w:sdtContent>
    </w:sdt>
    <w:sdt>
      <w:sdtPr>
        <w:tag w:val="goog_rdk_1001"/>
        <w:id w:val="-1219885312"/>
      </w:sdtPr>
      <w:sdtContent>
        <w:p w14:paraId="0000039C" w14:textId="7D557887" w:rsidR="00860220" w:rsidRDefault="00000000" w:rsidP="00A56D3D">
          <w:pPr>
            <w:pBdr>
              <w:top w:val="nil"/>
              <w:left w:val="nil"/>
              <w:bottom w:val="nil"/>
              <w:right w:val="nil"/>
              <w:between w:val="nil"/>
            </w:pBdr>
            <w:tabs>
              <w:tab w:val="left" w:pos="567"/>
            </w:tabs>
            <w:spacing w:after="120"/>
            <w:rPr>
              <w:rFonts w:ascii="Tahoma" w:eastAsia="Tahoma" w:hAnsi="Tahoma" w:cs="Tahoma"/>
              <w:color w:val="000000"/>
            </w:rPr>
          </w:pPr>
          <w:sdt>
            <w:sdtPr>
              <w:tag w:val="goog_rdk_1000"/>
              <w:id w:val="-1757661167"/>
            </w:sdtPr>
            <w:sdtContent/>
          </w:sdt>
          <w:r w:rsidR="00681D0E">
            <w:rPr>
              <w:rFonts w:ascii="Tahoma" w:eastAsia="Tahoma" w:hAnsi="Tahoma" w:cs="Tahoma"/>
              <w:color w:val="000000"/>
            </w:rPr>
            <w:t xml:space="preserve">This Appendix contains the </w:t>
          </w:r>
          <w:r w:rsidR="00271A47">
            <w:rPr>
              <w:rFonts w:ascii="Tahoma" w:eastAsia="Tahoma" w:hAnsi="Tahoma" w:cs="Tahoma"/>
              <w:color w:val="000000"/>
            </w:rPr>
            <w:t xml:space="preserve">planning and format </w:t>
          </w:r>
          <w:r w:rsidR="00681D0E">
            <w:rPr>
              <w:rFonts w:ascii="Tahoma" w:eastAsia="Tahoma" w:hAnsi="Tahoma" w:cs="Tahoma"/>
              <w:color w:val="000000"/>
            </w:rPr>
            <w:t>requirements for the various DSE Deliverable Items. The list below gives an overview of the DIDs, and some top-level information where relevant.</w:t>
          </w:r>
        </w:p>
      </w:sdtContent>
    </w:sdt>
    <w:sdt>
      <w:sdtPr>
        <w:tag w:val="goog_rdk_1002"/>
        <w:id w:val="-525868595"/>
      </w:sdtPr>
      <w:sdtContent>
        <w:p w14:paraId="0000039D" w14:textId="77777777" w:rsidR="00860220" w:rsidRDefault="00000000" w:rsidP="00A56D3D">
          <w:pPr>
            <w:pBdr>
              <w:top w:val="nil"/>
              <w:left w:val="nil"/>
              <w:bottom w:val="nil"/>
              <w:right w:val="nil"/>
              <w:between w:val="nil"/>
            </w:pBdr>
            <w:tabs>
              <w:tab w:val="left" w:pos="567"/>
            </w:tabs>
            <w:spacing w:after="120"/>
            <w:rPr>
              <w:rFonts w:ascii="Tahoma" w:eastAsia="Tahoma" w:hAnsi="Tahoma" w:cs="Tahoma"/>
              <w:color w:val="000000"/>
            </w:rPr>
          </w:pPr>
        </w:p>
      </w:sdtContent>
    </w:sdt>
    <w:sdt>
      <w:sdtPr>
        <w:tag w:val="goog_rdk_1003"/>
        <w:id w:val="-608349673"/>
      </w:sdtPr>
      <w:sdtContent>
        <w:p w14:paraId="0000039E" w14:textId="77777777" w:rsidR="00860220" w:rsidRDefault="00681D0E" w:rsidP="00A56D3D">
          <w:pPr>
            <w:pBdr>
              <w:top w:val="nil"/>
              <w:left w:val="nil"/>
              <w:bottom w:val="nil"/>
              <w:right w:val="nil"/>
              <w:between w:val="nil"/>
            </w:pBdr>
            <w:tabs>
              <w:tab w:val="left" w:pos="567"/>
            </w:tabs>
            <w:spacing w:after="120"/>
            <w:rPr>
              <w:rFonts w:ascii="Tahoma" w:eastAsia="Tahoma" w:hAnsi="Tahoma" w:cs="Tahoma"/>
              <w:color w:val="000000"/>
            </w:rPr>
          </w:pPr>
          <w:r>
            <w:rPr>
              <w:rFonts w:ascii="Tahoma" w:eastAsia="Tahoma" w:hAnsi="Tahoma" w:cs="Tahoma"/>
              <w:b/>
              <w:color w:val="000000"/>
            </w:rPr>
            <w:t>DID 1</w:t>
          </w:r>
          <w:r>
            <w:rPr>
              <w:rFonts w:ascii="Tahoma" w:eastAsia="Tahoma" w:hAnsi="Tahoma" w:cs="Tahoma"/>
              <w:color w:val="000000"/>
            </w:rPr>
            <w:t>: Project Plan</w:t>
          </w:r>
        </w:p>
      </w:sdtContent>
    </w:sdt>
    <w:sdt>
      <w:sdtPr>
        <w:tag w:val="goog_rdk_1005"/>
        <w:id w:val="860637807"/>
      </w:sdtPr>
      <w:sdtContent>
        <w:p w14:paraId="0000039F" w14:textId="76F6B03A" w:rsidR="00860220" w:rsidRDefault="00000000" w:rsidP="00A56D3D">
          <w:pPr>
            <w:numPr>
              <w:ilvl w:val="0"/>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000000"/>
            </w:rPr>
          </w:pPr>
          <w:sdt>
            <w:sdtPr>
              <w:tag w:val="goog_rdk_1004"/>
              <w:id w:val="-1679805135"/>
            </w:sdtPr>
            <w:sdtContent/>
          </w:sdt>
          <w:r w:rsidR="00681D0E">
            <w:rPr>
              <w:rFonts w:ascii="Tahoma" w:eastAsia="Tahoma" w:hAnsi="Tahoma" w:cs="Tahoma"/>
              <w:color w:val="FF0000"/>
            </w:rPr>
            <w:t>Deadline "full draft":</w:t>
          </w:r>
          <w:r w:rsidR="000549C5">
            <w:rPr>
              <w:rFonts w:ascii="Tahoma" w:eastAsia="Tahoma" w:hAnsi="Tahoma" w:cs="Tahoma"/>
              <w:color w:val="FF0000"/>
            </w:rPr>
            <w:t xml:space="preserve"> </w:t>
          </w:r>
          <w:r w:rsidR="00EB0235">
            <w:rPr>
              <w:rFonts w:ascii="Tahoma" w:eastAsia="Tahoma" w:hAnsi="Tahoma" w:cs="Tahoma"/>
              <w:color w:val="FF0000"/>
            </w:rPr>
            <w:t xml:space="preserve">Friday, </w:t>
          </w:r>
          <w:r w:rsidR="00050890">
            <w:rPr>
              <w:rFonts w:ascii="Tahoma" w:eastAsia="Tahoma" w:hAnsi="Tahoma" w:cs="Tahoma"/>
              <w:color w:val="FF0000"/>
            </w:rPr>
            <w:t>week 1</w:t>
          </w:r>
          <w:r w:rsidR="00EB0235">
            <w:rPr>
              <w:rFonts w:ascii="Tahoma" w:eastAsia="Tahoma" w:hAnsi="Tahoma" w:cs="Tahoma"/>
              <w:color w:val="FF0000"/>
            </w:rPr>
            <w:t>,</w:t>
          </w:r>
          <w:r w:rsidR="00681D0E">
            <w:rPr>
              <w:rFonts w:ascii="Tahoma" w:eastAsia="Tahoma" w:hAnsi="Tahoma" w:cs="Tahoma"/>
              <w:color w:val="FF0000"/>
            </w:rPr>
            <w:t xml:space="preserve"> 1</w:t>
          </w:r>
          <w:r w:rsidR="000549C5">
            <w:rPr>
              <w:rFonts w:ascii="Tahoma" w:eastAsia="Tahoma" w:hAnsi="Tahoma" w:cs="Tahoma"/>
              <w:color w:val="FF0000"/>
            </w:rPr>
            <w:t>8</w:t>
          </w:r>
          <w:r w:rsidR="00681D0E">
            <w:rPr>
              <w:rFonts w:ascii="Tahoma" w:eastAsia="Tahoma" w:hAnsi="Tahoma" w:cs="Tahoma"/>
              <w:color w:val="FF0000"/>
            </w:rPr>
            <w:t>.00 o'clock.</w:t>
          </w:r>
          <w:r w:rsidR="00681D0E">
            <w:rPr>
              <w:rFonts w:ascii="Tahoma" w:eastAsia="Tahoma" w:hAnsi="Tahoma" w:cs="Tahoma"/>
              <w:color w:val="000000"/>
            </w:rPr>
            <w:t xml:space="preserve"> This concerns the "holy draft" of your report, and has to be complete to the best of your knowledge. No missing elements. </w:t>
          </w:r>
          <w:r w:rsidR="00681D0E">
            <w:rPr>
              <w:rFonts w:ascii="Tahoma" w:eastAsia="Tahoma" w:hAnsi="Tahoma" w:cs="Tahoma"/>
              <w:b/>
              <w:color w:val="000000"/>
            </w:rPr>
            <w:t>Basis for PM/SE feedback</w:t>
          </w:r>
          <w:r w:rsidR="00681D0E">
            <w:rPr>
              <w:rFonts w:ascii="Tahoma" w:eastAsia="Tahoma" w:hAnsi="Tahoma" w:cs="Tahoma"/>
              <w:color w:val="000000"/>
            </w:rPr>
            <w:t>.</w:t>
          </w:r>
        </w:p>
      </w:sdtContent>
    </w:sdt>
    <w:sdt>
      <w:sdtPr>
        <w:tag w:val="goog_rdk_1006"/>
        <w:id w:val="-529645938"/>
      </w:sdtPr>
      <w:sdtContent>
        <w:p w14:paraId="000003A0" w14:textId="77777777" w:rsidR="00860220" w:rsidRDefault="00681D0E" w:rsidP="00A56D3D">
          <w:pPr>
            <w:numPr>
              <w:ilvl w:val="0"/>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000000"/>
            </w:rPr>
          </w:pPr>
          <w:r>
            <w:rPr>
              <w:rFonts w:ascii="Tahoma" w:eastAsia="Tahoma" w:hAnsi="Tahoma" w:cs="Tahoma"/>
              <w:color w:val="000000"/>
            </w:rPr>
            <w:t>Draft version needs to be uploaded to your folder on the network share before the draft deadline.</w:t>
          </w:r>
        </w:p>
      </w:sdtContent>
    </w:sdt>
    <w:sdt>
      <w:sdtPr>
        <w:tag w:val="goog_rdk_1007"/>
        <w:id w:val="232818542"/>
      </w:sdtPr>
      <w:sdtContent>
        <w:p w14:paraId="000003A1" w14:textId="77777777" w:rsidR="00860220" w:rsidRDefault="00681D0E" w:rsidP="00A56D3D">
          <w:pPr>
            <w:numPr>
              <w:ilvl w:val="0"/>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000000"/>
            </w:rPr>
          </w:pPr>
          <w:r>
            <w:rPr>
              <w:rFonts w:ascii="Tahoma" w:eastAsia="Tahoma" w:hAnsi="Tahoma" w:cs="Tahoma"/>
              <w:color w:val="000000"/>
            </w:rPr>
            <w:t xml:space="preserve">Deadline final version: </w:t>
          </w:r>
          <w:r>
            <w:rPr>
              <w:rFonts w:ascii="Tahoma" w:eastAsia="Tahoma" w:hAnsi="Tahoma" w:cs="Tahoma"/>
              <w:color w:val="FF0000"/>
            </w:rPr>
            <w:t>TBD by the tutor</w:t>
          </w:r>
          <w:r>
            <w:rPr>
              <w:rFonts w:ascii="Tahoma" w:eastAsia="Tahoma" w:hAnsi="Tahoma" w:cs="Tahoma"/>
              <w:color w:val="000000"/>
            </w:rPr>
            <w:t xml:space="preserve">; she/he will give you the allowable time to spend on processing all feedback. </w:t>
          </w:r>
          <w:r>
            <w:rPr>
              <w:rFonts w:ascii="Tahoma" w:eastAsia="Tahoma" w:hAnsi="Tahoma" w:cs="Tahoma"/>
              <w:b/>
              <w:color w:val="000000"/>
            </w:rPr>
            <w:t>An update is mandatory!</w:t>
          </w:r>
        </w:p>
      </w:sdtContent>
    </w:sdt>
    <w:sdt>
      <w:sdtPr>
        <w:tag w:val="goog_rdk_1008"/>
        <w:id w:val="-468514969"/>
      </w:sdtPr>
      <w:sdtContent>
        <w:p w14:paraId="000003A2" w14:textId="77777777" w:rsidR="00860220" w:rsidRDefault="00681D0E" w:rsidP="00A56D3D">
          <w:pPr>
            <w:numPr>
              <w:ilvl w:val="0"/>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000000"/>
            </w:rPr>
          </w:pPr>
          <w:r>
            <w:rPr>
              <w:rFonts w:ascii="Tahoma" w:eastAsia="Tahoma" w:hAnsi="Tahoma" w:cs="Tahoma"/>
              <w:color w:val="000000"/>
            </w:rPr>
            <w:t>Final version needs to be uploaded to your folder on the network share before the final-version deadline set by the tutor.</w:t>
          </w:r>
        </w:p>
      </w:sdtContent>
    </w:sdt>
    <w:sdt>
      <w:sdtPr>
        <w:tag w:val="goog_rdk_1009"/>
        <w:id w:val="861009082"/>
      </w:sdtPr>
      <w:sdtContent>
        <w:p w14:paraId="000003A3" w14:textId="77777777" w:rsidR="00860220" w:rsidRDefault="00681D0E" w:rsidP="00A56D3D">
          <w:pPr>
            <w:numPr>
              <w:ilvl w:val="0"/>
              <w:numId w:val="8"/>
            </w:numPr>
            <w:pBdr>
              <w:top w:val="nil"/>
              <w:left w:val="nil"/>
              <w:bottom w:val="nil"/>
              <w:right w:val="nil"/>
              <w:between w:val="nil"/>
            </w:pBdr>
            <w:tabs>
              <w:tab w:val="left" w:pos="567"/>
              <w:tab w:val="left" w:pos="1134"/>
            </w:tabs>
            <w:spacing w:after="120"/>
            <w:ind w:left="0" w:firstLine="0"/>
            <w:rPr>
              <w:rFonts w:ascii="Tahoma" w:eastAsia="Tahoma" w:hAnsi="Tahoma" w:cs="Tahoma"/>
              <w:b/>
              <w:color w:val="FF0000"/>
            </w:rPr>
          </w:pPr>
          <w:r>
            <w:rPr>
              <w:rFonts w:ascii="Tahoma" w:eastAsia="Tahoma" w:hAnsi="Tahoma" w:cs="Tahoma"/>
              <w:b/>
              <w:color w:val="FF0000"/>
            </w:rPr>
            <w:t>Report requirements:</w:t>
          </w:r>
        </w:p>
      </w:sdtContent>
    </w:sdt>
    <w:sdt>
      <w:sdtPr>
        <w:tag w:val="goog_rdk_1010"/>
        <w:id w:val="-211888465"/>
      </w:sdtPr>
      <w:sdtContent>
        <w:p w14:paraId="000003A4" w14:textId="77777777" w:rsidR="00860220" w:rsidRDefault="00681D0E" w:rsidP="00A56D3D">
          <w:pPr>
            <w:numPr>
              <w:ilvl w:val="1"/>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FF0000"/>
            </w:rPr>
          </w:pPr>
          <w:r>
            <w:rPr>
              <w:rFonts w:ascii="Tahoma" w:eastAsia="Tahoma" w:hAnsi="Tahoma" w:cs="Tahoma"/>
              <w:b/>
              <w:color w:val="FF0000"/>
            </w:rPr>
            <w:t>max 25 pages all-in</w:t>
          </w:r>
        </w:p>
      </w:sdtContent>
    </w:sdt>
    <w:sdt>
      <w:sdtPr>
        <w:tag w:val="goog_rdk_1011"/>
        <w:id w:val="1887063949"/>
      </w:sdtPr>
      <w:sdtContent>
        <w:p w14:paraId="000003A5" w14:textId="77777777" w:rsidR="00860220" w:rsidRDefault="00681D0E" w:rsidP="00A56D3D">
          <w:pPr>
            <w:numPr>
              <w:ilvl w:val="1"/>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FF0000"/>
            </w:rPr>
          </w:pPr>
          <w:r>
            <w:rPr>
              <w:rFonts w:ascii="Tahoma" w:eastAsia="Tahoma" w:hAnsi="Tahoma" w:cs="Tahoma"/>
              <w:b/>
              <w:color w:val="FF0000"/>
            </w:rPr>
            <w:t>Minimum margins: 2cm (top-bottom-left-right)</w:t>
          </w:r>
        </w:p>
      </w:sdtContent>
    </w:sdt>
    <w:sdt>
      <w:sdtPr>
        <w:tag w:val="goog_rdk_1013"/>
        <w:id w:val="170612296"/>
      </w:sdtPr>
      <w:sdtContent>
        <w:p w14:paraId="000003A6" w14:textId="02B7EC24" w:rsidR="00860220" w:rsidRDefault="00000000" w:rsidP="00A56D3D">
          <w:pPr>
            <w:numPr>
              <w:ilvl w:val="1"/>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FF0000"/>
            </w:rPr>
          </w:pPr>
          <w:sdt>
            <w:sdtPr>
              <w:tag w:val="goog_rdk_1012"/>
              <w:id w:val="810222591"/>
            </w:sdtPr>
            <w:sdtContent/>
          </w:sdt>
          <w:r w:rsidR="00A82467">
            <w:rPr>
              <w:rFonts w:ascii="Tahoma" w:eastAsia="Tahoma" w:hAnsi="Tahoma" w:cs="Tahoma"/>
              <w:b/>
              <w:color w:val="FF0000"/>
            </w:rPr>
            <w:t>Font size</w:t>
          </w:r>
          <w:r w:rsidR="00681D0E">
            <w:rPr>
              <w:rFonts w:ascii="Tahoma" w:eastAsia="Tahoma" w:hAnsi="Tahoma" w:cs="Tahoma"/>
              <w:b/>
              <w:color w:val="FF0000"/>
            </w:rPr>
            <w:t>: 11pt New Times Roman</w:t>
          </w:r>
          <w:r w:rsidR="0016323F">
            <w:rPr>
              <w:rFonts w:ascii="Tahoma" w:eastAsia="Tahoma" w:hAnsi="Tahoma" w:cs="Tahoma"/>
              <w:b/>
              <w:color w:val="FF0000"/>
            </w:rPr>
            <w:t xml:space="preserve"> or </w:t>
          </w:r>
          <w:r w:rsidR="00A82467">
            <w:rPr>
              <w:rFonts w:ascii="Tahoma" w:eastAsia="Tahoma" w:hAnsi="Tahoma" w:cs="Tahoma"/>
              <w:b/>
              <w:color w:val="FF0000"/>
            </w:rPr>
            <w:t xml:space="preserve">an </w:t>
          </w:r>
          <w:r w:rsidR="0016323F">
            <w:rPr>
              <w:rFonts w:ascii="Tahoma" w:eastAsia="Tahoma" w:hAnsi="Tahoma" w:cs="Tahoma"/>
              <w:b/>
              <w:color w:val="FF0000"/>
            </w:rPr>
            <w:t>equivalent</w:t>
          </w:r>
          <w:r w:rsidR="00A82467">
            <w:rPr>
              <w:rFonts w:ascii="Tahoma" w:eastAsia="Tahoma" w:hAnsi="Tahoma" w:cs="Tahoma"/>
              <w:b/>
              <w:color w:val="FF0000"/>
            </w:rPr>
            <w:t xml:space="preserve"> font size </w:t>
          </w:r>
        </w:p>
      </w:sdtContent>
    </w:sdt>
    <w:sdt>
      <w:sdtPr>
        <w:tag w:val="goog_rdk_1014"/>
        <w:id w:val="1732274807"/>
      </w:sdtPr>
      <w:sdtContent>
        <w:p w14:paraId="000003A7" w14:textId="77777777" w:rsidR="00860220" w:rsidRDefault="00681D0E" w:rsidP="00A56D3D">
          <w:pPr>
            <w:numPr>
              <w:ilvl w:val="1"/>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FF0000"/>
            </w:rPr>
          </w:pPr>
          <w:r>
            <w:rPr>
              <w:rFonts w:ascii="Tahoma" w:eastAsia="Tahoma" w:hAnsi="Tahoma" w:cs="Tahoma"/>
              <w:b/>
              <w:color w:val="FF0000"/>
            </w:rPr>
            <w:t>Line spacing: 1 or 1.1</w:t>
          </w:r>
        </w:p>
      </w:sdtContent>
    </w:sdt>
    <w:sdt>
      <w:sdtPr>
        <w:tag w:val="goog_rdk_1015"/>
        <w:id w:val="-1520778127"/>
      </w:sdtPr>
      <w:sdtContent>
        <w:p w14:paraId="000003A8" w14:textId="77777777" w:rsidR="00860220" w:rsidRDefault="00681D0E" w:rsidP="00A56D3D">
          <w:pPr>
            <w:jc w:val="both"/>
            <w:rPr>
              <w:rFonts w:ascii="Tahoma" w:eastAsia="Tahoma" w:hAnsi="Tahoma" w:cs="Tahoma"/>
              <w:b/>
              <w:color w:val="FF0000"/>
            </w:rPr>
          </w:pPr>
          <w:r>
            <w:rPr>
              <w:rFonts w:ascii="Tahoma" w:eastAsia="Tahoma" w:hAnsi="Tahoma" w:cs="Tahoma"/>
              <w:b/>
              <w:color w:val="FF0000"/>
            </w:rPr>
            <w:t>NOTE: "All in" means the page count of the generated pdf (so including, for instance, table of contents and appendices)</w:t>
          </w:r>
        </w:p>
      </w:sdtContent>
    </w:sdt>
    <w:sdt>
      <w:sdtPr>
        <w:tag w:val="goog_rdk_1016"/>
        <w:id w:val="-1922866900"/>
      </w:sdtPr>
      <w:sdtContent>
        <w:p w14:paraId="000003A9" w14:textId="77777777" w:rsidR="00860220" w:rsidRDefault="00000000" w:rsidP="00A56D3D">
          <w:pPr>
            <w:pBdr>
              <w:top w:val="nil"/>
              <w:left w:val="nil"/>
              <w:bottom w:val="nil"/>
              <w:right w:val="nil"/>
              <w:between w:val="nil"/>
            </w:pBdr>
            <w:tabs>
              <w:tab w:val="left" w:pos="567"/>
            </w:tabs>
            <w:spacing w:after="120"/>
            <w:rPr>
              <w:rFonts w:ascii="Tahoma" w:eastAsia="Tahoma" w:hAnsi="Tahoma" w:cs="Tahoma"/>
              <w:color w:val="000000"/>
            </w:rPr>
          </w:pPr>
        </w:p>
      </w:sdtContent>
    </w:sdt>
    <w:sdt>
      <w:sdtPr>
        <w:tag w:val="goog_rdk_1017"/>
        <w:id w:val="959389942"/>
      </w:sdtPr>
      <w:sdtContent>
        <w:p w14:paraId="000003AA" w14:textId="77777777" w:rsidR="00860220" w:rsidRDefault="00681D0E" w:rsidP="00A56D3D">
          <w:pPr>
            <w:pBdr>
              <w:top w:val="nil"/>
              <w:left w:val="nil"/>
              <w:bottom w:val="nil"/>
              <w:right w:val="nil"/>
              <w:between w:val="nil"/>
            </w:pBdr>
            <w:tabs>
              <w:tab w:val="left" w:pos="567"/>
            </w:tabs>
            <w:spacing w:after="120"/>
            <w:rPr>
              <w:rFonts w:ascii="Tahoma" w:eastAsia="Tahoma" w:hAnsi="Tahoma" w:cs="Tahoma"/>
              <w:color w:val="000000"/>
            </w:rPr>
          </w:pPr>
          <w:r>
            <w:rPr>
              <w:rFonts w:ascii="Tahoma" w:eastAsia="Tahoma" w:hAnsi="Tahoma" w:cs="Tahoma"/>
              <w:b/>
              <w:color w:val="000000"/>
            </w:rPr>
            <w:t>DID 2</w:t>
          </w:r>
          <w:r>
            <w:rPr>
              <w:rFonts w:ascii="Tahoma" w:eastAsia="Tahoma" w:hAnsi="Tahoma" w:cs="Tahoma"/>
              <w:color w:val="000000"/>
            </w:rPr>
            <w:t>: Status Meeting</w:t>
          </w:r>
        </w:p>
      </w:sdtContent>
    </w:sdt>
    <w:sdt>
      <w:sdtPr>
        <w:tag w:val="goog_rdk_1018"/>
        <w:id w:val="-910697163"/>
      </w:sdtPr>
      <w:sdtContent>
        <w:p w14:paraId="000003AB" w14:textId="77777777" w:rsidR="00860220" w:rsidRDefault="00000000" w:rsidP="00A56D3D">
          <w:pPr>
            <w:pBdr>
              <w:top w:val="nil"/>
              <w:left w:val="nil"/>
              <w:bottom w:val="nil"/>
              <w:right w:val="nil"/>
              <w:between w:val="nil"/>
            </w:pBdr>
            <w:tabs>
              <w:tab w:val="left" w:pos="567"/>
            </w:tabs>
            <w:spacing w:after="120"/>
            <w:rPr>
              <w:rFonts w:ascii="Tahoma" w:eastAsia="Tahoma" w:hAnsi="Tahoma" w:cs="Tahoma"/>
              <w:b/>
              <w:color w:val="000000"/>
            </w:rPr>
          </w:pPr>
        </w:p>
      </w:sdtContent>
    </w:sdt>
    <w:sdt>
      <w:sdtPr>
        <w:tag w:val="goog_rdk_1019"/>
        <w:id w:val="-1431965459"/>
      </w:sdtPr>
      <w:sdtContent>
        <w:p w14:paraId="000003AC" w14:textId="77777777" w:rsidR="00860220" w:rsidRDefault="00681D0E" w:rsidP="00A56D3D">
          <w:pPr>
            <w:pBdr>
              <w:top w:val="nil"/>
              <w:left w:val="nil"/>
              <w:bottom w:val="nil"/>
              <w:right w:val="nil"/>
              <w:between w:val="nil"/>
            </w:pBdr>
            <w:tabs>
              <w:tab w:val="left" w:pos="567"/>
            </w:tabs>
            <w:spacing w:after="120"/>
            <w:rPr>
              <w:rFonts w:ascii="Tahoma" w:eastAsia="Tahoma" w:hAnsi="Tahoma" w:cs="Tahoma"/>
              <w:color w:val="000000"/>
            </w:rPr>
          </w:pPr>
          <w:r>
            <w:rPr>
              <w:rFonts w:ascii="Tahoma" w:eastAsia="Tahoma" w:hAnsi="Tahoma" w:cs="Tahoma"/>
              <w:b/>
              <w:color w:val="000000"/>
            </w:rPr>
            <w:t>DID 3</w:t>
          </w:r>
          <w:r>
            <w:rPr>
              <w:rFonts w:ascii="Tahoma" w:eastAsia="Tahoma" w:hAnsi="Tahoma" w:cs="Tahoma"/>
              <w:color w:val="000000"/>
            </w:rPr>
            <w:t>: Project Logbook</w:t>
          </w:r>
        </w:p>
      </w:sdtContent>
    </w:sdt>
    <w:sdt>
      <w:sdtPr>
        <w:tag w:val="goog_rdk_1020"/>
        <w:id w:val="821169979"/>
      </w:sdtPr>
      <w:sdtContent>
        <w:p w14:paraId="000003AD" w14:textId="77777777" w:rsidR="00860220" w:rsidRDefault="00000000" w:rsidP="00A56D3D">
          <w:pPr>
            <w:pBdr>
              <w:top w:val="nil"/>
              <w:left w:val="nil"/>
              <w:bottom w:val="nil"/>
              <w:right w:val="nil"/>
              <w:between w:val="nil"/>
            </w:pBdr>
            <w:tabs>
              <w:tab w:val="left" w:pos="567"/>
            </w:tabs>
            <w:spacing w:after="120"/>
            <w:rPr>
              <w:rFonts w:ascii="Tahoma" w:eastAsia="Tahoma" w:hAnsi="Tahoma" w:cs="Tahoma"/>
              <w:b/>
              <w:color w:val="000000"/>
            </w:rPr>
          </w:pPr>
        </w:p>
      </w:sdtContent>
    </w:sdt>
    <w:sdt>
      <w:sdtPr>
        <w:tag w:val="goog_rdk_1021"/>
        <w:id w:val="-1944529187"/>
      </w:sdtPr>
      <w:sdtContent>
        <w:p w14:paraId="000003AE" w14:textId="77777777" w:rsidR="00860220" w:rsidRDefault="00681D0E" w:rsidP="00A56D3D">
          <w:pPr>
            <w:pBdr>
              <w:top w:val="nil"/>
              <w:left w:val="nil"/>
              <w:bottom w:val="nil"/>
              <w:right w:val="nil"/>
              <w:between w:val="nil"/>
            </w:pBdr>
            <w:tabs>
              <w:tab w:val="left" w:pos="567"/>
            </w:tabs>
            <w:spacing w:after="120"/>
            <w:rPr>
              <w:rFonts w:ascii="Tahoma" w:eastAsia="Tahoma" w:hAnsi="Tahoma" w:cs="Tahoma"/>
              <w:color w:val="000000"/>
            </w:rPr>
          </w:pPr>
          <w:r>
            <w:rPr>
              <w:rFonts w:ascii="Tahoma" w:eastAsia="Tahoma" w:hAnsi="Tahoma" w:cs="Tahoma"/>
              <w:b/>
              <w:color w:val="000000"/>
            </w:rPr>
            <w:t>DID 4</w:t>
          </w:r>
          <w:r>
            <w:rPr>
              <w:rFonts w:ascii="Tahoma" w:eastAsia="Tahoma" w:hAnsi="Tahoma" w:cs="Tahoma"/>
              <w:color w:val="000000"/>
            </w:rPr>
            <w:t>: Personal Appendix</w:t>
          </w:r>
        </w:p>
      </w:sdtContent>
    </w:sdt>
    <w:sdt>
      <w:sdtPr>
        <w:tag w:val="goog_rdk_1022"/>
        <w:id w:val="1128361570"/>
      </w:sdtPr>
      <w:sdtContent>
        <w:p w14:paraId="000003AF" w14:textId="77777777" w:rsidR="00860220" w:rsidRDefault="00000000" w:rsidP="00A56D3D">
          <w:pPr>
            <w:pBdr>
              <w:top w:val="nil"/>
              <w:left w:val="nil"/>
              <w:bottom w:val="nil"/>
              <w:right w:val="nil"/>
              <w:between w:val="nil"/>
            </w:pBdr>
            <w:tabs>
              <w:tab w:val="left" w:pos="567"/>
            </w:tabs>
            <w:spacing w:after="120"/>
            <w:rPr>
              <w:rFonts w:ascii="Tahoma" w:eastAsia="Tahoma" w:hAnsi="Tahoma" w:cs="Tahoma"/>
              <w:b/>
              <w:color w:val="000000"/>
            </w:rPr>
          </w:pPr>
        </w:p>
      </w:sdtContent>
    </w:sdt>
    <w:sdt>
      <w:sdtPr>
        <w:tag w:val="goog_rdk_1023"/>
        <w:id w:val="143777357"/>
      </w:sdtPr>
      <w:sdtContent>
        <w:p w14:paraId="000003B0" w14:textId="77777777" w:rsidR="00860220" w:rsidRDefault="00681D0E" w:rsidP="00A56D3D">
          <w:pPr>
            <w:pBdr>
              <w:top w:val="nil"/>
              <w:left w:val="nil"/>
              <w:bottom w:val="nil"/>
              <w:right w:val="nil"/>
              <w:between w:val="nil"/>
            </w:pBdr>
            <w:tabs>
              <w:tab w:val="left" w:pos="567"/>
            </w:tabs>
            <w:spacing w:after="120"/>
            <w:rPr>
              <w:rFonts w:ascii="Tahoma" w:eastAsia="Tahoma" w:hAnsi="Tahoma" w:cs="Tahoma"/>
              <w:color w:val="000000"/>
            </w:rPr>
          </w:pPr>
          <w:r>
            <w:rPr>
              <w:rFonts w:ascii="Tahoma" w:eastAsia="Tahoma" w:hAnsi="Tahoma" w:cs="Tahoma"/>
              <w:b/>
              <w:color w:val="000000"/>
            </w:rPr>
            <w:t>DID 5</w:t>
          </w:r>
          <w:r>
            <w:rPr>
              <w:rFonts w:ascii="Tahoma" w:eastAsia="Tahoma" w:hAnsi="Tahoma" w:cs="Tahoma"/>
              <w:color w:val="000000"/>
            </w:rPr>
            <w:t>: Baseline Report, including Requirements Specification</w:t>
          </w:r>
        </w:p>
      </w:sdtContent>
    </w:sdt>
    <w:sdt>
      <w:sdtPr>
        <w:tag w:val="goog_rdk_1024"/>
        <w:id w:val="-1828891128"/>
      </w:sdtPr>
      <w:sdtContent>
        <w:p w14:paraId="000003B1" w14:textId="7DD026CA" w:rsidR="00860220" w:rsidRDefault="00681D0E" w:rsidP="00A56D3D">
          <w:pPr>
            <w:numPr>
              <w:ilvl w:val="0"/>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000000"/>
            </w:rPr>
          </w:pPr>
          <w:r>
            <w:rPr>
              <w:rFonts w:ascii="Tahoma" w:eastAsia="Tahoma" w:hAnsi="Tahoma" w:cs="Tahoma"/>
              <w:color w:val="FF0000"/>
            </w:rPr>
            <w:t xml:space="preserve">Deadline "full draft": </w:t>
          </w:r>
          <w:r w:rsidR="00EB0235">
            <w:rPr>
              <w:rFonts w:ascii="Tahoma" w:eastAsia="Tahoma" w:hAnsi="Tahoma" w:cs="Tahoma"/>
              <w:color w:val="FF0000"/>
            </w:rPr>
            <w:t xml:space="preserve">Thursday </w:t>
          </w:r>
          <w:r w:rsidR="00050890">
            <w:rPr>
              <w:rFonts w:ascii="Tahoma" w:eastAsia="Tahoma" w:hAnsi="Tahoma" w:cs="Tahoma"/>
              <w:color w:val="FF0000"/>
            </w:rPr>
            <w:t>week 2</w:t>
          </w:r>
          <w:r w:rsidR="00EB0235">
            <w:rPr>
              <w:rFonts w:ascii="Tahoma" w:eastAsia="Tahoma" w:hAnsi="Tahoma" w:cs="Tahoma"/>
              <w:color w:val="FF0000"/>
            </w:rPr>
            <w:t>,</w:t>
          </w:r>
          <w:r>
            <w:rPr>
              <w:rFonts w:ascii="Tahoma" w:eastAsia="Tahoma" w:hAnsi="Tahoma" w:cs="Tahoma"/>
              <w:color w:val="FF0000"/>
            </w:rPr>
            <w:t xml:space="preserve"> 1</w:t>
          </w:r>
          <w:r w:rsidR="00A82467">
            <w:rPr>
              <w:rFonts w:ascii="Tahoma" w:eastAsia="Tahoma" w:hAnsi="Tahoma" w:cs="Tahoma"/>
              <w:color w:val="FF0000"/>
            </w:rPr>
            <w:t>8</w:t>
          </w:r>
          <w:r>
            <w:rPr>
              <w:rFonts w:ascii="Tahoma" w:eastAsia="Tahoma" w:hAnsi="Tahoma" w:cs="Tahoma"/>
              <w:color w:val="FF0000"/>
            </w:rPr>
            <w:t>.00 o'clock</w:t>
          </w:r>
          <w:r>
            <w:rPr>
              <w:rFonts w:ascii="Tahoma" w:eastAsia="Tahoma" w:hAnsi="Tahoma" w:cs="Tahoma"/>
              <w:color w:val="000000"/>
            </w:rPr>
            <w:t xml:space="preserve">; the tutor may require more time in advance. This concerns the "holy draft" of your report, and has to be complete to the best of your knowledge. No missing elements. </w:t>
          </w:r>
          <w:r>
            <w:rPr>
              <w:rFonts w:ascii="Tahoma" w:eastAsia="Tahoma" w:hAnsi="Tahoma" w:cs="Tahoma"/>
              <w:b/>
              <w:color w:val="000000"/>
            </w:rPr>
            <w:t>Basis for PM/SE feedback</w:t>
          </w:r>
          <w:r>
            <w:rPr>
              <w:rFonts w:ascii="Tahoma" w:eastAsia="Tahoma" w:hAnsi="Tahoma" w:cs="Tahoma"/>
              <w:color w:val="000000"/>
            </w:rPr>
            <w:t>.</w:t>
          </w:r>
        </w:p>
      </w:sdtContent>
    </w:sdt>
    <w:sdt>
      <w:sdtPr>
        <w:tag w:val="goog_rdk_1025"/>
        <w:id w:val="-1170562016"/>
      </w:sdtPr>
      <w:sdtContent>
        <w:p w14:paraId="000003B2" w14:textId="77777777" w:rsidR="00860220" w:rsidRDefault="00681D0E" w:rsidP="00A56D3D">
          <w:pPr>
            <w:numPr>
              <w:ilvl w:val="0"/>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000000"/>
            </w:rPr>
          </w:pPr>
          <w:r>
            <w:rPr>
              <w:rFonts w:ascii="Tahoma" w:eastAsia="Tahoma" w:hAnsi="Tahoma" w:cs="Tahoma"/>
              <w:color w:val="000000"/>
            </w:rPr>
            <w:t>Draft version needs to be uploaded to your folder on the network share before the draft deadline</w:t>
          </w:r>
        </w:p>
      </w:sdtContent>
    </w:sdt>
    <w:sdt>
      <w:sdtPr>
        <w:tag w:val="goog_rdk_1026"/>
        <w:id w:val="-1367127613"/>
      </w:sdtPr>
      <w:sdtContent>
        <w:p w14:paraId="000003B3" w14:textId="77777777" w:rsidR="00860220" w:rsidRDefault="00681D0E" w:rsidP="00A56D3D">
          <w:pPr>
            <w:numPr>
              <w:ilvl w:val="0"/>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000000"/>
            </w:rPr>
          </w:pPr>
          <w:r>
            <w:rPr>
              <w:rFonts w:ascii="Tahoma" w:eastAsia="Tahoma" w:hAnsi="Tahoma" w:cs="Tahoma"/>
              <w:color w:val="000000"/>
            </w:rPr>
            <w:t xml:space="preserve">Deadline final version: </w:t>
          </w:r>
          <w:r>
            <w:rPr>
              <w:rFonts w:ascii="Tahoma" w:eastAsia="Tahoma" w:hAnsi="Tahoma" w:cs="Tahoma"/>
              <w:color w:val="FF0000"/>
            </w:rPr>
            <w:t>TBD by the tutor</w:t>
          </w:r>
          <w:r>
            <w:rPr>
              <w:rFonts w:ascii="Tahoma" w:eastAsia="Tahoma" w:hAnsi="Tahoma" w:cs="Tahoma"/>
              <w:color w:val="000000"/>
            </w:rPr>
            <w:t xml:space="preserve">; she/he will give you the allowable time to spend on processing all feedback. </w:t>
          </w:r>
          <w:r>
            <w:rPr>
              <w:rFonts w:ascii="Tahoma" w:eastAsia="Tahoma" w:hAnsi="Tahoma" w:cs="Tahoma"/>
              <w:b/>
              <w:color w:val="000000"/>
            </w:rPr>
            <w:t>An update is mandatory!</w:t>
          </w:r>
        </w:p>
      </w:sdtContent>
    </w:sdt>
    <w:sdt>
      <w:sdtPr>
        <w:tag w:val="goog_rdk_1027"/>
        <w:id w:val="333656616"/>
      </w:sdtPr>
      <w:sdtContent>
        <w:p w14:paraId="000003B4" w14:textId="77777777" w:rsidR="00860220" w:rsidRDefault="00681D0E" w:rsidP="00A56D3D">
          <w:pPr>
            <w:numPr>
              <w:ilvl w:val="0"/>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000000"/>
            </w:rPr>
          </w:pPr>
          <w:r>
            <w:rPr>
              <w:rFonts w:ascii="Tahoma" w:eastAsia="Tahoma" w:hAnsi="Tahoma" w:cs="Tahoma"/>
              <w:color w:val="000000"/>
            </w:rPr>
            <w:t>Final version needs to be uploaded to your folder on the network share before the final-version deadline set by the tutor</w:t>
          </w:r>
        </w:p>
      </w:sdtContent>
    </w:sdt>
    <w:sdt>
      <w:sdtPr>
        <w:tag w:val="goog_rdk_1028"/>
        <w:id w:val="1935002845"/>
      </w:sdtPr>
      <w:sdtContent>
        <w:p w14:paraId="000003B5" w14:textId="77777777" w:rsidR="00860220" w:rsidRDefault="00681D0E" w:rsidP="00A56D3D">
          <w:pPr>
            <w:numPr>
              <w:ilvl w:val="0"/>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000000"/>
            </w:rPr>
          </w:pPr>
          <w:r>
            <w:rPr>
              <w:rFonts w:ascii="Tahoma" w:eastAsia="Tahoma" w:hAnsi="Tahoma" w:cs="Tahoma"/>
              <w:color w:val="000000"/>
            </w:rPr>
            <w:t>See checklist for Technical Reports (on Brightspace (Course Documents/DID)</w:t>
          </w:r>
        </w:p>
      </w:sdtContent>
    </w:sdt>
    <w:sdt>
      <w:sdtPr>
        <w:tag w:val="goog_rdk_1029"/>
        <w:id w:val="-1716348286"/>
      </w:sdtPr>
      <w:sdtContent>
        <w:p w14:paraId="000003B6" w14:textId="77777777" w:rsidR="00860220" w:rsidRDefault="00681D0E" w:rsidP="00A56D3D">
          <w:pPr>
            <w:numPr>
              <w:ilvl w:val="0"/>
              <w:numId w:val="8"/>
            </w:numPr>
            <w:pBdr>
              <w:top w:val="nil"/>
              <w:left w:val="nil"/>
              <w:bottom w:val="nil"/>
              <w:right w:val="nil"/>
              <w:between w:val="nil"/>
            </w:pBdr>
            <w:tabs>
              <w:tab w:val="left" w:pos="567"/>
              <w:tab w:val="left" w:pos="1134"/>
            </w:tabs>
            <w:spacing w:after="120"/>
            <w:ind w:left="0" w:firstLine="0"/>
            <w:rPr>
              <w:rFonts w:ascii="Tahoma" w:eastAsia="Tahoma" w:hAnsi="Tahoma" w:cs="Tahoma"/>
              <w:b/>
              <w:color w:val="FF0000"/>
            </w:rPr>
          </w:pPr>
          <w:r>
            <w:rPr>
              <w:rFonts w:ascii="Tahoma" w:eastAsia="Tahoma" w:hAnsi="Tahoma" w:cs="Tahoma"/>
              <w:b/>
              <w:color w:val="FF0000"/>
            </w:rPr>
            <w:t>Report requirements:</w:t>
          </w:r>
        </w:p>
      </w:sdtContent>
    </w:sdt>
    <w:sdt>
      <w:sdtPr>
        <w:tag w:val="goog_rdk_1030"/>
        <w:id w:val="-581681064"/>
      </w:sdtPr>
      <w:sdtContent>
        <w:p w14:paraId="000003B7" w14:textId="77777777" w:rsidR="00860220" w:rsidRDefault="00681D0E" w:rsidP="00A56D3D">
          <w:pPr>
            <w:numPr>
              <w:ilvl w:val="1"/>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FF0000"/>
            </w:rPr>
          </w:pPr>
          <w:r>
            <w:rPr>
              <w:rFonts w:ascii="Tahoma" w:eastAsia="Tahoma" w:hAnsi="Tahoma" w:cs="Tahoma"/>
              <w:b/>
              <w:color w:val="FF0000"/>
            </w:rPr>
            <w:t>max 50 pages all-in</w:t>
          </w:r>
        </w:p>
      </w:sdtContent>
    </w:sdt>
    <w:sdt>
      <w:sdtPr>
        <w:tag w:val="goog_rdk_1031"/>
        <w:id w:val="-1203161342"/>
      </w:sdtPr>
      <w:sdtContent>
        <w:p w14:paraId="000003B8" w14:textId="77777777" w:rsidR="00860220" w:rsidRDefault="00681D0E" w:rsidP="00A56D3D">
          <w:pPr>
            <w:numPr>
              <w:ilvl w:val="1"/>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FF0000"/>
            </w:rPr>
          </w:pPr>
          <w:r>
            <w:rPr>
              <w:rFonts w:ascii="Tahoma" w:eastAsia="Tahoma" w:hAnsi="Tahoma" w:cs="Tahoma"/>
              <w:b/>
              <w:color w:val="FF0000"/>
            </w:rPr>
            <w:t>Minimum margins: 2cm (top-bottom-left-right)</w:t>
          </w:r>
        </w:p>
      </w:sdtContent>
    </w:sdt>
    <w:sdt>
      <w:sdtPr>
        <w:tag w:val="goog_rdk_1032"/>
        <w:id w:val="-1944067794"/>
      </w:sdtPr>
      <w:sdtContent>
        <w:p w14:paraId="000003B9" w14:textId="16A603FB" w:rsidR="00860220" w:rsidRDefault="00A82467" w:rsidP="00A56D3D">
          <w:pPr>
            <w:numPr>
              <w:ilvl w:val="1"/>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FF0000"/>
            </w:rPr>
          </w:pPr>
          <w:r>
            <w:rPr>
              <w:rFonts w:ascii="Tahoma" w:eastAsia="Tahoma" w:hAnsi="Tahoma" w:cs="Tahoma"/>
              <w:b/>
              <w:color w:val="FF0000"/>
            </w:rPr>
            <w:t>Font size</w:t>
          </w:r>
          <w:r w:rsidR="00681D0E">
            <w:rPr>
              <w:rFonts w:ascii="Tahoma" w:eastAsia="Tahoma" w:hAnsi="Tahoma" w:cs="Tahoma"/>
              <w:b/>
              <w:color w:val="FF0000"/>
            </w:rPr>
            <w:t>: 11pt New Times Roman</w:t>
          </w:r>
          <w:r>
            <w:rPr>
              <w:rFonts w:ascii="Tahoma" w:eastAsia="Tahoma" w:hAnsi="Tahoma" w:cs="Tahoma"/>
              <w:b/>
              <w:color w:val="FF0000"/>
            </w:rPr>
            <w:t xml:space="preserve"> or an equivalent font size </w:t>
          </w:r>
        </w:p>
      </w:sdtContent>
    </w:sdt>
    <w:sdt>
      <w:sdtPr>
        <w:tag w:val="goog_rdk_1033"/>
        <w:id w:val="244392671"/>
      </w:sdtPr>
      <w:sdtContent>
        <w:p w14:paraId="000003BA" w14:textId="77777777" w:rsidR="00860220" w:rsidRDefault="00681D0E" w:rsidP="00A56D3D">
          <w:pPr>
            <w:numPr>
              <w:ilvl w:val="1"/>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FF0000"/>
            </w:rPr>
          </w:pPr>
          <w:r>
            <w:rPr>
              <w:rFonts w:ascii="Tahoma" w:eastAsia="Tahoma" w:hAnsi="Tahoma" w:cs="Tahoma"/>
              <w:b/>
              <w:color w:val="FF0000"/>
            </w:rPr>
            <w:t>Line spacing: 1 or 1.1</w:t>
          </w:r>
        </w:p>
      </w:sdtContent>
    </w:sdt>
    <w:sdt>
      <w:sdtPr>
        <w:tag w:val="goog_rdk_1034"/>
        <w:id w:val="359483115"/>
      </w:sdtPr>
      <w:sdtContent>
        <w:p w14:paraId="000003BB" w14:textId="77777777" w:rsidR="00860220" w:rsidRDefault="00681D0E" w:rsidP="00A56D3D">
          <w:pPr>
            <w:jc w:val="both"/>
            <w:rPr>
              <w:rFonts w:ascii="Tahoma" w:eastAsia="Tahoma" w:hAnsi="Tahoma" w:cs="Tahoma"/>
              <w:b/>
              <w:color w:val="FF0000"/>
            </w:rPr>
          </w:pPr>
          <w:r>
            <w:rPr>
              <w:rFonts w:ascii="Tahoma" w:eastAsia="Tahoma" w:hAnsi="Tahoma" w:cs="Tahoma"/>
              <w:b/>
              <w:color w:val="FF0000"/>
            </w:rPr>
            <w:t>NOTE: "All in" means the page count of the generated pdf (so including, for instance, table of contents and appendices)</w:t>
          </w:r>
        </w:p>
      </w:sdtContent>
    </w:sdt>
    <w:sdt>
      <w:sdtPr>
        <w:tag w:val="goog_rdk_1035"/>
        <w:id w:val="25377234"/>
      </w:sdtPr>
      <w:sdtContent>
        <w:p w14:paraId="000003BC" w14:textId="77777777" w:rsidR="00860220" w:rsidRDefault="00000000" w:rsidP="00A56D3D">
          <w:pPr>
            <w:pBdr>
              <w:top w:val="nil"/>
              <w:left w:val="nil"/>
              <w:bottom w:val="nil"/>
              <w:right w:val="nil"/>
              <w:between w:val="nil"/>
            </w:pBdr>
            <w:tabs>
              <w:tab w:val="left" w:pos="567"/>
            </w:tabs>
            <w:spacing w:after="120"/>
            <w:rPr>
              <w:rFonts w:ascii="Tahoma" w:eastAsia="Tahoma" w:hAnsi="Tahoma" w:cs="Tahoma"/>
              <w:b/>
              <w:color w:val="000000"/>
            </w:rPr>
          </w:pPr>
        </w:p>
      </w:sdtContent>
    </w:sdt>
    <w:sdt>
      <w:sdtPr>
        <w:tag w:val="goog_rdk_1036"/>
        <w:id w:val="-1982297588"/>
      </w:sdtPr>
      <w:sdtContent>
        <w:p w14:paraId="000003BD" w14:textId="77777777" w:rsidR="00860220" w:rsidRDefault="00681D0E" w:rsidP="00A56D3D">
          <w:pPr>
            <w:pBdr>
              <w:top w:val="nil"/>
              <w:left w:val="nil"/>
              <w:bottom w:val="nil"/>
              <w:right w:val="nil"/>
              <w:between w:val="nil"/>
            </w:pBdr>
            <w:tabs>
              <w:tab w:val="left" w:pos="567"/>
            </w:tabs>
            <w:spacing w:after="120"/>
            <w:rPr>
              <w:rFonts w:ascii="Tahoma" w:eastAsia="Tahoma" w:hAnsi="Tahoma" w:cs="Tahoma"/>
              <w:color w:val="000000"/>
            </w:rPr>
          </w:pPr>
          <w:r>
            <w:rPr>
              <w:rFonts w:ascii="Tahoma" w:eastAsia="Tahoma" w:hAnsi="Tahoma" w:cs="Tahoma"/>
              <w:b/>
              <w:color w:val="000000"/>
            </w:rPr>
            <w:t>DID 6</w:t>
          </w:r>
          <w:r>
            <w:rPr>
              <w:rFonts w:ascii="Tahoma" w:eastAsia="Tahoma" w:hAnsi="Tahoma" w:cs="Tahoma"/>
              <w:color w:val="000000"/>
            </w:rPr>
            <w:t>: Baseline (Requirements) Review</w:t>
          </w:r>
        </w:p>
      </w:sdtContent>
    </w:sdt>
    <w:sdt>
      <w:sdtPr>
        <w:tag w:val="goog_rdk_1037"/>
        <w:id w:val="1053657654"/>
      </w:sdtPr>
      <w:sdtContent>
        <w:p w14:paraId="000003BE" w14:textId="77777777" w:rsidR="00860220" w:rsidRDefault="00000000" w:rsidP="00A56D3D">
          <w:pPr>
            <w:pBdr>
              <w:top w:val="nil"/>
              <w:left w:val="nil"/>
              <w:bottom w:val="nil"/>
              <w:right w:val="nil"/>
              <w:between w:val="nil"/>
            </w:pBdr>
            <w:tabs>
              <w:tab w:val="left" w:pos="567"/>
            </w:tabs>
            <w:spacing w:after="120"/>
            <w:rPr>
              <w:rFonts w:ascii="Tahoma" w:eastAsia="Tahoma" w:hAnsi="Tahoma" w:cs="Tahoma"/>
              <w:b/>
              <w:color w:val="000000"/>
            </w:rPr>
          </w:pPr>
        </w:p>
      </w:sdtContent>
    </w:sdt>
    <w:sdt>
      <w:sdtPr>
        <w:tag w:val="goog_rdk_1038"/>
        <w:id w:val="-2024313788"/>
      </w:sdtPr>
      <w:sdtContent>
        <w:p w14:paraId="000003BF" w14:textId="77777777" w:rsidR="00860220" w:rsidRDefault="00681D0E" w:rsidP="00A56D3D">
          <w:pPr>
            <w:pBdr>
              <w:top w:val="nil"/>
              <w:left w:val="nil"/>
              <w:bottom w:val="nil"/>
              <w:right w:val="nil"/>
              <w:between w:val="nil"/>
            </w:pBdr>
            <w:tabs>
              <w:tab w:val="left" w:pos="567"/>
            </w:tabs>
            <w:spacing w:after="120"/>
            <w:rPr>
              <w:rFonts w:ascii="Tahoma" w:eastAsia="Tahoma" w:hAnsi="Tahoma" w:cs="Tahoma"/>
              <w:color w:val="000000"/>
            </w:rPr>
          </w:pPr>
          <w:r>
            <w:rPr>
              <w:rFonts w:ascii="Tahoma" w:eastAsia="Tahoma" w:hAnsi="Tahoma" w:cs="Tahoma"/>
              <w:b/>
              <w:color w:val="000000"/>
            </w:rPr>
            <w:t>DID 7</w:t>
          </w:r>
          <w:r>
            <w:rPr>
              <w:rFonts w:ascii="Tahoma" w:eastAsia="Tahoma" w:hAnsi="Tahoma" w:cs="Tahoma"/>
              <w:color w:val="000000"/>
            </w:rPr>
            <w:t>: Midterm report</w:t>
          </w:r>
        </w:p>
      </w:sdtContent>
    </w:sdt>
    <w:sdt>
      <w:sdtPr>
        <w:tag w:val="goog_rdk_1039"/>
        <w:id w:val="-1002275863"/>
      </w:sdtPr>
      <w:sdtContent>
        <w:p w14:paraId="000003C0" w14:textId="240A69AA" w:rsidR="00860220" w:rsidRDefault="00681D0E" w:rsidP="00A56D3D">
          <w:pPr>
            <w:numPr>
              <w:ilvl w:val="0"/>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000000"/>
            </w:rPr>
          </w:pPr>
          <w:r>
            <w:rPr>
              <w:rFonts w:ascii="Tahoma" w:eastAsia="Tahoma" w:hAnsi="Tahoma" w:cs="Tahoma"/>
              <w:color w:val="FF0000"/>
            </w:rPr>
            <w:t>Deadline "full draft":</w:t>
          </w:r>
          <w:r w:rsidR="00A82467">
            <w:rPr>
              <w:rFonts w:ascii="Tahoma" w:eastAsia="Tahoma" w:hAnsi="Tahoma" w:cs="Tahoma"/>
              <w:color w:val="FF0000"/>
            </w:rPr>
            <w:t xml:space="preserve"> </w:t>
          </w:r>
          <w:r w:rsidR="00EB0235">
            <w:rPr>
              <w:rFonts w:ascii="Tahoma" w:eastAsia="Tahoma" w:hAnsi="Tahoma" w:cs="Tahoma"/>
              <w:color w:val="FF0000"/>
            </w:rPr>
            <w:t xml:space="preserve">Wednesday </w:t>
          </w:r>
          <w:r w:rsidR="00050890">
            <w:rPr>
              <w:rFonts w:ascii="Tahoma" w:eastAsia="Tahoma" w:hAnsi="Tahoma" w:cs="Tahoma"/>
              <w:color w:val="FF0000"/>
            </w:rPr>
            <w:t>week 5</w:t>
          </w:r>
          <w:r w:rsidR="00EB0235">
            <w:rPr>
              <w:rFonts w:ascii="Tahoma" w:eastAsia="Tahoma" w:hAnsi="Tahoma" w:cs="Tahoma"/>
              <w:color w:val="FF0000"/>
            </w:rPr>
            <w:t>,</w:t>
          </w:r>
          <w:r>
            <w:rPr>
              <w:rFonts w:ascii="Tahoma" w:eastAsia="Tahoma" w:hAnsi="Tahoma" w:cs="Tahoma"/>
              <w:color w:val="FF0000"/>
            </w:rPr>
            <w:t xml:space="preserve"> 1</w:t>
          </w:r>
          <w:r w:rsidR="00A82467">
            <w:rPr>
              <w:rFonts w:ascii="Tahoma" w:eastAsia="Tahoma" w:hAnsi="Tahoma" w:cs="Tahoma"/>
              <w:color w:val="FF0000"/>
            </w:rPr>
            <w:t>8</w:t>
          </w:r>
          <w:r>
            <w:rPr>
              <w:rFonts w:ascii="Tahoma" w:eastAsia="Tahoma" w:hAnsi="Tahoma" w:cs="Tahoma"/>
              <w:color w:val="FF0000"/>
            </w:rPr>
            <w:t>.00 o'clock</w:t>
          </w:r>
          <w:r>
            <w:rPr>
              <w:rFonts w:ascii="Tahoma" w:eastAsia="Tahoma" w:hAnsi="Tahoma" w:cs="Tahoma"/>
              <w:color w:val="000000"/>
            </w:rPr>
            <w:t xml:space="preserve">; the tutor may require more time in advance. This concerns the "holy draft" of your report, and has to be complete to the best of your knowledge. No missing elements. </w:t>
          </w:r>
          <w:r>
            <w:rPr>
              <w:rFonts w:ascii="Tahoma" w:eastAsia="Tahoma" w:hAnsi="Tahoma" w:cs="Tahoma"/>
              <w:b/>
              <w:color w:val="000000"/>
            </w:rPr>
            <w:t>Basis for PM/SE feedback</w:t>
          </w:r>
          <w:r>
            <w:rPr>
              <w:rFonts w:ascii="Tahoma" w:eastAsia="Tahoma" w:hAnsi="Tahoma" w:cs="Tahoma"/>
              <w:color w:val="000000"/>
            </w:rPr>
            <w:t>.</w:t>
          </w:r>
        </w:p>
      </w:sdtContent>
    </w:sdt>
    <w:sdt>
      <w:sdtPr>
        <w:tag w:val="goog_rdk_1040"/>
        <w:id w:val="-494345598"/>
      </w:sdtPr>
      <w:sdtContent>
        <w:p w14:paraId="000003C1" w14:textId="77777777" w:rsidR="00860220" w:rsidRDefault="00681D0E" w:rsidP="00A56D3D">
          <w:pPr>
            <w:numPr>
              <w:ilvl w:val="0"/>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000000"/>
            </w:rPr>
          </w:pPr>
          <w:r>
            <w:rPr>
              <w:rFonts w:ascii="Tahoma" w:eastAsia="Tahoma" w:hAnsi="Tahoma" w:cs="Tahoma"/>
              <w:color w:val="000000"/>
            </w:rPr>
            <w:t>Draft version needs to be uploaded to your folder on the network share before the draft deadline</w:t>
          </w:r>
        </w:p>
      </w:sdtContent>
    </w:sdt>
    <w:sdt>
      <w:sdtPr>
        <w:tag w:val="goog_rdk_1041"/>
        <w:id w:val="-266087868"/>
      </w:sdtPr>
      <w:sdtContent>
        <w:p w14:paraId="000003C2" w14:textId="77777777" w:rsidR="00860220" w:rsidRDefault="00681D0E" w:rsidP="00A56D3D">
          <w:pPr>
            <w:numPr>
              <w:ilvl w:val="0"/>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000000"/>
            </w:rPr>
          </w:pPr>
          <w:r>
            <w:rPr>
              <w:rFonts w:ascii="Tahoma" w:eastAsia="Tahoma" w:hAnsi="Tahoma" w:cs="Tahoma"/>
              <w:color w:val="000000"/>
            </w:rPr>
            <w:t xml:space="preserve">Deadline final version: </w:t>
          </w:r>
          <w:r>
            <w:rPr>
              <w:rFonts w:ascii="Tahoma" w:eastAsia="Tahoma" w:hAnsi="Tahoma" w:cs="Tahoma"/>
              <w:color w:val="FF0000"/>
            </w:rPr>
            <w:t>TBD by the tutor</w:t>
          </w:r>
          <w:r>
            <w:rPr>
              <w:rFonts w:ascii="Tahoma" w:eastAsia="Tahoma" w:hAnsi="Tahoma" w:cs="Tahoma"/>
              <w:color w:val="000000"/>
            </w:rPr>
            <w:t xml:space="preserve">; she/he will give you the allowable time to spend on processing all feedback. </w:t>
          </w:r>
          <w:r>
            <w:rPr>
              <w:rFonts w:ascii="Tahoma" w:eastAsia="Tahoma" w:hAnsi="Tahoma" w:cs="Tahoma"/>
              <w:b/>
              <w:color w:val="000000"/>
            </w:rPr>
            <w:t>An update is mandatory!</w:t>
          </w:r>
        </w:p>
      </w:sdtContent>
    </w:sdt>
    <w:sdt>
      <w:sdtPr>
        <w:tag w:val="goog_rdk_1042"/>
        <w:id w:val="-281269299"/>
      </w:sdtPr>
      <w:sdtContent>
        <w:p w14:paraId="000003C3" w14:textId="77777777" w:rsidR="00860220" w:rsidRDefault="00681D0E" w:rsidP="00A56D3D">
          <w:pPr>
            <w:numPr>
              <w:ilvl w:val="0"/>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000000"/>
            </w:rPr>
          </w:pPr>
          <w:r>
            <w:rPr>
              <w:rFonts w:ascii="Tahoma" w:eastAsia="Tahoma" w:hAnsi="Tahoma" w:cs="Tahoma"/>
              <w:color w:val="000000"/>
            </w:rPr>
            <w:t>Final version needs to be uploaded to your folder on the network share before the final-version deadline set by the tutor</w:t>
          </w:r>
        </w:p>
      </w:sdtContent>
    </w:sdt>
    <w:sdt>
      <w:sdtPr>
        <w:tag w:val="goog_rdk_1043"/>
        <w:id w:val="-1785719018"/>
      </w:sdtPr>
      <w:sdtContent>
        <w:p w14:paraId="000003C4" w14:textId="77777777" w:rsidR="00860220" w:rsidRDefault="00681D0E" w:rsidP="00A56D3D">
          <w:pPr>
            <w:numPr>
              <w:ilvl w:val="0"/>
              <w:numId w:val="8"/>
            </w:numPr>
            <w:pBdr>
              <w:top w:val="nil"/>
              <w:left w:val="nil"/>
              <w:bottom w:val="nil"/>
              <w:right w:val="nil"/>
              <w:between w:val="nil"/>
            </w:pBdr>
            <w:tabs>
              <w:tab w:val="left" w:pos="567"/>
              <w:tab w:val="left" w:pos="1134"/>
            </w:tabs>
            <w:spacing w:after="120"/>
            <w:ind w:left="0" w:firstLine="0"/>
            <w:rPr>
              <w:rFonts w:ascii="Tahoma" w:eastAsia="Tahoma" w:hAnsi="Tahoma" w:cs="Tahoma"/>
              <w:b/>
              <w:color w:val="FF0000"/>
            </w:rPr>
          </w:pPr>
          <w:r>
            <w:rPr>
              <w:rFonts w:ascii="Tahoma" w:eastAsia="Tahoma" w:hAnsi="Tahoma" w:cs="Tahoma"/>
              <w:b/>
              <w:color w:val="FF0000"/>
            </w:rPr>
            <w:t>Report requirements:</w:t>
          </w:r>
        </w:p>
      </w:sdtContent>
    </w:sdt>
    <w:sdt>
      <w:sdtPr>
        <w:tag w:val="goog_rdk_1044"/>
        <w:id w:val="-199244578"/>
      </w:sdtPr>
      <w:sdtContent>
        <w:p w14:paraId="000003C5" w14:textId="77777777" w:rsidR="00860220" w:rsidRDefault="00681D0E" w:rsidP="00A56D3D">
          <w:pPr>
            <w:numPr>
              <w:ilvl w:val="1"/>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FF0000"/>
            </w:rPr>
          </w:pPr>
          <w:r>
            <w:rPr>
              <w:rFonts w:ascii="Tahoma" w:eastAsia="Tahoma" w:hAnsi="Tahoma" w:cs="Tahoma"/>
              <w:b/>
              <w:color w:val="FF0000"/>
            </w:rPr>
            <w:t>max 75 pages all-in</w:t>
          </w:r>
        </w:p>
      </w:sdtContent>
    </w:sdt>
    <w:sdt>
      <w:sdtPr>
        <w:tag w:val="goog_rdk_1045"/>
        <w:id w:val="-812101264"/>
      </w:sdtPr>
      <w:sdtContent>
        <w:p w14:paraId="000003C6" w14:textId="77777777" w:rsidR="00860220" w:rsidRDefault="00681D0E" w:rsidP="00A56D3D">
          <w:pPr>
            <w:numPr>
              <w:ilvl w:val="1"/>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FF0000"/>
            </w:rPr>
          </w:pPr>
          <w:r>
            <w:rPr>
              <w:rFonts w:ascii="Tahoma" w:eastAsia="Tahoma" w:hAnsi="Tahoma" w:cs="Tahoma"/>
              <w:b/>
              <w:color w:val="FF0000"/>
            </w:rPr>
            <w:t>Minimum margins: 2cm (top-bottom-left-right)</w:t>
          </w:r>
        </w:p>
      </w:sdtContent>
    </w:sdt>
    <w:sdt>
      <w:sdtPr>
        <w:tag w:val="goog_rdk_1046"/>
        <w:id w:val="-2121532645"/>
      </w:sdtPr>
      <w:sdtContent>
        <w:p w14:paraId="000003C7" w14:textId="4EBA380D" w:rsidR="00860220" w:rsidRDefault="00A82467" w:rsidP="00A56D3D">
          <w:pPr>
            <w:numPr>
              <w:ilvl w:val="1"/>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FF0000"/>
            </w:rPr>
          </w:pPr>
          <w:r>
            <w:rPr>
              <w:rFonts w:ascii="Tahoma" w:eastAsia="Tahoma" w:hAnsi="Tahoma" w:cs="Tahoma"/>
              <w:b/>
              <w:color w:val="FF0000"/>
            </w:rPr>
            <w:t>Font size</w:t>
          </w:r>
          <w:r w:rsidR="00681D0E">
            <w:rPr>
              <w:rFonts w:ascii="Tahoma" w:eastAsia="Tahoma" w:hAnsi="Tahoma" w:cs="Tahoma"/>
              <w:b/>
              <w:color w:val="FF0000"/>
            </w:rPr>
            <w:t>: 11pt New Times Roman</w:t>
          </w:r>
          <w:r>
            <w:rPr>
              <w:rFonts w:ascii="Tahoma" w:eastAsia="Tahoma" w:hAnsi="Tahoma" w:cs="Tahoma"/>
              <w:b/>
              <w:color w:val="FF0000"/>
            </w:rPr>
            <w:t xml:space="preserve"> or an equivalent font size</w:t>
          </w:r>
        </w:p>
      </w:sdtContent>
    </w:sdt>
    <w:sdt>
      <w:sdtPr>
        <w:tag w:val="goog_rdk_1047"/>
        <w:id w:val="-1255122494"/>
      </w:sdtPr>
      <w:sdtContent>
        <w:p w14:paraId="000003C8" w14:textId="77777777" w:rsidR="00860220" w:rsidRDefault="00681D0E" w:rsidP="00A56D3D">
          <w:pPr>
            <w:numPr>
              <w:ilvl w:val="1"/>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FF0000"/>
            </w:rPr>
          </w:pPr>
          <w:r>
            <w:rPr>
              <w:rFonts w:ascii="Tahoma" w:eastAsia="Tahoma" w:hAnsi="Tahoma" w:cs="Tahoma"/>
              <w:b/>
              <w:color w:val="FF0000"/>
            </w:rPr>
            <w:t>Line spacing: 1 or 1.1</w:t>
          </w:r>
        </w:p>
      </w:sdtContent>
    </w:sdt>
    <w:sdt>
      <w:sdtPr>
        <w:tag w:val="goog_rdk_1048"/>
        <w:id w:val="-789053828"/>
      </w:sdtPr>
      <w:sdtContent>
        <w:p w14:paraId="000003C9" w14:textId="77777777" w:rsidR="00860220" w:rsidRDefault="00681D0E" w:rsidP="00A56D3D">
          <w:pPr>
            <w:jc w:val="both"/>
            <w:rPr>
              <w:rFonts w:ascii="Tahoma" w:eastAsia="Tahoma" w:hAnsi="Tahoma" w:cs="Tahoma"/>
              <w:b/>
              <w:color w:val="FF0000"/>
            </w:rPr>
          </w:pPr>
          <w:r>
            <w:rPr>
              <w:rFonts w:ascii="Tahoma" w:eastAsia="Tahoma" w:hAnsi="Tahoma" w:cs="Tahoma"/>
              <w:b/>
              <w:color w:val="FF0000"/>
            </w:rPr>
            <w:t>NOTE: "All in" means the page count of the generated pdf (so including, for instance, table of contents and appendices)</w:t>
          </w:r>
        </w:p>
      </w:sdtContent>
    </w:sdt>
    <w:sdt>
      <w:sdtPr>
        <w:tag w:val="goog_rdk_1049"/>
        <w:id w:val="1342056368"/>
      </w:sdtPr>
      <w:sdtContent>
        <w:p w14:paraId="000003CA" w14:textId="77777777" w:rsidR="00860220" w:rsidRDefault="00000000" w:rsidP="00A56D3D">
          <w:pPr>
            <w:pBdr>
              <w:top w:val="nil"/>
              <w:left w:val="nil"/>
              <w:bottom w:val="nil"/>
              <w:right w:val="nil"/>
              <w:between w:val="nil"/>
            </w:pBdr>
            <w:tabs>
              <w:tab w:val="left" w:pos="567"/>
            </w:tabs>
            <w:spacing w:after="120"/>
            <w:rPr>
              <w:rFonts w:ascii="Tahoma" w:eastAsia="Tahoma" w:hAnsi="Tahoma" w:cs="Tahoma"/>
              <w:b/>
              <w:color w:val="000000"/>
            </w:rPr>
          </w:pPr>
        </w:p>
      </w:sdtContent>
    </w:sdt>
    <w:sdt>
      <w:sdtPr>
        <w:tag w:val="goog_rdk_1050"/>
        <w:id w:val="-361673710"/>
      </w:sdtPr>
      <w:sdtContent>
        <w:p w14:paraId="000003CB" w14:textId="77777777" w:rsidR="00860220" w:rsidRDefault="00681D0E" w:rsidP="00A56D3D">
          <w:pPr>
            <w:pBdr>
              <w:top w:val="nil"/>
              <w:left w:val="nil"/>
              <w:bottom w:val="nil"/>
              <w:right w:val="nil"/>
              <w:between w:val="nil"/>
            </w:pBdr>
            <w:tabs>
              <w:tab w:val="left" w:pos="567"/>
            </w:tabs>
            <w:spacing w:after="120"/>
            <w:rPr>
              <w:rFonts w:ascii="Tahoma" w:eastAsia="Tahoma" w:hAnsi="Tahoma" w:cs="Tahoma"/>
              <w:color w:val="000000"/>
            </w:rPr>
          </w:pPr>
          <w:r>
            <w:rPr>
              <w:rFonts w:ascii="Tahoma" w:eastAsia="Tahoma" w:hAnsi="Tahoma" w:cs="Tahoma"/>
              <w:b/>
              <w:color w:val="000000"/>
            </w:rPr>
            <w:t>DID 8</w:t>
          </w:r>
          <w:r>
            <w:rPr>
              <w:rFonts w:ascii="Tahoma" w:eastAsia="Tahoma" w:hAnsi="Tahoma" w:cs="Tahoma"/>
              <w:color w:val="000000"/>
            </w:rPr>
            <w:t>: Mid Term Review (MTR)</w:t>
          </w:r>
        </w:p>
      </w:sdtContent>
    </w:sdt>
    <w:sdt>
      <w:sdtPr>
        <w:tag w:val="goog_rdk_1051"/>
        <w:id w:val="-1432342281"/>
      </w:sdtPr>
      <w:sdtContent>
        <w:p w14:paraId="000003CC" w14:textId="77777777" w:rsidR="00860220" w:rsidRDefault="00000000" w:rsidP="00A56D3D">
          <w:pPr>
            <w:pBdr>
              <w:top w:val="nil"/>
              <w:left w:val="nil"/>
              <w:bottom w:val="nil"/>
              <w:right w:val="nil"/>
              <w:between w:val="nil"/>
            </w:pBdr>
            <w:tabs>
              <w:tab w:val="left" w:pos="567"/>
            </w:tabs>
            <w:spacing w:after="120"/>
            <w:rPr>
              <w:rFonts w:ascii="Tahoma" w:eastAsia="Tahoma" w:hAnsi="Tahoma" w:cs="Tahoma"/>
              <w:b/>
              <w:color w:val="000000"/>
            </w:rPr>
          </w:pPr>
        </w:p>
      </w:sdtContent>
    </w:sdt>
    <w:sdt>
      <w:sdtPr>
        <w:tag w:val="goog_rdk_1052"/>
        <w:id w:val="-1236775815"/>
      </w:sdtPr>
      <w:sdtContent>
        <w:p w14:paraId="000003CD" w14:textId="77777777" w:rsidR="00860220" w:rsidRDefault="00681D0E" w:rsidP="00A56D3D">
          <w:pPr>
            <w:pBdr>
              <w:top w:val="nil"/>
              <w:left w:val="nil"/>
              <w:bottom w:val="nil"/>
              <w:right w:val="nil"/>
              <w:between w:val="nil"/>
            </w:pBdr>
            <w:tabs>
              <w:tab w:val="left" w:pos="567"/>
            </w:tabs>
            <w:spacing w:after="120"/>
            <w:rPr>
              <w:rFonts w:ascii="Tahoma" w:eastAsia="Tahoma" w:hAnsi="Tahoma" w:cs="Tahoma"/>
              <w:color w:val="000000"/>
            </w:rPr>
          </w:pPr>
          <w:r>
            <w:rPr>
              <w:rFonts w:ascii="Tahoma" w:eastAsia="Tahoma" w:hAnsi="Tahoma" w:cs="Tahoma"/>
              <w:b/>
              <w:color w:val="000000"/>
            </w:rPr>
            <w:t>DID 9</w:t>
          </w:r>
          <w:r>
            <w:rPr>
              <w:rFonts w:ascii="Tahoma" w:eastAsia="Tahoma" w:hAnsi="Tahoma" w:cs="Tahoma"/>
              <w:color w:val="000000"/>
            </w:rPr>
            <w:t>: Final Report</w:t>
          </w:r>
        </w:p>
      </w:sdtContent>
    </w:sdt>
    <w:sdt>
      <w:sdtPr>
        <w:tag w:val="goog_rdk_1054"/>
        <w:id w:val="-1965111765"/>
      </w:sdtPr>
      <w:sdtContent>
        <w:p w14:paraId="000003CE" w14:textId="6533E485" w:rsidR="00860220" w:rsidRDefault="00681D0E" w:rsidP="00A56D3D">
          <w:pPr>
            <w:numPr>
              <w:ilvl w:val="0"/>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000000"/>
            </w:rPr>
          </w:pPr>
          <w:r>
            <w:rPr>
              <w:rFonts w:ascii="Tahoma" w:eastAsia="Tahoma" w:hAnsi="Tahoma" w:cs="Tahoma"/>
              <w:color w:val="FF0000"/>
            </w:rPr>
            <w:t xml:space="preserve">Deadline "full draft": </w:t>
          </w:r>
          <w:r w:rsidR="00EB0235">
            <w:rPr>
              <w:rFonts w:ascii="Tahoma" w:eastAsia="Tahoma" w:hAnsi="Tahoma" w:cs="Tahoma"/>
              <w:color w:val="FF0000"/>
            </w:rPr>
            <w:t xml:space="preserve">Monday </w:t>
          </w:r>
          <w:r w:rsidR="00727E49">
            <w:rPr>
              <w:rFonts w:ascii="Tahoma" w:eastAsia="Tahoma" w:hAnsi="Tahoma" w:cs="Tahoma"/>
              <w:color w:val="FF0000"/>
            </w:rPr>
            <w:t>penultimate week</w:t>
          </w:r>
          <w:r>
            <w:rPr>
              <w:rFonts w:ascii="Tahoma" w:eastAsia="Tahoma" w:hAnsi="Tahoma" w:cs="Tahoma"/>
              <w:color w:val="FF0000"/>
            </w:rPr>
            <w:t xml:space="preserve">, </w:t>
          </w:r>
          <w:r w:rsidR="00A82467">
            <w:rPr>
              <w:rFonts w:ascii="Tahoma" w:eastAsia="Tahoma" w:hAnsi="Tahoma" w:cs="Tahoma"/>
              <w:color w:val="FF0000"/>
            </w:rPr>
            <w:t>18</w:t>
          </w:r>
          <w:r>
            <w:rPr>
              <w:rFonts w:ascii="Tahoma" w:eastAsia="Tahoma" w:hAnsi="Tahoma" w:cs="Tahoma"/>
              <w:color w:val="FF0000"/>
            </w:rPr>
            <w:t>.00 o'clock</w:t>
          </w:r>
          <w:r>
            <w:rPr>
              <w:rFonts w:ascii="Tahoma" w:eastAsia="Tahoma" w:hAnsi="Tahoma" w:cs="Tahoma"/>
              <w:color w:val="000000"/>
            </w:rPr>
            <w:t xml:space="preserve">; the tutor may require more time in advance. This concerns the "holy draft" of your report, and has to be complete to the best of your knowledge. No missing elements. </w:t>
          </w:r>
          <w:r>
            <w:rPr>
              <w:rFonts w:ascii="Tahoma" w:eastAsia="Tahoma" w:hAnsi="Tahoma" w:cs="Tahoma"/>
              <w:b/>
              <w:color w:val="000000"/>
            </w:rPr>
            <w:t>Basis for PM/SE feedback</w:t>
          </w:r>
          <w:r>
            <w:rPr>
              <w:rFonts w:ascii="Tahoma" w:eastAsia="Tahoma" w:hAnsi="Tahoma" w:cs="Tahoma"/>
              <w:color w:val="000000"/>
            </w:rPr>
            <w:t>.</w:t>
          </w:r>
        </w:p>
      </w:sdtContent>
    </w:sdt>
    <w:sdt>
      <w:sdtPr>
        <w:tag w:val="goog_rdk_1055"/>
        <w:id w:val="-687134390"/>
      </w:sdtPr>
      <w:sdtContent>
        <w:p w14:paraId="000003CF" w14:textId="77777777" w:rsidR="00860220" w:rsidRDefault="00681D0E" w:rsidP="00A56D3D">
          <w:pPr>
            <w:numPr>
              <w:ilvl w:val="0"/>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000000"/>
            </w:rPr>
          </w:pPr>
          <w:r>
            <w:rPr>
              <w:rFonts w:ascii="Tahoma" w:eastAsia="Tahoma" w:hAnsi="Tahoma" w:cs="Tahoma"/>
              <w:color w:val="000000"/>
            </w:rPr>
            <w:t>Draft version needs to be uploaded to your folder on the network share before the draft deadline</w:t>
          </w:r>
        </w:p>
      </w:sdtContent>
    </w:sdt>
    <w:sdt>
      <w:sdtPr>
        <w:tag w:val="goog_rdk_1056"/>
        <w:id w:val="1401015062"/>
      </w:sdtPr>
      <w:sdtContent>
        <w:p w14:paraId="000003D0" w14:textId="46F1F7B9" w:rsidR="00860220" w:rsidRDefault="00681D0E" w:rsidP="00A56D3D">
          <w:pPr>
            <w:numPr>
              <w:ilvl w:val="0"/>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FF0000"/>
            </w:rPr>
          </w:pPr>
          <w:r>
            <w:rPr>
              <w:rFonts w:ascii="Tahoma" w:eastAsia="Tahoma" w:hAnsi="Tahoma" w:cs="Tahoma"/>
              <w:color w:val="FF0000"/>
            </w:rPr>
            <w:t xml:space="preserve">Deadline final version: The final version of your report should be uploaded to your network folder before </w:t>
          </w:r>
          <w:r w:rsidR="00727E49">
            <w:rPr>
              <w:rFonts w:ascii="Tahoma" w:eastAsia="Tahoma" w:hAnsi="Tahoma" w:cs="Tahoma"/>
              <w:color w:val="FF0000"/>
            </w:rPr>
            <w:t>Tuesday in the last week</w:t>
          </w:r>
          <w:r>
            <w:rPr>
              <w:rFonts w:ascii="Tahoma" w:eastAsia="Tahoma" w:hAnsi="Tahoma" w:cs="Tahoma"/>
              <w:color w:val="FF0000"/>
            </w:rPr>
            <w:t>, 1</w:t>
          </w:r>
          <w:r w:rsidR="00A82467">
            <w:rPr>
              <w:rFonts w:ascii="Tahoma" w:eastAsia="Tahoma" w:hAnsi="Tahoma" w:cs="Tahoma"/>
              <w:color w:val="FF0000"/>
            </w:rPr>
            <w:t>8</w:t>
          </w:r>
          <w:r>
            <w:rPr>
              <w:rFonts w:ascii="Tahoma" w:eastAsia="Tahoma" w:hAnsi="Tahoma" w:cs="Tahoma"/>
              <w:color w:val="FF0000"/>
            </w:rPr>
            <w:t xml:space="preserve">.00 o'clock. </w:t>
          </w:r>
          <w:r>
            <w:rPr>
              <w:rFonts w:ascii="Tahoma" w:eastAsia="Tahoma" w:hAnsi="Tahoma" w:cs="Tahoma"/>
              <w:b/>
              <w:color w:val="000000"/>
            </w:rPr>
            <w:t>An update is mandatory!</w:t>
          </w:r>
        </w:p>
      </w:sdtContent>
    </w:sdt>
    <w:sdt>
      <w:sdtPr>
        <w:tag w:val="goog_rdk_1057"/>
        <w:id w:val="1947739363"/>
      </w:sdtPr>
      <w:sdtContent>
        <w:p w14:paraId="000003D1" w14:textId="77777777" w:rsidR="00860220" w:rsidRDefault="00681D0E" w:rsidP="00A56D3D">
          <w:pPr>
            <w:numPr>
              <w:ilvl w:val="0"/>
              <w:numId w:val="8"/>
            </w:numPr>
            <w:pBdr>
              <w:top w:val="nil"/>
              <w:left w:val="nil"/>
              <w:bottom w:val="nil"/>
              <w:right w:val="nil"/>
              <w:between w:val="nil"/>
            </w:pBdr>
            <w:tabs>
              <w:tab w:val="left" w:pos="567"/>
              <w:tab w:val="left" w:pos="1134"/>
            </w:tabs>
            <w:spacing w:after="120"/>
            <w:ind w:left="0" w:firstLine="0"/>
            <w:rPr>
              <w:rFonts w:ascii="Tahoma" w:eastAsia="Tahoma" w:hAnsi="Tahoma" w:cs="Tahoma"/>
              <w:b/>
              <w:color w:val="FF0000"/>
            </w:rPr>
          </w:pPr>
          <w:r>
            <w:rPr>
              <w:rFonts w:ascii="Tahoma" w:eastAsia="Tahoma" w:hAnsi="Tahoma" w:cs="Tahoma"/>
              <w:b/>
              <w:color w:val="FF0000"/>
            </w:rPr>
            <w:t>Report requirements:</w:t>
          </w:r>
        </w:p>
      </w:sdtContent>
    </w:sdt>
    <w:sdt>
      <w:sdtPr>
        <w:tag w:val="goog_rdk_1058"/>
        <w:id w:val="1883363475"/>
      </w:sdtPr>
      <w:sdtContent>
        <w:p w14:paraId="000003D2" w14:textId="77777777" w:rsidR="00860220" w:rsidRDefault="00681D0E" w:rsidP="00A56D3D">
          <w:pPr>
            <w:numPr>
              <w:ilvl w:val="1"/>
              <w:numId w:val="8"/>
            </w:numPr>
            <w:pBdr>
              <w:top w:val="nil"/>
              <w:left w:val="nil"/>
              <w:bottom w:val="nil"/>
              <w:right w:val="nil"/>
              <w:between w:val="nil"/>
            </w:pBdr>
            <w:tabs>
              <w:tab w:val="left" w:pos="567"/>
              <w:tab w:val="left" w:pos="1134"/>
            </w:tabs>
            <w:spacing w:after="120"/>
            <w:ind w:left="0" w:firstLine="0"/>
            <w:rPr>
              <w:rFonts w:ascii="Tahoma" w:eastAsia="Tahoma" w:hAnsi="Tahoma" w:cs="Tahoma"/>
              <w:b/>
              <w:color w:val="FF0000"/>
            </w:rPr>
          </w:pPr>
          <w:r>
            <w:rPr>
              <w:rFonts w:ascii="Tahoma" w:eastAsia="Tahoma" w:hAnsi="Tahoma" w:cs="Tahoma"/>
              <w:b/>
              <w:color w:val="FF0000"/>
            </w:rPr>
            <w:t xml:space="preserve">Page range: no less than 125 and no more than 150 pages all-in </w:t>
          </w:r>
        </w:p>
      </w:sdtContent>
    </w:sdt>
    <w:sdt>
      <w:sdtPr>
        <w:tag w:val="goog_rdk_1060"/>
        <w:id w:val="-1999114296"/>
      </w:sdtPr>
      <w:sdtContent>
        <w:p w14:paraId="000003D4" w14:textId="77777777" w:rsidR="00860220" w:rsidRDefault="00681D0E" w:rsidP="00A56D3D">
          <w:pPr>
            <w:numPr>
              <w:ilvl w:val="1"/>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FF0000"/>
            </w:rPr>
          </w:pPr>
          <w:r>
            <w:rPr>
              <w:rFonts w:ascii="Tahoma" w:eastAsia="Tahoma" w:hAnsi="Tahoma" w:cs="Tahoma"/>
              <w:b/>
              <w:color w:val="FF0000"/>
            </w:rPr>
            <w:t>Minimum margins: 2cm (top-bottom-left-right)</w:t>
          </w:r>
        </w:p>
      </w:sdtContent>
    </w:sdt>
    <w:sdt>
      <w:sdtPr>
        <w:tag w:val="goog_rdk_1061"/>
        <w:id w:val="955752754"/>
      </w:sdtPr>
      <w:sdtContent>
        <w:p w14:paraId="000003D5" w14:textId="112465F4" w:rsidR="00860220" w:rsidRDefault="00A82467" w:rsidP="00A56D3D">
          <w:pPr>
            <w:numPr>
              <w:ilvl w:val="1"/>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FF0000"/>
            </w:rPr>
          </w:pPr>
          <w:r>
            <w:rPr>
              <w:rFonts w:ascii="Tahoma" w:eastAsia="Tahoma" w:hAnsi="Tahoma" w:cs="Tahoma"/>
              <w:b/>
              <w:color w:val="FF0000"/>
            </w:rPr>
            <w:t>Font size</w:t>
          </w:r>
          <w:r w:rsidR="00681D0E">
            <w:rPr>
              <w:rFonts w:ascii="Tahoma" w:eastAsia="Tahoma" w:hAnsi="Tahoma" w:cs="Tahoma"/>
              <w:b/>
              <w:color w:val="FF0000"/>
            </w:rPr>
            <w:t>: 11pt New Times Roman</w:t>
          </w:r>
          <w:r>
            <w:rPr>
              <w:rFonts w:ascii="Tahoma" w:eastAsia="Tahoma" w:hAnsi="Tahoma" w:cs="Tahoma"/>
              <w:b/>
              <w:color w:val="FF0000"/>
            </w:rPr>
            <w:t xml:space="preserve"> or an equivalent font size</w:t>
          </w:r>
        </w:p>
      </w:sdtContent>
    </w:sdt>
    <w:sdt>
      <w:sdtPr>
        <w:tag w:val="goog_rdk_1062"/>
        <w:id w:val="1497923304"/>
      </w:sdtPr>
      <w:sdtContent>
        <w:p w14:paraId="000003D6" w14:textId="77777777" w:rsidR="00860220" w:rsidRDefault="00681D0E" w:rsidP="00A56D3D">
          <w:pPr>
            <w:numPr>
              <w:ilvl w:val="1"/>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FF0000"/>
            </w:rPr>
          </w:pPr>
          <w:r>
            <w:rPr>
              <w:rFonts w:ascii="Tahoma" w:eastAsia="Tahoma" w:hAnsi="Tahoma" w:cs="Tahoma"/>
              <w:b/>
              <w:color w:val="FF0000"/>
            </w:rPr>
            <w:t>Line spacing: 1 or 1.1</w:t>
          </w:r>
        </w:p>
      </w:sdtContent>
    </w:sdt>
    <w:sdt>
      <w:sdtPr>
        <w:tag w:val="goog_rdk_1063"/>
        <w:id w:val="-741790303"/>
      </w:sdtPr>
      <w:sdtContent>
        <w:p w14:paraId="000003D7" w14:textId="77777777" w:rsidR="00860220" w:rsidRDefault="00681D0E" w:rsidP="00A56D3D">
          <w:pPr>
            <w:jc w:val="both"/>
            <w:rPr>
              <w:rFonts w:ascii="Tahoma" w:eastAsia="Tahoma" w:hAnsi="Tahoma" w:cs="Tahoma"/>
              <w:b/>
              <w:color w:val="FF0000"/>
            </w:rPr>
          </w:pPr>
          <w:r>
            <w:rPr>
              <w:rFonts w:ascii="Tahoma" w:eastAsia="Tahoma" w:hAnsi="Tahoma" w:cs="Tahoma"/>
              <w:b/>
              <w:color w:val="FF0000"/>
            </w:rPr>
            <w:t>NOTE: "All in" means the page count of the generated pdf (so including, for instance, table of contents and appendices)</w:t>
          </w:r>
        </w:p>
      </w:sdtContent>
    </w:sdt>
    <w:sdt>
      <w:sdtPr>
        <w:tag w:val="goog_rdk_1064"/>
        <w:id w:val="-879618193"/>
      </w:sdtPr>
      <w:sdtContent>
        <w:p w14:paraId="000003D8" w14:textId="77777777" w:rsidR="00860220" w:rsidRDefault="00000000" w:rsidP="00A56D3D">
          <w:pPr>
            <w:pBdr>
              <w:top w:val="nil"/>
              <w:left w:val="nil"/>
              <w:bottom w:val="nil"/>
              <w:right w:val="nil"/>
              <w:between w:val="nil"/>
            </w:pBdr>
            <w:tabs>
              <w:tab w:val="left" w:pos="567"/>
            </w:tabs>
            <w:spacing w:after="120"/>
            <w:rPr>
              <w:rFonts w:ascii="Tahoma" w:eastAsia="Tahoma" w:hAnsi="Tahoma" w:cs="Tahoma"/>
              <w:b/>
              <w:color w:val="000000"/>
            </w:rPr>
          </w:pPr>
        </w:p>
      </w:sdtContent>
    </w:sdt>
    <w:sdt>
      <w:sdtPr>
        <w:tag w:val="goog_rdk_1065"/>
        <w:id w:val="1013189209"/>
      </w:sdtPr>
      <w:sdtContent>
        <w:p w14:paraId="000003D9" w14:textId="77777777" w:rsidR="00860220" w:rsidRDefault="00681D0E" w:rsidP="00A56D3D">
          <w:pPr>
            <w:pBdr>
              <w:top w:val="nil"/>
              <w:left w:val="nil"/>
              <w:bottom w:val="nil"/>
              <w:right w:val="nil"/>
              <w:between w:val="nil"/>
            </w:pBdr>
            <w:tabs>
              <w:tab w:val="left" w:pos="567"/>
            </w:tabs>
            <w:spacing w:after="120"/>
            <w:rPr>
              <w:rFonts w:ascii="Tahoma" w:eastAsia="Tahoma" w:hAnsi="Tahoma" w:cs="Tahoma"/>
              <w:color w:val="000000"/>
            </w:rPr>
          </w:pPr>
          <w:r>
            <w:rPr>
              <w:rFonts w:ascii="Tahoma" w:eastAsia="Tahoma" w:hAnsi="Tahoma" w:cs="Tahoma"/>
              <w:b/>
              <w:color w:val="000000"/>
            </w:rPr>
            <w:t>DID10</w:t>
          </w:r>
          <w:r>
            <w:rPr>
              <w:rFonts w:ascii="Tahoma" w:eastAsia="Tahoma" w:hAnsi="Tahoma" w:cs="Tahoma"/>
              <w:color w:val="000000"/>
            </w:rPr>
            <w:t>: Final Review (FR)</w:t>
          </w:r>
        </w:p>
      </w:sdtContent>
    </w:sdt>
    <w:sdt>
      <w:sdtPr>
        <w:tag w:val="goog_rdk_1066"/>
        <w:id w:val="959386161"/>
      </w:sdtPr>
      <w:sdtContent>
        <w:p w14:paraId="000003DA" w14:textId="77777777" w:rsidR="00860220" w:rsidRDefault="00000000" w:rsidP="00A56D3D">
          <w:pPr>
            <w:pBdr>
              <w:top w:val="nil"/>
              <w:left w:val="nil"/>
              <w:bottom w:val="nil"/>
              <w:right w:val="nil"/>
              <w:between w:val="nil"/>
            </w:pBdr>
            <w:tabs>
              <w:tab w:val="left" w:pos="567"/>
            </w:tabs>
            <w:spacing w:after="120"/>
            <w:rPr>
              <w:rFonts w:ascii="Tahoma" w:eastAsia="Tahoma" w:hAnsi="Tahoma" w:cs="Tahoma"/>
              <w:b/>
              <w:color w:val="000000"/>
            </w:rPr>
          </w:pPr>
        </w:p>
      </w:sdtContent>
    </w:sdt>
    <w:sdt>
      <w:sdtPr>
        <w:tag w:val="goog_rdk_1067"/>
        <w:id w:val="578791421"/>
      </w:sdtPr>
      <w:sdtContent>
        <w:p w14:paraId="000003DB" w14:textId="77777777" w:rsidR="00860220" w:rsidRDefault="00681D0E" w:rsidP="00A56D3D">
          <w:pPr>
            <w:pBdr>
              <w:top w:val="nil"/>
              <w:left w:val="nil"/>
              <w:bottom w:val="nil"/>
              <w:right w:val="nil"/>
              <w:between w:val="nil"/>
            </w:pBdr>
            <w:tabs>
              <w:tab w:val="left" w:pos="567"/>
            </w:tabs>
            <w:spacing w:after="120"/>
            <w:rPr>
              <w:rFonts w:ascii="Tahoma" w:eastAsia="Tahoma" w:hAnsi="Tahoma" w:cs="Tahoma"/>
              <w:color w:val="000000"/>
            </w:rPr>
          </w:pPr>
          <w:r>
            <w:rPr>
              <w:rFonts w:ascii="Tahoma" w:eastAsia="Tahoma" w:hAnsi="Tahoma" w:cs="Tahoma"/>
              <w:b/>
              <w:color w:val="000000"/>
            </w:rPr>
            <w:t>DID11</w:t>
          </w:r>
          <w:r>
            <w:rPr>
              <w:rFonts w:ascii="Tahoma" w:eastAsia="Tahoma" w:hAnsi="Tahoma" w:cs="Tahoma"/>
              <w:color w:val="000000"/>
            </w:rPr>
            <w:t>: Poster</w:t>
          </w:r>
        </w:p>
      </w:sdtContent>
    </w:sdt>
    <w:sdt>
      <w:sdtPr>
        <w:tag w:val="goog_rdk_1068"/>
        <w:id w:val="-8832400"/>
      </w:sdtPr>
      <w:sdtContent>
        <w:p w14:paraId="000003DC" w14:textId="10EEDBA9" w:rsidR="00860220" w:rsidRDefault="00681D0E" w:rsidP="00A56D3D">
          <w:pPr>
            <w:numPr>
              <w:ilvl w:val="0"/>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FF0000"/>
            </w:rPr>
          </w:pPr>
          <w:r>
            <w:rPr>
              <w:rFonts w:ascii="Tahoma" w:eastAsia="Tahoma" w:hAnsi="Tahoma" w:cs="Tahoma"/>
              <w:color w:val="FF0000"/>
            </w:rPr>
            <w:t xml:space="preserve">Deadline: </w:t>
          </w:r>
          <w:r w:rsidR="00727E49">
            <w:rPr>
              <w:rFonts w:ascii="Tahoma" w:eastAsia="Tahoma" w:hAnsi="Tahoma" w:cs="Tahoma"/>
              <w:color w:val="FF0000"/>
            </w:rPr>
            <w:t>Monday last week</w:t>
          </w:r>
          <w:r>
            <w:rPr>
              <w:rFonts w:ascii="Tahoma" w:eastAsia="Tahoma" w:hAnsi="Tahoma" w:cs="Tahoma"/>
              <w:color w:val="FF0000"/>
            </w:rPr>
            <w:t xml:space="preserve">, 18:00 o'clock, unless communicated differently by the OSCC or DSE teaching </w:t>
          </w:r>
          <w:r w:rsidR="00A82467">
            <w:rPr>
              <w:rFonts w:ascii="Tahoma" w:eastAsia="Tahoma" w:hAnsi="Tahoma" w:cs="Tahoma"/>
              <w:color w:val="FF0000"/>
            </w:rPr>
            <w:t>assistants</w:t>
          </w:r>
          <w:r>
            <w:rPr>
              <w:rFonts w:ascii="Tahoma" w:eastAsia="Tahoma" w:hAnsi="Tahoma" w:cs="Tahoma"/>
              <w:color w:val="FF0000"/>
            </w:rPr>
            <w:t xml:space="preserve"> (TA’s) over the course of the DSE.</w:t>
          </w:r>
        </w:p>
      </w:sdtContent>
    </w:sdt>
    <w:sdt>
      <w:sdtPr>
        <w:tag w:val="goog_rdk_1069"/>
        <w:id w:val="608086722"/>
      </w:sdtPr>
      <w:sdtContent>
        <w:p w14:paraId="000003DD" w14:textId="77777777" w:rsidR="00860220" w:rsidRDefault="00000000" w:rsidP="00A56D3D">
          <w:pPr>
            <w:pBdr>
              <w:top w:val="nil"/>
              <w:left w:val="nil"/>
              <w:bottom w:val="nil"/>
              <w:right w:val="nil"/>
              <w:between w:val="nil"/>
            </w:pBdr>
            <w:tabs>
              <w:tab w:val="left" w:pos="567"/>
            </w:tabs>
            <w:spacing w:after="120"/>
            <w:rPr>
              <w:rFonts w:ascii="Tahoma" w:eastAsia="Tahoma" w:hAnsi="Tahoma" w:cs="Tahoma"/>
              <w:b/>
              <w:color w:val="000000"/>
            </w:rPr>
          </w:pPr>
        </w:p>
      </w:sdtContent>
    </w:sdt>
    <w:sdt>
      <w:sdtPr>
        <w:tag w:val="goog_rdk_1070"/>
        <w:id w:val="996915469"/>
      </w:sdtPr>
      <w:sdtContent>
        <w:p w14:paraId="000003DE" w14:textId="77777777" w:rsidR="00860220" w:rsidRDefault="00681D0E" w:rsidP="00A56D3D">
          <w:pPr>
            <w:pBdr>
              <w:top w:val="nil"/>
              <w:left w:val="nil"/>
              <w:bottom w:val="nil"/>
              <w:right w:val="nil"/>
              <w:between w:val="nil"/>
            </w:pBdr>
            <w:tabs>
              <w:tab w:val="left" w:pos="567"/>
            </w:tabs>
            <w:spacing w:after="120"/>
            <w:rPr>
              <w:rFonts w:ascii="Tahoma" w:eastAsia="Tahoma" w:hAnsi="Tahoma" w:cs="Tahoma"/>
              <w:color w:val="000000"/>
            </w:rPr>
          </w:pPr>
          <w:r>
            <w:rPr>
              <w:rFonts w:ascii="Tahoma" w:eastAsia="Tahoma" w:hAnsi="Tahoma" w:cs="Tahoma"/>
              <w:b/>
              <w:color w:val="000000"/>
            </w:rPr>
            <w:t>DID 12</w:t>
          </w:r>
          <w:r>
            <w:rPr>
              <w:rFonts w:ascii="Tahoma" w:eastAsia="Tahoma" w:hAnsi="Tahoma" w:cs="Tahoma"/>
              <w:color w:val="000000"/>
            </w:rPr>
            <w:t>: Jury Summary</w:t>
          </w:r>
        </w:p>
      </w:sdtContent>
    </w:sdt>
    <w:sdt>
      <w:sdtPr>
        <w:tag w:val="goog_rdk_1071"/>
        <w:id w:val="-1686131945"/>
      </w:sdtPr>
      <w:sdtContent>
        <w:p w14:paraId="000003DF" w14:textId="4276C5C1" w:rsidR="00860220" w:rsidRDefault="00681D0E" w:rsidP="00A56D3D">
          <w:pPr>
            <w:numPr>
              <w:ilvl w:val="0"/>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000000"/>
            </w:rPr>
          </w:pPr>
          <w:r>
            <w:rPr>
              <w:rFonts w:ascii="Tahoma" w:eastAsia="Tahoma" w:hAnsi="Tahoma" w:cs="Tahoma"/>
              <w:color w:val="FF0000"/>
            </w:rPr>
            <w:t xml:space="preserve">Deadline: </w:t>
          </w:r>
          <w:r w:rsidR="00727E49">
            <w:rPr>
              <w:rFonts w:ascii="Tahoma" w:eastAsia="Tahoma" w:hAnsi="Tahoma" w:cs="Tahoma"/>
              <w:color w:val="FF0000"/>
            </w:rPr>
            <w:t>Monday penultimate week</w:t>
          </w:r>
          <w:r>
            <w:rPr>
              <w:rFonts w:ascii="Tahoma" w:eastAsia="Tahoma" w:hAnsi="Tahoma" w:cs="Tahoma"/>
              <w:color w:val="FF0000"/>
            </w:rPr>
            <w:t>, 1</w:t>
          </w:r>
          <w:r w:rsidR="00A82467">
            <w:rPr>
              <w:rFonts w:ascii="Tahoma" w:eastAsia="Tahoma" w:hAnsi="Tahoma" w:cs="Tahoma"/>
              <w:color w:val="FF0000"/>
            </w:rPr>
            <w:t>8</w:t>
          </w:r>
          <w:r>
            <w:rPr>
              <w:rFonts w:ascii="Tahoma" w:eastAsia="Tahoma" w:hAnsi="Tahoma" w:cs="Tahoma"/>
              <w:color w:val="FF0000"/>
            </w:rPr>
            <w:t xml:space="preserve">:00 o'clock, unless communicated differently by the OSCC or DSE teaching </w:t>
          </w:r>
          <w:r w:rsidR="00A82467">
            <w:rPr>
              <w:rFonts w:ascii="Tahoma" w:eastAsia="Tahoma" w:hAnsi="Tahoma" w:cs="Tahoma"/>
              <w:color w:val="FF0000"/>
            </w:rPr>
            <w:t>assistants</w:t>
          </w:r>
          <w:r>
            <w:rPr>
              <w:rFonts w:ascii="Tahoma" w:eastAsia="Tahoma" w:hAnsi="Tahoma" w:cs="Tahoma"/>
              <w:color w:val="FF0000"/>
            </w:rPr>
            <w:t xml:space="preserve"> (TA’s) over the course of the DSE.</w:t>
          </w:r>
        </w:p>
      </w:sdtContent>
    </w:sdt>
    <w:sdt>
      <w:sdtPr>
        <w:tag w:val="goog_rdk_1072"/>
        <w:id w:val="-67957982"/>
      </w:sdtPr>
      <w:sdtContent>
        <w:p w14:paraId="000003E0" w14:textId="77777777" w:rsidR="00860220" w:rsidRDefault="00000000" w:rsidP="00A56D3D">
          <w:pPr>
            <w:pBdr>
              <w:top w:val="nil"/>
              <w:left w:val="nil"/>
              <w:bottom w:val="nil"/>
              <w:right w:val="nil"/>
              <w:between w:val="nil"/>
            </w:pBdr>
            <w:tabs>
              <w:tab w:val="left" w:pos="567"/>
            </w:tabs>
            <w:spacing w:after="120"/>
            <w:rPr>
              <w:rFonts w:ascii="Tahoma" w:eastAsia="Tahoma" w:hAnsi="Tahoma" w:cs="Tahoma"/>
              <w:b/>
              <w:color w:val="000000"/>
            </w:rPr>
          </w:pPr>
        </w:p>
      </w:sdtContent>
    </w:sdt>
    <w:sdt>
      <w:sdtPr>
        <w:tag w:val="goog_rdk_1073"/>
        <w:id w:val="1693491880"/>
      </w:sdtPr>
      <w:sdtContent>
        <w:p w14:paraId="000003E1" w14:textId="77777777" w:rsidR="00860220" w:rsidRDefault="00681D0E" w:rsidP="00A56D3D">
          <w:pPr>
            <w:pBdr>
              <w:top w:val="nil"/>
              <w:left w:val="nil"/>
              <w:bottom w:val="nil"/>
              <w:right w:val="nil"/>
              <w:between w:val="nil"/>
            </w:pBdr>
            <w:tabs>
              <w:tab w:val="left" w:pos="567"/>
            </w:tabs>
            <w:spacing w:after="120"/>
            <w:rPr>
              <w:rFonts w:ascii="Tahoma" w:eastAsia="Tahoma" w:hAnsi="Tahoma" w:cs="Tahoma"/>
              <w:color w:val="000000"/>
            </w:rPr>
          </w:pPr>
          <w:r>
            <w:rPr>
              <w:rFonts w:ascii="Tahoma" w:eastAsia="Tahoma" w:hAnsi="Tahoma" w:cs="Tahoma"/>
              <w:b/>
              <w:color w:val="000000"/>
            </w:rPr>
            <w:t>DID 13</w:t>
          </w:r>
          <w:r>
            <w:rPr>
              <w:rFonts w:ascii="Tahoma" w:eastAsia="Tahoma" w:hAnsi="Tahoma" w:cs="Tahoma"/>
              <w:color w:val="000000"/>
            </w:rPr>
            <w:t xml:space="preserve"> Final presentation during the symposium</w:t>
          </w:r>
        </w:p>
      </w:sdtContent>
    </w:sdt>
    <w:sdt>
      <w:sdtPr>
        <w:tag w:val="goog_rdk_1074"/>
        <w:id w:val="1695343247"/>
      </w:sdtPr>
      <w:sdtContent>
        <w:p w14:paraId="000003E2" w14:textId="77777777" w:rsidR="00860220" w:rsidRDefault="00000000" w:rsidP="00A56D3D">
          <w:pPr>
            <w:pBdr>
              <w:top w:val="nil"/>
              <w:left w:val="nil"/>
              <w:bottom w:val="nil"/>
              <w:right w:val="nil"/>
              <w:between w:val="nil"/>
            </w:pBdr>
            <w:tabs>
              <w:tab w:val="left" w:pos="567"/>
            </w:tabs>
            <w:spacing w:after="120"/>
            <w:rPr>
              <w:rFonts w:ascii="Tahoma" w:eastAsia="Tahoma" w:hAnsi="Tahoma" w:cs="Tahoma"/>
              <w:b/>
              <w:color w:val="000000"/>
            </w:rPr>
          </w:pPr>
        </w:p>
      </w:sdtContent>
    </w:sdt>
    <w:sdt>
      <w:sdtPr>
        <w:tag w:val="goog_rdk_1075"/>
        <w:id w:val="-214127840"/>
      </w:sdtPr>
      <w:sdtContent>
        <w:p w14:paraId="000003E3" w14:textId="77777777" w:rsidR="00860220" w:rsidRDefault="00681D0E" w:rsidP="00A56D3D">
          <w:pPr>
            <w:pBdr>
              <w:top w:val="nil"/>
              <w:left w:val="nil"/>
              <w:bottom w:val="nil"/>
              <w:right w:val="nil"/>
              <w:between w:val="nil"/>
            </w:pBdr>
            <w:tabs>
              <w:tab w:val="left" w:pos="567"/>
            </w:tabs>
            <w:spacing w:after="120"/>
            <w:rPr>
              <w:rFonts w:ascii="Tahoma" w:eastAsia="Tahoma" w:hAnsi="Tahoma" w:cs="Tahoma"/>
              <w:color w:val="000000"/>
            </w:rPr>
          </w:pPr>
          <w:r>
            <w:rPr>
              <w:rFonts w:ascii="Tahoma" w:eastAsia="Tahoma" w:hAnsi="Tahoma" w:cs="Tahoma"/>
              <w:b/>
              <w:color w:val="000000"/>
            </w:rPr>
            <w:t>DID 14</w:t>
          </w:r>
          <w:r>
            <w:rPr>
              <w:rFonts w:ascii="Tahoma" w:eastAsia="Tahoma" w:hAnsi="Tahoma" w:cs="Tahoma"/>
              <w:color w:val="000000"/>
            </w:rPr>
            <w:t xml:space="preserve"> Project Summary for the "Red Booklet"</w:t>
          </w:r>
        </w:p>
      </w:sdtContent>
    </w:sdt>
    <w:sdt>
      <w:sdtPr>
        <w:tag w:val="goog_rdk_1076"/>
        <w:id w:val="1598213625"/>
      </w:sdtPr>
      <w:sdtContent>
        <w:p w14:paraId="000003E4" w14:textId="4042C238" w:rsidR="00860220" w:rsidRDefault="00681D0E" w:rsidP="00A56D3D">
          <w:pPr>
            <w:numPr>
              <w:ilvl w:val="0"/>
              <w:numId w:val="8"/>
            </w:numPr>
            <w:pBdr>
              <w:top w:val="nil"/>
              <w:left w:val="nil"/>
              <w:bottom w:val="nil"/>
              <w:right w:val="nil"/>
              <w:between w:val="nil"/>
            </w:pBdr>
            <w:tabs>
              <w:tab w:val="left" w:pos="567"/>
              <w:tab w:val="left" w:pos="1134"/>
            </w:tabs>
            <w:spacing w:after="120"/>
            <w:ind w:left="0" w:firstLine="0"/>
            <w:rPr>
              <w:rFonts w:ascii="Tahoma" w:eastAsia="Tahoma" w:hAnsi="Tahoma" w:cs="Tahoma"/>
              <w:color w:val="FF0000"/>
            </w:rPr>
          </w:pPr>
          <w:r>
            <w:rPr>
              <w:rFonts w:ascii="Tahoma" w:eastAsia="Tahoma" w:hAnsi="Tahoma" w:cs="Tahoma"/>
              <w:color w:val="FF0000"/>
            </w:rPr>
            <w:t>Deadline:</w:t>
          </w:r>
          <w:r w:rsidR="00A82467">
            <w:rPr>
              <w:rFonts w:ascii="Tahoma" w:eastAsia="Tahoma" w:hAnsi="Tahoma" w:cs="Tahoma"/>
              <w:color w:val="FF0000"/>
            </w:rPr>
            <w:t xml:space="preserve"> </w:t>
          </w:r>
          <w:r w:rsidR="00727E49">
            <w:rPr>
              <w:rFonts w:ascii="Tahoma" w:eastAsia="Tahoma" w:hAnsi="Tahoma" w:cs="Tahoma"/>
              <w:color w:val="FF0000"/>
            </w:rPr>
            <w:t>Day before symposium</w:t>
          </w:r>
          <w:r>
            <w:rPr>
              <w:rFonts w:ascii="Tahoma" w:eastAsia="Tahoma" w:hAnsi="Tahoma" w:cs="Tahoma"/>
              <w:color w:val="FF0000"/>
            </w:rPr>
            <w:t>, 1</w:t>
          </w:r>
          <w:r w:rsidR="00A82467">
            <w:rPr>
              <w:rFonts w:ascii="Tahoma" w:eastAsia="Tahoma" w:hAnsi="Tahoma" w:cs="Tahoma"/>
              <w:color w:val="FF0000"/>
            </w:rPr>
            <w:t>8</w:t>
          </w:r>
          <w:r>
            <w:rPr>
              <w:rFonts w:ascii="Tahoma" w:eastAsia="Tahoma" w:hAnsi="Tahoma" w:cs="Tahoma"/>
              <w:color w:val="FF0000"/>
            </w:rPr>
            <w:t>:00</w:t>
          </w:r>
          <w:r w:rsidR="00727E49">
            <w:rPr>
              <w:rFonts w:ascii="Tahoma" w:eastAsia="Tahoma" w:hAnsi="Tahoma" w:cs="Tahoma"/>
              <w:color w:val="FF0000"/>
            </w:rPr>
            <w:t xml:space="preserve"> o’clock</w:t>
          </w:r>
          <w:r>
            <w:rPr>
              <w:rFonts w:ascii="Tahoma" w:eastAsia="Tahoma" w:hAnsi="Tahoma" w:cs="Tahoma"/>
              <w:color w:val="FF0000"/>
            </w:rPr>
            <w:t xml:space="preserve">, unless communicated differently by the OSCC or DSE teaching </w:t>
          </w:r>
          <w:r w:rsidR="00A82467">
            <w:rPr>
              <w:rFonts w:ascii="Tahoma" w:eastAsia="Tahoma" w:hAnsi="Tahoma" w:cs="Tahoma"/>
              <w:color w:val="FF0000"/>
            </w:rPr>
            <w:t>assistants</w:t>
          </w:r>
          <w:r>
            <w:rPr>
              <w:rFonts w:ascii="Tahoma" w:eastAsia="Tahoma" w:hAnsi="Tahoma" w:cs="Tahoma"/>
              <w:color w:val="FF0000"/>
            </w:rPr>
            <w:t xml:space="preserve"> (TA’s) over the course of the DSE.</w:t>
          </w:r>
        </w:p>
      </w:sdtContent>
    </w:sdt>
    <w:sdt>
      <w:sdtPr>
        <w:rPr>
          <w:b/>
          <w:sz w:val="32"/>
          <w:szCs w:val="32"/>
        </w:rPr>
        <w:tag w:val="goog_rdk_1077"/>
        <w:id w:val="824629702"/>
      </w:sdtPr>
      <w:sdtContent>
        <w:p w14:paraId="6DA7FEFF" w14:textId="665F802F" w:rsidR="00271A47" w:rsidRPr="00271A47" w:rsidRDefault="00681D0E" w:rsidP="00271A47">
          <w:pPr>
            <w:jc w:val="center"/>
            <w:rPr>
              <w:b/>
              <w:sz w:val="32"/>
              <w:szCs w:val="32"/>
            </w:rPr>
          </w:pPr>
          <w:r w:rsidRPr="00271A47">
            <w:rPr>
              <w:b/>
              <w:sz w:val="32"/>
              <w:szCs w:val="32"/>
            </w:rPr>
            <w:br w:type="page"/>
          </w:r>
          <w:r w:rsidR="00271A47" w:rsidRPr="00271A47">
            <w:rPr>
              <w:b/>
              <w:sz w:val="32"/>
              <w:szCs w:val="32"/>
            </w:rPr>
            <w:lastRenderedPageBreak/>
            <w:t>Appendix B: Contents of Deliverable Item Descriptions</w:t>
          </w:r>
        </w:p>
        <w:p w14:paraId="000003E5" w14:textId="66914243" w:rsidR="00860220" w:rsidRPr="00271A47" w:rsidRDefault="00000000" w:rsidP="00271A47">
          <w:pPr>
            <w:ind w:right="-81"/>
            <w:jc w:val="center"/>
            <w:rPr>
              <w:rFonts w:ascii="Tahoma" w:eastAsia="Tahoma" w:hAnsi="Tahoma" w:cs="Tahoma"/>
              <w:b/>
              <w:sz w:val="28"/>
              <w:szCs w:val="28"/>
            </w:rPr>
          </w:pPr>
        </w:p>
      </w:sdtContent>
    </w:sdt>
    <w:tbl>
      <w:tblPr>
        <w:tblStyle w:val="a9"/>
        <w:tblW w:w="9180" w:type="dxa"/>
        <w:tblInd w:w="0" w:type="dxa"/>
        <w:tblLayout w:type="fixed"/>
        <w:tblLook w:val="0000" w:firstRow="0" w:lastRow="0" w:firstColumn="0" w:lastColumn="0" w:noHBand="0" w:noVBand="0"/>
      </w:tblPr>
      <w:tblGrid>
        <w:gridCol w:w="5112"/>
        <w:gridCol w:w="2808"/>
        <w:gridCol w:w="1260"/>
      </w:tblGrid>
      <w:tr w:rsidR="00860220" w14:paraId="2CC10AC1" w14:textId="77777777">
        <w:tc>
          <w:tcPr>
            <w:tcW w:w="9180" w:type="dxa"/>
            <w:gridSpan w:val="3"/>
            <w:tcBorders>
              <w:top w:val="single" w:sz="6" w:space="0" w:color="000000"/>
              <w:left w:val="single" w:sz="6" w:space="0" w:color="000000"/>
              <w:bottom w:val="single" w:sz="6" w:space="0" w:color="000000"/>
              <w:right w:val="single" w:sz="6" w:space="0" w:color="000000"/>
            </w:tcBorders>
          </w:tcPr>
          <w:sdt>
            <w:sdtPr>
              <w:tag w:val="goog_rdk_1078"/>
              <w:id w:val="-222602838"/>
              <w:showingPlcHdr/>
            </w:sdtPr>
            <w:sdtContent>
              <w:p w14:paraId="000003E6" w14:textId="77777777" w:rsidR="00860220" w:rsidRDefault="00271A47" w:rsidP="00A56D3D">
                <w:pPr>
                  <w:rPr>
                    <w:rFonts w:ascii="Tahoma" w:eastAsia="Tahoma" w:hAnsi="Tahoma" w:cs="Tahoma"/>
                  </w:rPr>
                </w:pPr>
                <w:r>
                  <w:t xml:space="preserve">     </w:t>
                </w:r>
              </w:p>
            </w:sdtContent>
          </w:sdt>
          <w:sdt>
            <w:sdtPr>
              <w:tag w:val="goog_rdk_1079"/>
              <w:id w:val="414291240"/>
            </w:sdtPr>
            <w:sdtContent>
              <w:p w14:paraId="000003E7" w14:textId="77777777" w:rsidR="00860220" w:rsidRDefault="00000000" w:rsidP="00A56D3D">
                <w:pPr>
                  <w:rPr>
                    <w:rFonts w:ascii="Tahoma" w:eastAsia="Tahoma" w:hAnsi="Tahoma" w:cs="Tahoma"/>
                  </w:rPr>
                </w:pPr>
              </w:p>
            </w:sdtContent>
          </w:sdt>
          <w:sdt>
            <w:sdtPr>
              <w:tag w:val="goog_rdk_1080"/>
              <w:id w:val="1999068244"/>
            </w:sdtPr>
            <w:sdtContent>
              <w:p w14:paraId="000003E8" w14:textId="77777777" w:rsidR="00860220" w:rsidRDefault="00681D0E" w:rsidP="00A56D3D">
                <w:pPr>
                  <w:jc w:val="center"/>
                  <w:rPr>
                    <w:rFonts w:ascii="Tahoma" w:eastAsia="Tahoma" w:hAnsi="Tahoma" w:cs="Tahoma"/>
                  </w:rPr>
                </w:pPr>
                <w:r>
                  <w:rPr>
                    <w:rFonts w:ascii="Tahoma" w:eastAsia="Tahoma" w:hAnsi="Tahoma" w:cs="Tahoma"/>
                    <w:sz w:val="28"/>
                    <w:szCs w:val="28"/>
                  </w:rPr>
                  <w:t>Deliverable Item Description</w:t>
                </w:r>
              </w:p>
            </w:sdtContent>
          </w:sdt>
          <w:sdt>
            <w:sdtPr>
              <w:tag w:val="goog_rdk_1081"/>
              <w:id w:val="1659343400"/>
            </w:sdtPr>
            <w:sdtContent>
              <w:p w14:paraId="000003E9" w14:textId="0BBE8B70" w:rsidR="00860220" w:rsidRDefault="00000000" w:rsidP="00A56D3D">
                <w:pPr>
                  <w:rPr>
                    <w:rFonts w:ascii="Tahoma" w:eastAsia="Tahoma" w:hAnsi="Tahoma" w:cs="Tahoma"/>
                  </w:rPr>
                </w:pPr>
              </w:p>
            </w:sdtContent>
          </w:sdt>
        </w:tc>
      </w:tr>
      <w:tr w:rsidR="00860220" w14:paraId="311E0F79" w14:textId="77777777">
        <w:tc>
          <w:tcPr>
            <w:tcW w:w="7920" w:type="dxa"/>
            <w:gridSpan w:val="2"/>
            <w:tcBorders>
              <w:top w:val="single" w:sz="6" w:space="0" w:color="000000"/>
              <w:left w:val="single" w:sz="6" w:space="0" w:color="000000"/>
              <w:bottom w:val="single" w:sz="6" w:space="0" w:color="000000"/>
              <w:right w:val="single" w:sz="6" w:space="0" w:color="000000"/>
            </w:tcBorders>
          </w:tcPr>
          <w:sdt>
            <w:sdtPr>
              <w:tag w:val="goog_rdk_1084"/>
              <w:id w:val="160207380"/>
            </w:sdtPr>
            <w:sdtContent>
              <w:p w14:paraId="000003EC" w14:textId="77777777" w:rsidR="00860220" w:rsidRDefault="00681D0E" w:rsidP="00A56D3D">
                <w:pPr>
                  <w:rPr>
                    <w:rFonts w:ascii="Tahoma" w:eastAsia="Tahoma" w:hAnsi="Tahoma" w:cs="Tahoma"/>
                  </w:rPr>
                </w:pPr>
                <w:r>
                  <w:rPr>
                    <w:rFonts w:ascii="Tahoma" w:eastAsia="Tahoma" w:hAnsi="Tahoma" w:cs="Tahoma"/>
                    <w:sz w:val="12"/>
                    <w:szCs w:val="12"/>
                  </w:rPr>
                  <w:t>1.  TITLE</w:t>
                </w:r>
              </w:p>
            </w:sdtContent>
          </w:sdt>
          <w:bookmarkStart w:id="31" w:name="_heading=h.2p2csry" w:colFirst="0" w:colLast="0" w:displacedByCustomXml="next"/>
          <w:bookmarkEnd w:id="31" w:displacedByCustomXml="next"/>
          <w:sdt>
            <w:sdtPr>
              <w:tag w:val="goog_rdk_1085"/>
              <w:id w:val="2022350914"/>
            </w:sdtPr>
            <w:sdtContent>
              <w:p w14:paraId="000003ED" w14:textId="77777777" w:rsidR="00860220" w:rsidRDefault="00000000" w:rsidP="00A56D3D">
                <w:pPr>
                  <w:rPr>
                    <w:b/>
                    <w:sz w:val="28"/>
                    <w:szCs w:val="28"/>
                  </w:rPr>
                </w:pPr>
              </w:p>
            </w:sdtContent>
          </w:sdt>
          <w:sdt>
            <w:sdtPr>
              <w:tag w:val="goog_rdk_1086"/>
              <w:id w:val="1738659479"/>
            </w:sdtPr>
            <w:sdtContent>
              <w:p w14:paraId="000003EE" w14:textId="77777777" w:rsidR="00860220" w:rsidRDefault="00681D0E" w:rsidP="00A56D3D">
                <w:pPr>
                  <w:rPr>
                    <w:b/>
                    <w:sz w:val="28"/>
                    <w:szCs w:val="28"/>
                  </w:rPr>
                </w:pPr>
                <w:r>
                  <w:rPr>
                    <w:b/>
                    <w:sz w:val="28"/>
                    <w:szCs w:val="28"/>
                  </w:rPr>
                  <w:t>The Project Plan</w:t>
                </w:r>
              </w:p>
            </w:sdtContent>
          </w:sdt>
          <w:sdt>
            <w:sdtPr>
              <w:tag w:val="goog_rdk_1087"/>
              <w:id w:val="-1023942132"/>
            </w:sdtPr>
            <w:sdtContent>
              <w:p w14:paraId="000003EF" w14:textId="77777777" w:rsidR="00860220" w:rsidRDefault="00000000" w:rsidP="00A56D3D">
                <w:pPr>
                  <w:rPr>
                    <w:rFonts w:ascii="Tahoma" w:eastAsia="Tahoma" w:hAnsi="Tahoma" w:cs="Tahoma"/>
                  </w:rPr>
                </w:pPr>
              </w:p>
            </w:sdtContent>
          </w:sdt>
          <w:sdt>
            <w:sdtPr>
              <w:tag w:val="goog_rdk_1088"/>
              <w:id w:val="1523060143"/>
            </w:sdtPr>
            <w:sdtContent>
              <w:p w14:paraId="000003F0" w14:textId="77777777" w:rsidR="00860220" w:rsidRDefault="00000000" w:rsidP="00A56D3D">
                <w:pPr>
                  <w:rPr>
                    <w:rFonts w:ascii="Tahoma" w:eastAsia="Tahoma" w:hAnsi="Tahoma" w:cs="Tahoma"/>
                  </w:rPr>
                </w:pPr>
              </w:p>
            </w:sdtContent>
          </w:sdt>
        </w:tc>
        <w:tc>
          <w:tcPr>
            <w:tcW w:w="1260" w:type="dxa"/>
            <w:tcBorders>
              <w:top w:val="single" w:sz="6" w:space="0" w:color="000000"/>
              <w:left w:val="single" w:sz="6" w:space="0" w:color="000000"/>
              <w:bottom w:val="single" w:sz="6" w:space="0" w:color="000000"/>
              <w:right w:val="single" w:sz="6" w:space="0" w:color="000000"/>
            </w:tcBorders>
          </w:tcPr>
          <w:sdt>
            <w:sdtPr>
              <w:tag w:val="goog_rdk_1090"/>
              <w:id w:val="1278601212"/>
            </w:sdtPr>
            <w:sdtContent>
              <w:p w14:paraId="000003F2" w14:textId="77777777" w:rsidR="00860220" w:rsidRDefault="00681D0E" w:rsidP="00A56D3D">
                <w:pPr>
                  <w:rPr>
                    <w:rFonts w:ascii="Tahoma" w:eastAsia="Tahoma" w:hAnsi="Tahoma" w:cs="Tahoma"/>
                  </w:rPr>
                </w:pPr>
                <w:r>
                  <w:rPr>
                    <w:rFonts w:ascii="Tahoma" w:eastAsia="Tahoma" w:hAnsi="Tahoma" w:cs="Tahoma"/>
                    <w:sz w:val="12"/>
                    <w:szCs w:val="12"/>
                  </w:rPr>
                  <w:t>2.  IDENTIFICATION</w:t>
                </w:r>
              </w:p>
            </w:sdtContent>
          </w:sdt>
          <w:sdt>
            <w:sdtPr>
              <w:tag w:val="goog_rdk_1091"/>
              <w:id w:val="296816982"/>
            </w:sdtPr>
            <w:sdtContent>
              <w:p w14:paraId="000003F3" w14:textId="77777777" w:rsidR="00860220" w:rsidRDefault="00681D0E" w:rsidP="00A56D3D">
                <w:pPr>
                  <w:spacing w:before="120"/>
                  <w:rPr>
                    <w:rFonts w:ascii="Tahoma" w:eastAsia="Tahoma" w:hAnsi="Tahoma" w:cs="Tahoma"/>
                  </w:rPr>
                </w:pPr>
                <w:r>
                  <w:rPr>
                    <w:rFonts w:ascii="Tahoma" w:eastAsia="Tahoma" w:hAnsi="Tahoma" w:cs="Tahoma"/>
                  </w:rPr>
                  <w:t>DID-1</w:t>
                </w:r>
              </w:p>
            </w:sdtContent>
          </w:sdt>
        </w:tc>
      </w:tr>
      <w:tr w:rsidR="00860220" w14:paraId="27B3CEFC" w14:textId="77777777">
        <w:tc>
          <w:tcPr>
            <w:tcW w:w="9180" w:type="dxa"/>
            <w:gridSpan w:val="3"/>
            <w:tcBorders>
              <w:top w:val="single" w:sz="6" w:space="0" w:color="000000"/>
              <w:left w:val="single" w:sz="6" w:space="0" w:color="000000"/>
              <w:bottom w:val="single" w:sz="6" w:space="0" w:color="000000"/>
              <w:right w:val="single" w:sz="6" w:space="0" w:color="000000"/>
            </w:tcBorders>
          </w:tcPr>
          <w:sdt>
            <w:sdtPr>
              <w:tag w:val="goog_rdk_1092"/>
              <w:id w:val="-762840359"/>
            </w:sdtPr>
            <w:sdtContent>
              <w:p w14:paraId="000003F4" w14:textId="77777777" w:rsidR="00860220" w:rsidRDefault="00681D0E" w:rsidP="00A56D3D">
                <w:pPr>
                  <w:rPr>
                    <w:rFonts w:ascii="Tahoma" w:eastAsia="Tahoma" w:hAnsi="Tahoma" w:cs="Tahoma"/>
                  </w:rPr>
                </w:pPr>
                <w:r>
                  <w:rPr>
                    <w:rFonts w:ascii="Tahoma" w:eastAsia="Tahoma" w:hAnsi="Tahoma" w:cs="Tahoma"/>
                    <w:sz w:val="12"/>
                    <w:szCs w:val="12"/>
                  </w:rPr>
                  <w:t>3.  DESCRIPTION</w:t>
                </w:r>
              </w:p>
            </w:sdtContent>
          </w:sdt>
          <w:sdt>
            <w:sdtPr>
              <w:tag w:val="goog_rdk_1094"/>
              <w:id w:val="98461235"/>
            </w:sdtPr>
            <w:sdtContent>
              <w:p w14:paraId="000003F5" w14:textId="77777777" w:rsidR="00860220" w:rsidRDefault="00681D0E" w:rsidP="00A56D3D">
                <w:pPr>
                  <w:rPr>
                    <w:rFonts w:ascii="Tahoma" w:eastAsia="Tahoma" w:hAnsi="Tahoma" w:cs="Tahoma"/>
                    <w:sz w:val="18"/>
                    <w:szCs w:val="18"/>
                  </w:rPr>
                </w:pPr>
                <w:r>
                  <w:rPr>
                    <w:rFonts w:ascii="Tahoma" w:eastAsia="Tahoma" w:hAnsi="Tahoma" w:cs="Tahoma"/>
                    <w:sz w:val="18"/>
                    <w:szCs w:val="18"/>
                  </w:rPr>
                  <w:t>The purpose of the Project Plan is to define the group's overall approach to the technical and management aspects of the design project.  The document provides a complete roadmap of how the group plans to accomplish all the necessary tasks to prepare the design. It represents a commitment by the group for work to be accomplished on the Project. The customer does not want a detailed discussion of a particular design approach, but the approach that shows how the design will be developed through studies, trade-offs, reviews and analysis.</w:t>
                </w:r>
                <w:sdt>
                  <w:sdtPr>
                    <w:tag w:val="goog_rdk_1093"/>
                    <w:id w:val="-1038967842"/>
                  </w:sdtPr>
                  <w:sdtContent/>
                </w:sdt>
              </w:p>
            </w:sdtContent>
          </w:sdt>
          <w:sdt>
            <w:sdtPr>
              <w:tag w:val="goog_rdk_1096"/>
              <w:id w:val="1155717766"/>
            </w:sdtPr>
            <w:sdtContent>
              <w:p w14:paraId="000003F6" w14:textId="28577D6E" w:rsidR="00860220" w:rsidRDefault="00000000" w:rsidP="00A56D3D">
                <w:pPr>
                  <w:rPr>
                    <w:rFonts w:ascii="Tahoma" w:eastAsia="Tahoma" w:hAnsi="Tahoma" w:cs="Tahoma"/>
                    <w:sz w:val="18"/>
                    <w:szCs w:val="18"/>
                  </w:rPr>
                </w:pPr>
                <w:sdt>
                  <w:sdtPr>
                    <w:tag w:val="goog_rdk_1095"/>
                    <w:id w:val="391626139"/>
                    <w:showingPlcHdr/>
                  </w:sdtPr>
                  <w:sdtContent>
                    <w:r w:rsidR="00A82467">
                      <w:t xml:space="preserve">     </w:t>
                    </w:r>
                  </w:sdtContent>
                </w:sdt>
              </w:p>
            </w:sdtContent>
          </w:sdt>
          <w:sdt>
            <w:sdtPr>
              <w:tag w:val="goog_rdk_1098"/>
              <w:id w:val="258333532"/>
            </w:sdtPr>
            <w:sdtContent>
              <w:p w14:paraId="000003F7" w14:textId="77777777" w:rsidR="00860220" w:rsidRDefault="00000000" w:rsidP="00A56D3D">
                <w:pPr>
                  <w:rPr>
                    <w:rFonts w:ascii="Tahoma" w:eastAsia="Tahoma" w:hAnsi="Tahoma" w:cs="Tahoma"/>
                    <w:sz w:val="18"/>
                    <w:szCs w:val="18"/>
                  </w:rPr>
                </w:pPr>
                <w:sdt>
                  <w:sdtPr>
                    <w:tag w:val="goog_rdk_1097"/>
                    <w:id w:val="-1365136423"/>
                  </w:sdtPr>
                  <w:sdtContent>
                    <w:r w:rsidR="00681D0E">
                      <w:rPr>
                        <w:rFonts w:ascii="Tahoma" w:eastAsia="Tahoma" w:hAnsi="Tahoma" w:cs="Tahoma"/>
                        <w:sz w:val="18"/>
                        <w:szCs w:val="18"/>
                      </w:rPr>
                      <w:t>The maximum number of pages is 25 everything included, and is specified by the OSCC.</w:t>
                    </w:r>
                  </w:sdtContent>
                </w:sdt>
              </w:p>
            </w:sdtContent>
          </w:sdt>
          <w:sdt>
            <w:sdtPr>
              <w:tag w:val="goog_rdk_1100"/>
              <w:id w:val="2028058713"/>
            </w:sdtPr>
            <w:sdtContent>
              <w:p w14:paraId="000003F8" w14:textId="64129002" w:rsidR="00860220" w:rsidRDefault="00000000" w:rsidP="00A56D3D">
                <w:pPr>
                  <w:rPr>
                    <w:rFonts w:ascii="Tahoma" w:eastAsia="Tahoma" w:hAnsi="Tahoma" w:cs="Tahoma"/>
                    <w:sz w:val="18"/>
                    <w:szCs w:val="18"/>
                  </w:rPr>
                </w:pPr>
                <w:sdt>
                  <w:sdtPr>
                    <w:tag w:val="goog_rdk_1099"/>
                    <w:id w:val="-743259097"/>
                    <w:showingPlcHdr/>
                  </w:sdtPr>
                  <w:sdtContent>
                    <w:r w:rsidR="00681D0E">
                      <w:t xml:space="preserve">     </w:t>
                    </w:r>
                  </w:sdtContent>
                </w:sdt>
              </w:p>
            </w:sdtContent>
          </w:sdt>
          <w:sdt>
            <w:sdtPr>
              <w:tag w:val="goog_rdk_1102"/>
              <w:id w:val="-1857031408"/>
            </w:sdtPr>
            <w:sdtContent>
              <w:p w14:paraId="000003F9" w14:textId="77777777" w:rsidR="00860220" w:rsidRDefault="00000000" w:rsidP="00A56D3D">
                <w:pPr>
                  <w:rPr>
                    <w:rFonts w:ascii="Tahoma" w:eastAsia="Tahoma" w:hAnsi="Tahoma" w:cs="Tahoma"/>
                    <w:sz w:val="18"/>
                    <w:szCs w:val="18"/>
                  </w:rPr>
                </w:pPr>
                <w:sdt>
                  <w:sdtPr>
                    <w:tag w:val="goog_rdk_1101"/>
                    <w:id w:val="-2102329397"/>
                  </w:sdtPr>
                  <w:sdtContent>
                    <w:r w:rsidR="00681D0E">
                      <w:rPr>
                        <w:rFonts w:ascii="Tahoma" w:eastAsia="Tahoma" w:hAnsi="Tahoma" w:cs="Tahoma"/>
                        <w:sz w:val="18"/>
                        <w:szCs w:val="18"/>
                      </w:rPr>
                      <w:t xml:space="preserve">For large logical diagrams, you are allowed to include A3 pages in you report: </w:t>
                    </w:r>
                  </w:sdtContent>
                </w:sdt>
              </w:p>
            </w:sdtContent>
          </w:sdt>
          <w:sdt>
            <w:sdtPr>
              <w:tag w:val="goog_rdk_1104"/>
              <w:id w:val="-787360801"/>
            </w:sdtPr>
            <w:sdtContent>
              <w:p w14:paraId="000003FA" w14:textId="77777777" w:rsidR="00860220" w:rsidRDefault="00000000" w:rsidP="00A56D3D">
                <w:pPr>
                  <w:rPr>
                    <w:rFonts w:ascii="Tahoma" w:eastAsia="Tahoma" w:hAnsi="Tahoma" w:cs="Tahoma"/>
                    <w:sz w:val="18"/>
                    <w:szCs w:val="18"/>
                  </w:rPr>
                </w:pPr>
                <w:sdt>
                  <w:sdtPr>
                    <w:tag w:val="goog_rdk_1103"/>
                    <w:id w:val="328256300"/>
                  </w:sdtPr>
                  <w:sdtContent>
                    <w:r w:rsidR="00681D0E">
                      <w:rPr>
                        <w:rFonts w:ascii="Tahoma" w:eastAsia="Tahoma" w:hAnsi="Tahoma" w:cs="Tahoma"/>
                        <w:sz w:val="18"/>
                        <w:szCs w:val="18"/>
                      </w:rPr>
                      <w:t>- 1 for the Work-Flow Diagram</w:t>
                    </w:r>
                  </w:sdtContent>
                </w:sdt>
              </w:p>
            </w:sdtContent>
          </w:sdt>
          <w:sdt>
            <w:sdtPr>
              <w:tag w:val="goog_rdk_1106"/>
              <w:id w:val="820002542"/>
            </w:sdtPr>
            <w:sdtContent>
              <w:p w14:paraId="000003FB" w14:textId="77777777" w:rsidR="00860220" w:rsidRDefault="00000000" w:rsidP="00A56D3D">
                <w:pPr>
                  <w:rPr>
                    <w:rFonts w:ascii="Tahoma" w:eastAsia="Tahoma" w:hAnsi="Tahoma" w:cs="Tahoma"/>
                    <w:sz w:val="18"/>
                    <w:szCs w:val="18"/>
                  </w:rPr>
                </w:pPr>
                <w:sdt>
                  <w:sdtPr>
                    <w:tag w:val="goog_rdk_1105"/>
                    <w:id w:val="2067535059"/>
                  </w:sdtPr>
                  <w:sdtContent>
                    <w:r w:rsidR="00681D0E">
                      <w:rPr>
                        <w:rFonts w:ascii="Tahoma" w:eastAsia="Tahoma" w:hAnsi="Tahoma" w:cs="Tahoma"/>
                        <w:sz w:val="18"/>
                        <w:szCs w:val="18"/>
                      </w:rPr>
                      <w:t>- 2 for the Gantt Chart</w:t>
                    </w:r>
                  </w:sdtContent>
                </w:sdt>
              </w:p>
            </w:sdtContent>
          </w:sdt>
          <w:sdt>
            <w:sdtPr>
              <w:tag w:val="goog_rdk_1108"/>
              <w:id w:val="1785233472"/>
            </w:sdtPr>
            <w:sdtContent>
              <w:p w14:paraId="000003FC" w14:textId="77777777" w:rsidR="00860220" w:rsidRDefault="00000000" w:rsidP="00A56D3D">
                <w:pPr>
                  <w:rPr>
                    <w:rFonts w:ascii="Tahoma" w:eastAsia="Tahoma" w:hAnsi="Tahoma" w:cs="Tahoma"/>
                    <w:sz w:val="18"/>
                    <w:szCs w:val="18"/>
                  </w:rPr>
                </w:pPr>
                <w:sdt>
                  <w:sdtPr>
                    <w:tag w:val="goog_rdk_1107"/>
                    <w:id w:val="-1853947376"/>
                  </w:sdtPr>
                  <w:sdtContent>
                    <w:r w:rsidR="00681D0E">
                      <w:rPr>
                        <w:rFonts w:ascii="Tahoma" w:eastAsia="Tahoma" w:hAnsi="Tahoma" w:cs="Tahoma"/>
                        <w:sz w:val="18"/>
                        <w:szCs w:val="18"/>
                      </w:rPr>
                      <w:t xml:space="preserve">These count as 1 page to the page limit. These are specifically to be used for their deliverables, and </w:t>
                    </w:r>
                    <w:proofErr w:type="spellStart"/>
                    <w:r w:rsidR="00681D0E">
                      <w:rPr>
                        <w:rFonts w:ascii="Tahoma" w:eastAsia="Tahoma" w:hAnsi="Tahoma" w:cs="Tahoma"/>
                        <w:sz w:val="18"/>
                        <w:szCs w:val="18"/>
                      </w:rPr>
                      <w:t>can not</w:t>
                    </w:r>
                    <w:proofErr w:type="spellEnd"/>
                    <w:r w:rsidR="00681D0E">
                      <w:rPr>
                        <w:rFonts w:ascii="Tahoma" w:eastAsia="Tahoma" w:hAnsi="Tahoma" w:cs="Tahoma"/>
                        <w:sz w:val="18"/>
                        <w:szCs w:val="18"/>
                      </w:rPr>
                      <w:t xml:space="preserve"> be “traded” to be used elsewhere.</w:t>
                    </w:r>
                  </w:sdtContent>
                </w:sdt>
              </w:p>
            </w:sdtContent>
          </w:sdt>
          <w:sdt>
            <w:sdtPr>
              <w:tag w:val="goog_rdk_1109"/>
              <w:id w:val="1708519040"/>
              <w:showingPlcHdr/>
            </w:sdtPr>
            <w:sdtContent>
              <w:p w14:paraId="000003FD" w14:textId="6C683093" w:rsidR="00860220" w:rsidRDefault="00A82467" w:rsidP="00A56D3D">
                <w:pPr>
                  <w:rPr>
                    <w:rFonts w:ascii="Tahoma" w:eastAsia="Tahoma" w:hAnsi="Tahoma" w:cs="Tahoma"/>
                    <w:sz w:val="18"/>
                    <w:szCs w:val="18"/>
                  </w:rPr>
                </w:pPr>
                <w:r>
                  <w:t xml:space="preserve">     </w:t>
                </w:r>
              </w:p>
            </w:sdtContent>
          </w:sdt>
          <w:p w14:paraId="000003FE" w14:textId="0B43D287" w:rsidR="00860220" w:rsidRDefault="00860220" w:rsidP="00A56D3D">
            <w:pPr>
              <w:rPr>
                <w:rFonts w:ascii="Tahoma" w:eastAsia="Tahoma" w:hAnsi="Tahoma" w:cs="Tahoma"/>
              </w:rPr>
            </w:pPr>
          </w:p>
        </w:tc>
      </w:tr>
      <w:tr w:rsidR="00860220" w14:paraId="2E8354E5" w14:textId="77777777">
        <w:tc>
          <w:tcPr>
            <w:tcW w:w="5112" w:type="dxa"/>
            <w:tcBorders>
              <w:top w:val="single" w:sz="6" w:space="0" w:color="000000"/>
              <w:left w:val="single" w:sz="6" w:space="0" w:color="000000"/>
              <w:bottom w:val="single" w:sz="6" w:space="0" w:color="000000"/>
              <w:right w:val="single" w:sz="6" w:space="0" w:color="000000"/>
            </w:tcBorders>
          </w:tcPr>
          <w:sdt>
            <w:sdtPr>
              <w:tag w:val="goog_rdk_1113"/>
              <w:id w:val="1882207970"/>
            </w:sdtPr>
            <w:sdtContent>
              <w:p w14:paraId="00000401" w14:textId="77777777" w:rsidR="00860220" w:rsidRDefault="00681D0E" w:rsidP="00A56D3D">
                <w:pPr>
                  <w:rPr>
                    <w:rFonts w:ascii="Tahoma" w:eastAsia="Tahoma" w:hAnsi="Tahoma" w:cs="Tahoma"/>
                  </w:rPr>
                </w:pPr>
                <w:r>
                  <w:rPr>
                    <w:rFonts w:ascii="Tahoma" w:eastAsia="Tahoma" w:hAnsi="Tahoma" w:cs="Tahoma"/>
                    <w:sz w:val="12"/>
                    <w:szCs w:val="12"/>
                  </w:rPr>
                  <w:t>4.  LAST UPDATE</w:t>
                </w:r>
              </w:p>
            </w:sdtContent>
          </w:sdt>
          <w:sdt>
            <w:sdtPr>
              <w:tag w:val="goog_rdk_1114"/>
              <w:id w:val="-655304464"/>
            </w:sdtPr>
            <w:sdtContent>
              <w:p w14:paraId="00000402" w14:textId="4FE6307E" w:rsidR="00860220" w:rsidRDefault="00681D0E" w:rsidP="00A56D3D">
                <w:pPr>
                  <w:jc w:val="center"/>
                  <w:rPr>
                    <w:rFonts w:ascii="Tahoma" w:eastAsia="Tahoma" w:hAnsi="Tahoma" w:cs="Tahoma"/>
                  </w:rPr>
                </w:pPr>
                <w:r>
                  <w:rPr>
                    <w:rFonts w:ascii="Tahoma" w:eastAsia="Tahoma" w:hAnsi="Tahoma" w:cs="Tahoma"/>
                  </w:rPr>
                  <w:t xml:space="preserve">April </w:t>
                </w:r>
                <w:r w:rsidR="00A82467">
                  <w:rPr>
                    <w:rFonts w:ascii="Tahoma" w:eastAsia="Tahoma" w:hAnsi="Tahoma" w:cs="Tahoma"/>
                  </w:rPr>
                  <w:t>7</w:t>
                </w:r>
                <w:r>
                  <w:rPr>
                    <w:rFonts w:ascii="Tahoma" w:eastAsia="Tahoma" w:hAnsi="Tahoma" w:cs="Tahoma"/>
                  </w:rPr>
                  <w:t>, 20</w:t>
                </w:r>
                <w:r w:rsidR="00A82467">
                  <w:rPr>
                    <w:rFonts w:ascii="Tahoma" w:eastAsia="Tahoma" w:hAnsi="Tahoma" w:cs="Tahoma"/>
                  </w:rPr>
                  <w:t>20</w:t>
                </w:r>
              </w:p>
            </w:sdtContent>
          </w:sdt>
        </w:tc>
        <w:tc>
          <w:tcPr>
            <w:tcW w:w="4068" w:type="dxa"/>
            <w:gridSpan w:val="2"/>
            <w:tcBorders>
              <w:top w:val="single" w:sz="6" w:space="0" w:color="000000"/>
              <w:left w:val="single" w:sz="6" w:space="0" w:color="000000"/>
              <w:bottom w:val="single" w:sz="6" w:space="0" w:color="000000"/>
              <w:right w:val="single" w:sz="6" w:space="0" w:color="000000"/>
            </w:tcBorders>
          </w:tcPr>
          <w:sdt>
            <w:sdtPr>
              <w:tag w:val="goog_rdk_1115"/>
              <w:id w:val="-600101121"/>
            </w:sdtPr>
            <w:sdtContent>
              <w:p w14:paraId="00000403" w14:textId="77777777" w:rsidR="00860220" w:rsidRDefault="00681D0E" w:rsidP="00A56D3D">
                <w:pPr>
                  <w:rPr>
                    <w:rFonts w:ascii="Tahoma" w:eastAsia="Tahoma" w:hAnsi="Tahoma" w:cs="Tahoma"/>
                  </w:rPr>
                </w:pPr>
                <w:r>
                  <w:rPr>
                    <w:rFonts w:ascii="Tahoma" w:eastAsia="Tahoma" w:hAnsi="Tahoma" w:cs="Tahoma"/>
                    <w:sz w:val="12"/>
                    <w:szCs w:val="12"/>
                  </w:rPr>
                  <w:t>5.  CONFIGURATION CONTROL</w:t>
                </w:r>
              </w:p>
            </w:sdtContent>
          </w:sdt>
          <w:sdt>
            <w:sdtPr>
              <w:tag w:val="goog_rdk_1116"/>
              <w:id w:val="1031308041"/>
            </w:sdtPr>
            <w:sdtContent>
              <w:p w14:paraId="00000404" w14:textId="22DC2586" w:rsidR="00860220" w:rsidRDefault="00681D0E" w:rsidP="00A56D3D">
                <w:pPr>
                  <w:jc w:val="center"/>
                  <w:rPr>
                    <w:rFonts w:ascii="Tahoma" w:eastAsia="Tahoma" w:hAnsi="Tahoma" w:cs="Tahoma"/>
                  </w:rPr>
                </w:pPr>
                <w:r>
                  <w:rPr>
                    <w:rFonts w:ascii="Tahoma" w:eastAsia="Tahoma" w:hAnsi="Tahoma" w:cs="Tahoma"/>
                  </w:rPr>
                  <w:t>OSCC (</w:t>
                </w:r>
                <w:r w:rsidR="00A82467">
                  <w:rPr>
                    <w:rFonts w:ascii="Tahoma" w:eastAsia="Tahoma" w:hAnsi="Tahoma" w:cs="Tahoma"/>
                  </w:rPr>
                  <w:t>J. Sinke</w:t>
                </w:r>
                <w:r>
                  <w:rPr>
                    <w:rFonts w:ascii="Tahoma" w:eastAsia="Tahoma" w:hAnsi="Tahoma" w:cs="Tahoma"/>
                  </w:rPr>
                  <w:t>)</w:t>
                </w:r>
              </w:p>
            </w:sdtContent>
          </w:sdt>
        </w:tc>
      </w:tr>
      <w:tr w:rsidR="00860220" w14:paraId="6104061F" w14:textId="77777777">
        <w:tc>
          <w:tcPr>
            <w:tcW w:w="9180" w:type="dxa"/>
            <w:gridSpan w:val="3"/>
            <w:tcBorders>
              <w:top w:val="single" w:sz="6" w:space="0" w:color="000000"/>
              <w:left w:val="single" w:sz="6" w:space="0" w:color="000000"/>
              <w:bottom w:val="single" w:sz="6" w:space="0" w:color="000000"/>
              <w:right w:val="single" w:sz="6" w:space="0" w:color="000000"/>
            </w:tcBorders>
          </w:tcPr>
          <w:sdt>
            <w:sdtPr>
              <w:tag w:val="goog_rdk_1118"/>
              <w:id w:val="-21480387"/>
            </w:sdtPr>
            <w:sdtContent>
              <w:p w14:paraId="00000406" w14:textId="77777777" w:rsidR="00860220" w:rsidRDefault="00681D0E" w:rsidP="00A56D3D">
                <w:pPr>
                  <w:rPr>
                    <w:rFonts w:ascii="Tahoma" w:eastAsia="Tahoma" w:hAnsi="Tahoma" w:cs="Tahoma"/>
                  </w:rPr>
                </w:pPr>
                <w:r>
                  <w:rPr>
                    <w:rFonts w:ascii="Tahoma" w:eastAsia="Tahoma" w:hAnsi="Tahoma" w:cs="Tahoma"/>
                    <w:sz w:val="12"/>
                    <w:szCs w:val="12"/>
                  </w:rPr>
                  <w:t>6.  APPLICATION/INTERRELATIONSHIP</w:t>
                </w:r>
              </w:p>
            </w:sdtContent>
          </w:sdt>
          <w:sdt>
            <w:sdtPr>
              <w:tag w:val="goog_rdk_1119"/>
              <w:id w:val="806979195"/>
            </w:sdtPr>
            <w:sdtContent>
              <w:p w14:paraId="00000407" w14:textId="5625D612" w:rsidR="00860220" w:rsidRDefault="00681D0E" w:rsidP="00A56D3D">
                <w:pPr>
                  <w:rPr>
                    <w:rFonts w:ascii="Tahoma" w:eastAsia="Tahoma" w:hAnsi="Tahoma" w:cs="Tahoma"/>
                    <w:sz w:val="18"/>
                    <w:szCs w:val="18"/>
                  </w:rPr>
                </w:pPr>
                <w:r>
                  <w:rPr>
                    <w:rFonts w:ascii="Tahoma" w:eastAsia="Tahoma" w:hAnsi="Tahoma" w:cs="Tahoma"/>
                    <w:sz w:val="18"/>
                    <w:szCs w:val="18"/>
                  </w:rPr>
                  <w:t xml:space="preserve">Submittal of this document shall be in the form of a concise written explanation of exactly what you are committing to deliver and how you intend to </w:t>
                </w:r>
                <w:r w:rsidR="00A82467">
                  <w:rPr>
                    <w:rFonts w:ascii="Tahoma" w:eastAsia="Tahoma" w:hAnsi="Tahoma" w:cs="Tahoma"/>
                    <w:sz w:val="18"/>
                    <w:szCs w:val="18"/>
                  </w:rPr>
                  <w:t>fulfil</w:t>
                </w:r>
                <w:r>
                  <w:rPr>
                    <w:rFonts w:ascii="Tahoma" w:eastAsia="Tahoma" w:hAnsi="Tahoma" w:cs="Tahoma"/>
                    <w:sz w:val="18"/>
                    <w:szCs w:val="18"/>
                  </w:rPr>
                  <w:t xml:space="preserve"> that commitment.</w:t>
                </w:r>
              </w:p>
            </w:sdtContent>
          </w:sdt>
          <w:sdt>
            <w:sdtPr>
              <w:tag w:val="goog_rdk_1120"/>
              <w:id w:val="1821000709"/>
            </w:sdtPr>
            <w:sdtContent>
              <w:p w14:paraId="00000408" w14:textId="77777777" w:rsidR="00860220" w:rsidRDefault="00000000" w:rsidP="00A56D3D">
                <w:pPr>
                  <w:rPr>
                    <w:rFonts w:ascii="Tahoma" w:eastAsia="Tahoma" w:hAnsi="Tahoma" w:cs="Tahoma"/>
                  </w:rPr>
                </w:pPr>
              </w:p>
            </w:sdtContent>
          </w:sdt>
        </w:tc>
      </w:tr>
      <w:tr w:rsidR="00860220" w14:paraId="4BD12E9E" w14:textId="77777777">
        <w:tc>
          <w:tcPr>
            <w:tcW w:w="9180" w:type="dxa"/>
            <w:gridSpan w:val="3"/>
            <w:tcBorders>
              <w:top w:val="single" w:sz="6" w:space="0" w:color="000000"/>
              <w:left w:val="single" w:sz="6" w:space="0" w:color="000000"/>
              <w:bottom w:val="single" w:sz="6" w:space="0" w:color="000000"/>
              <w:right w:val="single" w:sz="6" w:space="0" w:color="000000"/>
            </w:tcBorders>
          </w:tcPr>
          <w:sdt>
            <w:sdtPr>
              <w:tag w:val="goog_rdk_1123"/>
              <w:id w:val="-455714757"/>
            </w:sdtPr>
            <w:sdtContent>
              <w:p w14:paraId="0000040B" w14:textId="77777777" w:rsidR="00860220" w:rsidRDefault="00681D0E" w:rsidP="00A56D3D">
                <w:pPr>
                  <w:rPr>
                    <w:rFonts w:ascii="Tahoma" w:eastAsia="Tahoma" w:hAnsi="Tahoma" w:cs="Tahoma"/>
                  </w:rPr>
                </w:pPr>
                <w:r>
                  <w:rPr>
                    <w:rFonts w:ascii="Tahoma" w:eastAsia="Tahoma" w:hAnsi="Tahoma" w:cs="Tahoma"/>
                    <w:sz w:val="12"/>
                    <w:szCs w:val="12"/>
                  </w:rPr>
                  <w:t>7.  PREPARATION INSTRUCTIONS</w:t>
                </w:r>
              </w:p>
            </w:sdtContent>
          </w:sdt>
          <w:sdt>
            <w:sdtPr>
              <w:tag w:val="goog_rdk_1125"/>
              <w:id w:val="1997448462"/>
            </w:sdtPr>
            <w:sdtContent>
              <w:p w14:paraId="0000040C"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The Project Plan must show that the group understands the requirements. It has to present a flow of activities that eventually will result in a product that meets these requirements. The plan must explicitly state what services are to be performed at what moments in time and what will be delivered (i.e., briefings, reports, etc.). </w:t>
                </w:r>
                <w:sdt>
                  <w:sdtPr>
                    <w:tag w:val="goog_rdk_1124"/>
                    <w:id w:val="731967454"/>
                  </w:sdtPr>
                  <w:sdtContent/>
                </w:sdt>
              </w:p>
            </w:sdtContent>
          </w:sdt>
          <w:sdt>
            <w:sdtPr>
              <w:tag w:val="goog_rdk_1127"/>
              <w:id w:val="1132978782"/>
            </w:sdtPr>
            <w:sdtContent>
              <w:p w14:paraId="0000040D" w14:textId="77777777" w:rsidR="00860220" w:rsidRDefault="00000000" w:rsidP="00A56D3D">
                <w:pPr>
                  <w:rPr>
                    <w:rFonts w:ascii="Tahoma" w:eastAsia="Tahoma" w:hAnsi="Tahoma" w:cs="Tahoma"/>
                    <w:sz w:val="18"/>
                    <w:szCs w:val="18"/>
                  </w:rPr>
                </w:pPr>
                <w:sdt>
                  <w:sdtPr>
                    <w:tag w:val="goog_rdk_1126"/>
                    <w:id w:val="1941178916"/>
                  </w:sdtPr>
                  <w:sdtContent/>
                </w:sdt>
              </w:p>
            </w:sdtContent>
          </w:sdt>
          <w:sdt>
            <w:sdtPr>
              <w:tag w:val="goog_rdk_1130"/>
              <w:id w:val="1621096611"/>
            </w:sdtPr>
            <w:sdtContent>
              <w:p w14:paraId="0000040E" w14:textId="6E1D5EC0" w:rsidR="00860220" w:rsidRDefault="00000000" w:rsidP="00A56D3D">
                <w:pPr>
                  <w:rPr>
                    <w:rFonts w:ascii="Tahoma" w:eastAsia="Tahoma" w:hAnsi="Tahoma" w:cs="Tahoma"/>
                    <w:sz w:val="18"/>
                    <w:szCs w:val="18"/>
                  </w:rPr>
                </w:pPr>
                <w:sdt>
                  <w:sdtPr>
                    <w:tag w:val="goog_rdk_1129"/>
                    <w:id w:val="-1901511111"/>
                    <w:showingPlcHdr/>
                  </w:sdtPr>
                  <w:sdtContent>
                    <w:r w:rsidR="00A82467">
                      <w:t xml:space="preserve">     </w:t>
                    </w:r>
                  </w:sdtContent>
                </w:sdt>
                <w:r w:rsidR="00681D0E">
                  <w:rPr>
                    <w:rFonts w:ascii="Tahoma" w:eastAsia="Tahoma" w:hAnsi="Tahoma" w:cs="Tahoma"/>
                    <w:sz w:val="18"/>
                    <w:szCs w:val="18"/>
                  </w:rPr>
                  <w:t>The plan will be evaluated on quality, not quantity. All written pages must be typewritten.  The plan format is as follows:</w:t>
                </w:r>
              </w:p>
            </w:sdtContent>
          </w:sdt>
          <w:sdt>
            <w:sdtPr>
              <w:tag w:val="goog_rdk_1131"/>
              <w:id w:val="-229540230"/>
            </w:sdtPr>
            <w:sdtContent>
              <w:p w14:paraId="0000040F" w14:textId="77777777" w:rsidR="00860220" w:rsidRDefault="00000000" w:rsidP="00A56D3D">
                <w:pPr>
                  <w:rPr>
                    <w:rFonts w:ascii="Tahoma" w:eastAsia="Tahoma" w:hAnsi="Tahoma" w:cs="Tahoma"/>
                    <w:sz w:val="18"/>
                    <w:szCs w:val="18"/>
                  </w:rPr>
                </w:pPr>
              </w:p>
            </w:sdtContent>
          </w:sdt>
          <w:sdt>
            <w:sdtPr>
              <w:tag w:val="goog_rdk_1132"/>
              <w:id w:val="1990597033"/>
            </w:sdtPr>
            <w:sdtContent>
              <w:p w14:paraId="00000410" w14:textId="77777777" w:rsidR="00860220" w:rsidRDefault="00681D0E" w:rsidP="00A56D3D">
                <w:pPr>
                  <w:tabs>
                    <w:tab w:val="left" w:pos="1843"/>
                  </w:tabs>
                  <w:rPr>
                    <w:rFonts w:ascii="Tahoma" w:eastAsia="Tahoma" w:hAnsi="Tahoma" w:cs="Tahoma"/>
                    <w:sz w:val="18"/>
                    <w:szCs w:val="18"/>
                  </w:rPr>
                </w:pPr>
                <w:r>
                  <w:rPr>
                    <w:rFonts w:ascii="Tahoma" w:eastAsia="Tahoma" w:hAnsi="Tahoma" w:cs="Tahoma"/>
                    <w:sz w:val="18"/>
                    <w:szCs w:val="18"/>
                  </w:rPr>
                  <w:t>Title Page</w:t>
                </w:r>
              </w:p>
            </w:sdtContent>
          </w:sdt>
          <w:sdt>
            <w:sdtPr>
              <w:tag w:val="goog_rdk_1133"/>
              <w:id w:val="-1184201441"/>
            </w:sdtPr>
            <w:sdtContent>
              <w:p w14:paraId="00000411" w14:textId="77777777" w:rsidR="00860220" w:rsidRDefault="00681D0E" w:rsidP="00A56D3D">
                <w:pPr>
                  <w:tabs>
                    <w:tab w:val="left" w:pos="1843"/>
                  </w:tabs>
                  <w:rPr>
                    <w:rFonts w:ascii="Tahoma" w:eastAsia="Tahoma" w:hAnsi="Tahoma" w:cs="Tahoma"/>
                    <w:sz w:val="18"/>
                    <w:szCs w:val="18"/>
                  </w:rPr>
                </w:pPr>
                <w:r>
                  <w:rPr>
                    <w:rFonts w:ascii="Tahoma" w:eastAsia="Tahoma" w:hAnsi="Tahoma" w:cs="Tahoma"/>
                    <w:sz w:val="18"/>
                    <w:szCs w:val="18"/>
                  </w:rPr>
                  <w:t>Table of Contents</w:t>
                </w:r>
              </w:p>
            </w:sdtContent>
          </w:sdt>
          <w:sdt>
            <w:sdtPr>
              <w:tag w:val="goog_rdk_1134"/>
              <w:id w:val="1641688973"/>
            </w:sdtPr>
            <w:sdtContent>
              <w:p w14:paraId="00000412" w14:textId="77777777" w:rsidR="00860220" w:rsidRDefault="00681D0E" w:rsidP="00A56D3D">
                <w:pPr>
                  <w:tabs>
                    <w:tab w:val="left" w:pos="1843"/>
                  </w:tabs>
                  <w:rPr>
                    <w:rFonts w:ascii="Tahoma" w:eastAsia="Tahoma" w:hAnsi="Tahoma" w:cs="Tahoma"/>
                    <w:sz w:val="18"/>
                    <w:szCs w:val="18"/>
                  </w:rPr>
                </w:pPr>
                <w:r>
                  <w:rPr>
                    <w:rFonts w:ascii="Tahoma" w:eastAsia="Tahoma" w:hAnsi="Tahoma" w:cs="Tahoma"/>
                    <w:sz w:val="18"/>
                    <w:szCs w:val="18"/>
                  </w:rPr>
                  <w:t>General Summary</w:t>
                </w:r>
              </w:p>
            </w:sdtContent>
          </w:sdt>
          <w:sdt>
            <w:sdtPr>
              <w:tag w:val="goog_rdk_1135"/>
              <w:id w:val="2038389849"/>
            </w:sdtPr>
            <w:sdtContent>
              <w:p w14:paraId="00000413" w14:textId="77777777" w:rsidR="00860220" w:rsidRDefault="00681D0E" w:rsidP="00A56D3D">
                <w:pPr>
                  <w:numPr>
                    <w:ilvl w:val="0"/>
                    <w:numId w:val="11"/>
                  </w:numPr>
                  <w:tabs>
                    <w:tab w:val="left" w:pos="851"/>
                  </w:tabs>
                  <w:ind w:left="0" w:firstLine="0"/>
                  <w:rPr>
                    <w:rFonts w:ascii="Tahoma" w:eastAsia="Tahoma" w:hAnsi="Tahoma" w:cs="Tahoma"/>
                    <w:sz w:val="18"/>
                    <w:szCs w:val="18"/>
                  </w:rPr>
                </w:pPr>
                <w:r>
                  <w:rPr>
                    <w:rFonts w:ascii="Tahoma" w:eastAsia="Tahoma" w:hAnsi="Tahoma" w:cs="Tahoma"/>
                    <w:sz w:val="18"/>
                    <w:szCs w:val="18"/>
                  </w:rPr>
                  <w:t>User Requirements</w:t>
                </w:r>
              </w:p>
            </w:sdtContent>
          </w:sdt>
          <w:sdt>
            <w:sdtPr>
              <w:tag w:val="goog_rdk_1136"/>
              <w:id w:val="587656588"/>
            </w:sdtPr>
            <w:sdtContent>
              <w:p w14:paraId="00000414" w14:textId="77777777" w:rsidR="00860220" w:rsidRDefault="00681D0E" w:rsidP="00A56D3D">
                <w:pPr>
                  <w:numPr>
                    <w:ilvl w:val="0"/>
                    <w:numId w:val="11"/>
                  </w:numPr>
                  <w:tabs>
                    <w:tab w:val="left" w:pos="851"/>
                  </w:tabs>
                  <w:ind w:left="0" w:firstLine="0"/>
                  <w:rPr>
                    <w:rFonts w:ascii="Tahoma" w:eastAsia="Tahoma" w:hAnsi="Tahoma" w:cs="Tahoma"/>
                    <w:sz w:val="18"/>
                    <w:szCs w:val="18"/>
                  </w:rPr>
                </w:pPr>
                <w:r>
                  <w:rPr>
                    <w:rFonts w:ascii="Tahoma" w:eastAsia="Tahoma" w:hAnsi="Tahoma" w:cs="Tahoma"/>
                    <w:sz w:val="18"/>
                    <w:szCs w:val="18"/>
                  </w:rPr>
                  <w:t>Description of the entire system (the Global Picture)</w:t>
                </w:r>
              </w:p>
            </w:sdtContent>
          </w:sdt>
          <w:p w14:paraId="00000416" w14:textId="4F7DC235" w:rsidR="00860220" w:rsidRDefault="00000000" w:rsidP="00A56D3D">
            <w:pPr>
              <w:numPr>
                <w:ilvl w:val="2"/>
                <w:numId w:val="24"/>
              </w:numPr>
              <w:pBdr>
                <w:top w:val="nil"/>
                <w:left w:val="nil"/>
                <w:bottom w:val="nil"/>
                <w:right w:val="nil"/>
                <w:between w:val="nil"/>
              </w:pBdr>
              <w:tabs>
                <w:tab w:val="left" w:pos="851"/>
              </w:tabs>
              <w:ind w:left="0" w:firstLine="0"/>
              <w:jc w:val="both"/>
              <w:rPr>
                <w:rFonts w:ascii="Tahoma" w:eastAsia="Tahoma" w:hAnsi="Tahoma" w:cs="Tahoma"/>
                <w:color w:val="000000"/>
                <w:sz w:val="18"/>
                <w:szCs w:val="18"/>
              </w:rPr>
            </w:pPr>
            <w:sdt>
              <w:sdtPr>
                <w:tag w:val="goog_rdk_1140"/>
                <w:id w:val="18519122"/>
              </w:sdtPr>
              <w:sdtContent>
                <w:sdt>
                  <w:sdtPr>
                    <w:tag w:val="goog_rdk_1137"/>
                    <w:id w:val="-2077881231"/>
                  </w:sdtPr>
                  <w:sdtContent/>
                </w:sdt>
                <w:r w:rsidR="00681D0E">
                  <w:rPr>
                    <w:rFonts w:ascii="Tahoma" w:eastAsia="Tahoma" w:hAnsi="Tahoma" w:cs="Tahoma"/>
                    <w:sz w:val="18"/>
                    <w:szCs w:val="18"/>
                  </w:rPr>
                  <w:t>Technical Design Development</w:t>
                </w:r>
                <w:sdt>
                  <w:sdtPr>
                    <w:tag w:val="goog_rdk_1138"/>
                    <w:id w:val="-2053219296"/>
                  </w:sdtPr>
                  <w:sdtContent>
                    <w:r w:rsidR="00681D0E">
                      <w:rPr>
                        <w:rFonts w:ascii="Tahoma" w:eastAsia="Tahoma" w:hAnsi="Tahoma" w:cs="Tahoma"/>
                        <w:sz w:val="18"/>
                        <w:szCs w:val="18"/>
                      </w:rPr>
                      <w:t xml:space="preserve"> </w:t>
                    </w:r>
                  </w:sdtContent>
                </w:sdt>
                <w:sdt>
                  <w:sdtPr>
                    <w:tag w:val="goog_rdk_1139"/>
                    <w:id w:val="1750230258"/>
                    <w:showingPlcHdr/>
                  </w:sdtPr>
                  <w:sdtContent>
                    <w:r w:rsidR="00A82467">
                      <w:t xml:space="preserve">     </w:t>
                    </w:r>
                  </w:sdtContent>
                </w:sdt>
              </w:sdtContent>
            </w:sdt>
            <w:sdt>
              <w:sdtPr>
                <w:tag w:val="goog_rdk_1141"/>
                <w:id w:val="2046018573"/>
              </w:sdtPr>
              <w:sdtContent>
                <w:r w:rsidR="00681D0E">
                  <w:rPr>
                    <w:rFonts w:ascii="Tahoma" w:eastAsia="Tahoma" w:hAnsi="Tahoma" w:cs="Tahoma"/>
                    <w:color w:val="000000"/>
                    <w:sz w:val="18"/>
                    <w:szCs w:val="18"/>
                  </w:rPr>
                  <w:t>Organisational Breakdown Structure (organogram with the responsibilities of the various group members); clear distinction between organisational and technical roles (each project member should have at least one of each category)</w:t>
                </w:r>
              </w:sdtContent>
            </w:sdt>
          </w:p>
          <w:sdt>
            <w:sdtPr>
              <w:tag w:val="goog_rdk_1143"/>
              <w:id w:val="-589932593"/>
            </w:sdtPr>
            <w:sdtContent>
              <w:p w14:paraId="00000417" w14:textId="77777777" w:rsidR="00860220" w:rsidRDefault="00681D0E" w:rsidP="00A56D3D">
                <w:pPr>
                  <w:numPr>
                    <w:ilvl w:val="2"/>
                    <w:numId w:val="24"/>
                  </w:numPr>
                  <w:pBdr>
                    <w:top w:val="nil"/>
                    <w:left w:val="nil"/>
                    <w:bottom w:val="nil"/>
                    <w:right w:val="nil"/>
                    <w:between w:val="nil"/>
                  </w:pBdr>
                  <w:tabs>
                    <w:tab w:val="left" w:pos="851"/>
                  </w:tabs>
                  <w:ind w:left="0" w:firstLine="0"/>
                  <w:jc w:val="both"/>
                  <w:rPr>
                    <w:rFonts w:ascii="Tahoma" w:eastAsia="Tahoma" w:hAnsi="Tahoma" w:cs="Tahoma"/>
                    <w:color w:val="000000"/>
                    <w:sz w:val="18"/>
                    <w:szCs w:val="18"/>
                  </w:rPr>
                </w:pPr>
                <w:r>
                  <w:rPr>
                    <w:rFonts w:ascii="Tahoma" w:eastAsia="Tahoma" w:hAnsi="Tahoma" w:cs="Tahoma"/>
                    <w:color w:val="000000"/>
                    <w:sz w:val="18"/>
                    <w:szCs w:val="18"/>
                  </w:rPr>
                  <w:t>Project logic diagrams (activity flow, phases, milestones, schedule)</w:t>
                </w:r>
                <w:sdt>
                  <w:sdtPr>
                    <w:tag w:val="goog_rdk_1142"/>
                    <w:id w:val="-1665315327"/>
                  </w:sdtPr>
                  <w:sdtContent>
                    <w:r>
                      <w:rPr>
                        <w:rFonts w:ascii="Tahoma" w:eastAsia="Tahoma" w:hAnsi="Tahoma" w:cs="Tahoma"/>
                        <w:color w:val="000000"/>
                        <w:sz w:val="18"/>
                        <w:szCs w:val="18"/>
                      </w:rPr>
                      <w:t xml:space="preserve"> including explanations in text</w:t>
                    </w:r>
                  </w:sdtContent>
                </w:sdt>
              </w:p>
            </w:sdtContent>
          </w:sdt>
          <w:sdt>
            <w:sdtPr>
              <w:tag w:val="goog_rdk_1144"/>
              <w:id w:val="-64872721"/>
            </w:sdtPr>
            <w:sdtContent>
              <w:p w14:paraId="00000418" w14:textId="77777777" w:rsidR="00860220" w:rsidRDefault="00681D0E" w:rsidP="00A56D3D">
                <w:pPr>
                  <w:numPr>
                    <w:ilvl w:val="3"/>
                    <w:numId w:val="24"/>
                  </w:numPr>
                  <w:pBdr>
                    <w:top w:val="nil"/>
                    <w:left w:val="nil"/>
                    <w:bottom w:val="nil"/>
                    <w:right w:val="nil"/>
                    <w:between w:val="nil"/>
                  </w:pBdr>
                  <w:tabs>
                    <w:tab w:val="left" w:pos="851"/>
                  </w:tabs>
                  <w:ind w:left="0" w:firstLine="0"/>
                  <w:jc w:val="both"/>
                  <w:rPr>
                    <w:rFonts w:ascii="Tahoma" w:eastAsia="Tahoma" w:hAnsi="Tahoma" w:cs="Tahoma"/>
                    <w:color w:val="000000"/>
                    <w:sz w:val="18"/>
                    <w:szCs w:val="18"/>
                  </w:rPr>
                </w:pPr>
                <w:r>
                  <w:rPr>
                    <w:rFonts w:ascii="Tahoma" w:eastAsia="Tahoma" w:hAnsi="Tahoma" w:cs="Tahoma"/>
                    <w:color w:val="000000"/>
                    <w:sz w:val="18"/>
                    <w:szCs w:val="18"/>
                  </w:rPr>
                  <w:t>Work Flow Diagram (WFD)</w:t>
                </w:r>
              </w:p>
            </w:sdtContent>
          </w:sdt>
          <w:sdt>
            <w:sdtPr>
              <w:tag w:val="goog_rdk_1145"/>
              <w:id w:val="-75441068"/>
            </w:sdtPr>
            <w:sdtContent>
              <w:p w14:paraId="00000419" w14:textId="77777777" w:rsidR="00860220" w:rsidRDefault="00681D0E" w:rsidP="00A56D3D">
                <w:pPr>
                  <w:numPr>
                    <w:ilvl w:val="3"/>
                    <w:numId w:val="24"/>
                  </w:numPr>
                  <w:pBdr>
                    <w:top w:val="nil"/>
                    <w:left w:val="nil"/>
                    <w:bottom w:val="nil"/>
                    <w:right w:val="nil"/>
                    <w:between w:val="nil"/>
                  </w:pBdr>
                  <w:tabs>
                    <w:tab w:val="left" w:pos="851"/>
                  </w:tabs>
                  <w:ind w:left="0" w:firstLine="0"/>
                  <w:jc w:val="both"/>
                  <w:rPr>
                    <w:rFonts w:ascii="Tahoma" w:eastAsia="Tahoma" w:hAnsi="Tahoma" w:cs="Tahoma"/>
                    <w:color w:val="000000"/>
                    <w:sz w:val="18"/>
                    <w:szCs w:val="18"/>
                  </w:rPr>
                </w:pPr>
                <w:r>
                  <w:rPr>
                    <w:rFonts w:ascii="Tahoma" w:eastAsia="Tahoma" w:hAnsi="Tahoma" w:cs="Tahoma"/>
                    <w:color w:val="000000"/>
                    <w:sz w:val="18"/>
                    <w:szCs w:val="18"/>
                  </w:rPr>
                  <w:t>Work Breakdown Structure (WBS)</w:t>
                </w:r>
              </w:p>
            </w:sdtContent>
          </w:sdt>
          <w:sdt>
            <w:sdtPr>
              <w:tag w:val="goog_rdk_1146"/>
              <w:id w:val="-383483422"/>
            </w:sdtPr>
            <w:sdtContent>
              <w:p w14:paraId="0000041A" w14:textId="77777777" w:rsidR="00860220" w:rsidRDefault="00681D0E" w:rsidP="00A56D3D">
                <w:pPr>
                  <w:numPr>
                    <w:ilvl w:val="3"/>
                    <w:numId w:val="24"/>
                  </w:numPr>
                  <w:pBdr>
                    <w:top w:val="nil"/>
                    <w:left w:val="nil"/>
                    <w:bottom w:val="nil"/>
                    <w:right w:val="nil"/>
                    <w:between w:val="nil"/>
                  </w:pBdr>
                  <w:tabs>
                    <w:tab w:val="left" w:pos="851"/>
                  </w:tabs>
                  <w:ind w:left="0" w:firstLine="0"/>
                  <w:jc w:val="both"/>
                  <w:rPr>
                    <w:rFonts w:ascii="Tahoma" w:eastAsia="Tahoma" w:hAnsi="Tahoma" w:cs="Tahoma"/>
                    <w:color w:val="000000"/>
                    <w:sz w:val="18"/>
                    <w:szCs w:val="18"/>
                  </w:rPr>
                </w:pPr>
                <w:r>
                  <w:rPr>
                    <w:rFonts w:ascii="Tahoma" w:eastAsia="Tahoma" w:hAnsi="Tahoma" w:cs="Tahoma"/>
                    <w:color w:val="000000"/>
                    <w:sz w:val="18"/>
                    <w:szCs w:val="18"/>
                  </w:rPr>
                  <w:t>Schedule (Gantt chart) of the OS design project, indicating the project phasing and the planning for the delivery of the items; it should be detailed up to the Midterm Review, and defined in global terms after that</w:t>
                </w:r>
              </w:p>
            </w:sdtContent>
          </w:sdt>
          <w:sdt>
            <w:sdtPr>
              <w:tag w:val="goog_rdk_1148"/>
              <w:id w:val="-2000021122"/>
            </w:sdtPr>
            <w:sdtContent>
              <w:p w14:paraId="0000041B" w14:textId="77777777" w:rsidR="00860220" w:rsidRDefault="00681D0E" w:rsidP="00A56D3D">
                <w:pPr>
                  <w:numPr>
                    <w:ilvl w:val="2"/>
                    <w:numId w:val="24"/>
                  </w:numPr>
                  <w:pBdr>
                    <w:top w:val="nil"/>
                    <w:left w:val="nil"/>
                    <w:bottom w:val="nil"/>
                    <w:right w:val="nil"/>
                    <w:between w:val="nil"/>
                  </w:pBdr>
                  <w:tabs>
                    <w:tab w:val="left" w:pos="851"/>
                  </w:tabs>
                  <w:ind w:left="0" w:firstLine="0"/>
                  <w:jc w:val="both"/>
                  <w:rPr>
                    <w:rFonts w:ascii="Tahoma" w:eastAsia="Tahoma" w:hAnsi="Tahoma" w:cs="Tahoma"/>
                    <w:color w:val="000000"/>
                    <w:sz w:val="18"/>
                    <w:szCs w:val="18"/>
                  </w:rPr>
                </w:pPr>
                <w:r>
                  <w:rPr>
                    <w:rFonts w:ascii="Tahoma" w:eastAsia="Tahoma" w:hAnsi="Tahoma" w:cs="Tahoma"/>
                    <w:color w:val="000000"/>
                    <w:sz w:val="18"/>
                    <w:szCs w:val="18"/>
                  </w:rPr>
                  <w:t>Project rules (internal/external meetings, day-to-day organisation, etc.)</w:t>
                </w:r>
                <w:sdt>
                  <w:sdtPr>
                    <w:tag w:val="goog_rdk_1147"/>
                    <w:id w:val="367267523"/>
                  </w:sdtPr>
                  <w:sdtContent/>
                </w:sdt>
              </w:p>
            </w:sdtContent>
          </w:sdt>
          <w:sdt>
            <w:sdtPr>
              <w:tag w:val="goog_rdk_1150"/>
              <w:id w:val="-128936454"/>
            </w:sdtPr>
            <w:sdtContent>
              <w:p w14:paraId="0000041C" w14:textId="77777777" w:rsidR="00860220" w:rsidRDefault="00000000" w:rsidP="00A56D3D">
                <w:pPr>
                  <w:numPr>
                    <w:ilvl w:val="2"/>
                    <w:numId w:val="24"/>
                  </w:numPr>
                  <w:pBdr>
                    <w:top w:val="nil"/>
                    <w:left w:val="nil"/>
                    <w:bottom w:val="nil"/>
                    <w:right w:val="nil"/>
                    <w:between w:val="nil"/>
                  </w:pBdr>
                  <w:tabs>
                    <w:tab w:val="left" w:pos="851"/>
                  </w:tabs>
                  <w:ind w:left="0" w:firstLine="0"/>
                  <w:jc w:val="both"/>
                  <w:rPr>
                    <w:rFonts w:ascii="Tahoma" w:eastAsia="Tahoma" w:hAnsi="Tahoma" w:cs="Tahoma"/>
                    <w:color w:val="000000"/>
                    <w:sz w:val="18"/>
                    <w:szCs w:val="18"/>
                  </w:rPr>
                </w:pPr>
                <w:sdt>
                  <w:sdtPr>
                    <w:tag w:val="goog_rdk_1149"/>
                    <w:id w:val="875439755"/>
                  </w:sdtPr>
                  <w:sdtContent>
                    <w:r w:rsidR="00681D0E">
                      <w:rPr>
                        <w:rFonts w:ascii="Tahoma" w:eastAsia="Tahoma" w:hAnsi="Tahoma" w:cs="Tahoma"/>
                        <w:color w:val="000000"/>
                        <w:sz w:val="18"/>
                        <w:szCs w:val="18"/>
                      </w:rPr>
                      <w:t>Organisational risk assessment</w:t>
                    </w:r>
                  </w:sdtContent>
                </w:sdt>
              </w:p>
            </w:sdtContent>
          </w:sdt>
          <w:sdt>
            <w:sdtPr>
              <w:tag w:val="goog_rdk_1151"/>
              <w:id w:val="-194161323"/>
            </w:sdtPr>
            <w:sdtContent>
              <w:p w14:paraId="0000041D" w14:textId="77777777" w:rsidR="00860220" w:rsidRDefault="00681D0E" w:rsidP="00A56D3D">
                <w:pPr>
                  <w:numPr>
                    <w:ilvl w:val="2"/>
                    <w:numId w:val="24"/>
                  </w:numPr>
                  <w:tabs>
                    <w:tab w:val="left" w:pos="851"/>
                  </w:tabs>
                  <w:ind w:left="0" w:firstLine="0"/>
                  <w:rPr>
                    <w:rFonts w:ascii="Tahoma" w:eastAsia="Tahoma" w:hAnsi="Tahoma" w:cs="Tahoma"/>
                    <w:sz w:val="18"/>
                    <w:szCs w:val="18"/>
                  </w:rPr>
                </w:pPr>
                <w:r>
                  <w:rPr>
                    <w:rFonts w:ascii="Tahoma" w:eastAsia="Tahoma" w:hAnsi="Tahoma" w:cs="Tahoma"/>
                    <w:b/>
                    <w:sz w:val="18"/>
                    <w:szCs w:val="18"/>
                  </w:rPr>
                  <w:t>Project</w:t>
                </w:r>
                <w:r>
                  <w:rPr>
                    <w:rFonts w:ascii="Tahoma" w:eastAsia="Tahoma" w:hAnsi="Tahoma" w:cs="Tahoma"/>
                    <w:sz w:val="18"/>
                    <w:szCs w:val="18"/>
                  </w:rPr>
                  <w:t xml:space="preserve"> Approach with respect to sustainable development (not technical!)</w:t>
                </w:r>
              </w:p>
            </w:sdtContent>
          </w:sdt>
          <w:sdt>
            <w:sdtPr>
              <w:tag w:val="goog_rdk_1152"/>
              <w:id w:val="-483236134"/>
            </w:sdtPr>
            <w:sdtContent>
              <w:p w14:paraId="0000041E" w14:textId="77777777" w:rsidR="00860220" w:rsidRDefault="00681D0E" w:rsidP="00A56D3D">
                <w:pPr>
                  <w:tabs>
                    <w:tab w:val="left" w:pos="851"/>
                  </w:tabs>
                  <w:rPr>
                    <w:rFonts w:ascii="Tahoma" w:eastAsia="Tahoma" w:hAnsi="Tahoma" w:cs="Tahoma"/>
                    <w:sz w:val="18"/>
                    <w:szCs w:val="18"/>
                  </w:rPr>
                </w:pPr>
                <w:r>
                  <w:rPr>
                    <w:rFonts w:ascii="Tahoma" w:eastAsia="Tahoma" w:hAnsi="Tahoma" w:cs="Tahoma"/>
                    <w:sz w:val="18"/>
                    <w:szCs w:val="18"/>
                  </w:rPr>
                  <w:t>References</w:t>
                </w:r>
              </w:p>
            </w:sdtContent>
          </w:sdt>
          <w:sdt>
            <w:sdtPr>
              <w:tag w:val="goog_rdk_1153"/>
              <w:id w:val="230203314"/>
            </w:sdtPr>
            <w:sdtContent>
              <w:p w14:paraId="0000041F" w14:textId="77777777" w:rsidR="00860220" w:rsidRDefault="00681D0E" w:rsidP="00A56D3D">
                <w:pPr>
                  <w:tabs>
                    <w:tab w:val="left" w:pos="851"/>
                  </w:tabs>
                  <w:rPr>
                    <w:rFonts w:ascii="Tahoma" w:eastAsia="Tahoma" w:hAnsi="Tahoma" w:cs="Tahoma"/>
                    <w:sz w:val="18"/>
                    <w:szCs w:val="18"/>
                  </w:rPr>
                </w:pPr>
                <w:r>
                  <w:rPr>
                    <w:rFonts w:ascii="Tahoma" w:eastAsia="Tahoma" w:hAnsi="Tahoma" w:cs="Tahoma"/>
                    <w:sz w:val="18"/>
                    <w:szCs w:val="18"/>
                  </w:rPr>
                  <w:t xml:space="preserve">Appendices </w:t>
                </w:r>
              </w:p>
            </w:sdtContent>
          </w:sdt>
          <w:sdt>
            <w:sdtPr>
              <w:tag w:val="goog_rdk_1154"/>
              <w:id w:val="-976068578"/>
            </w:sdtPr>
            <w:sdtContent>
              <w:p w14:paraId="00000420" w14:textId="77777777" w:rsidR="00860220" w:rsidRDefault="00000000" w:rsidP="00A56D3D">
                <w:pPr>
                  <w:rPr>
                    <w:rFonts w:ascii="Tahoma" w:eastAsia="Tahoma" w:hAnsi="Tahoma" w:cs="Tahoma"/>
                    <w:sz w:val="18"/>
                    <w:szCs w:val="18"/>
                  </w:rPr>
                </w:pPr>
              </w:p>
            </w:sdtContent>
          </w:sdt>
          <w:sdt>
            <w:sdtPr>
              <w:tag w:val="goog_rdk_1155"/>
              <w:id w:val="-1321723398"/>
            </w:sdtPr>
            <w:sdtContent>
              <w:p w14:paraId="00000421" w14:textId="77777777" w:rsidR="00860220" w:rsidRDefault="00681D0E" w:rsidP="00A56D3D">
                <w:pPr>
                  <w:numPr>
                    <w:ilvl w:val="0"/>
                    <w:numId w:val="8"/>
                  </w:numPr>
                  <w:pBdr>
                    <w:top w:val="nil"/>
                    <w:left w:val="nil"/>
                    <w:bottom w:val="nil"/>
                    <w:right w:val="nil"/>
                    <w:between w:val="nil"/>
                  </w:pBdr>
                  <w:tabs>
                    <w:tab w:val="left" w:pos="567"/>
                  </w:tabs>
                  <w:ind w:left="0" w:firstLine="0"/>
                  <w:rPr>
                    <w:rFonts w:ascii="Tahoma" w:eastAsia="Tahoma" w:hAnsi="Tahoma" w:cs="Tahoma"/>
                    <w:color w:val="000000"/>
                  </w:rPr>
                </w:pPr>
                <w:r>
                  <w:rPr>
                    <w:rFonts w:ascii="Tahoma" w:eastAsia="Tahoma" w:hAnsi="Tahoma" w:cs="Tahoma"/>
                    <w:color w:val="000000"/>
                  </w:rPr>
                  <w:t>Delivered to: 'Deliverables'-folder of your group (within AE3001-network folder)</w:t>
                </w:r>
              </w:p>
            </w:sdtContent>
          </w:sdt>
          <w:sdt>
            <w:sdtPr>
              <w:tag w:val="goog_rdk_1156"/>
              <w:id w:val="-808475889"/>
            </w:sdtPr>
            <w:sdtContent>
              <w:p w14:paraId="00000422" w14:textId="77777777" w:rsidR="00860220" w:rsidRDefault="00681D0E" w:rsidP="00A56D3D">
                <w:pPr>
                  <w:numPr>
                    <w:ilvl w:val="0"/>
                    <w:numId w:val="8"/>
                  </w:numPr>
                  <w:pBdr>
                    <w:top w:val="nil"/>
                    <w:left w:val="nil"/>
                    <w:bottom w:val="nil"/>
                    <w:right w:val="nil"/>
                    <w:between w:val="nil"/>
                  </w:pBdr>
                  <w:tabs>
                    <w:tab w:val="left" w:pos="567"/>
                  </w:tabs>
                  <w:ind w:left="0" w:firstLine="0"/>
                  <w:rPr>
                    <w:rFonts w:ascii="Tahoma" w:eastAsia="Tahoma" w:hAnsi="Tahoma" w:cs="Tahoma"/>
                    <w:color w:val="000000"/>
                  </w:rPr>
                </w:pPr>
                <w:r>
                  <w:rPr>
                    <w:rFonts w:ascii="Tahoma" w:eastAsia="Tahoma" w:hAnsi="Tahoma" w:cs="Tahoma"/>
                    <w:color w:val="000000"/>
                  </w:rPr>
                  <w:t>Format: [Group#]_[Group_name]_</w:t>
                </w:r>
                <w:proofErr w:type="spellStart"/>
                <w:r>
                  <w:rPr>
                    <w:rFonts w:ascii="Tahoma" w:eastAsia="Tahoma" w:hAnsi="Tahoma" w:cs="Tahoma"/>
                    <w:color w:val="000000"/>
                  </w:rPr>
                  <w:t>ProjectPlan_draft</w:t>
                </w:r>
                <w:proofErr w:type="spellEnd"/>
                <w:r>
                  <w:rPr>
                    <w:rFonts w:ascii="Tahoma" w:eastAsia="Tahoma" w:hAnsi="Tahoma" w:cs="Tahoma"/>
                    <w:color w:val="000000"/>
                  </w:rPr>
                  <w:t xml:space="preserve">/final.pdf, </w:t>
                </w:r>
              </w:p>
            </w:sdtContent>
          </w:sdt>
          <w:sdt>
            <w:sdtPr>
              <w:tag w:val="goog_rdk_1157"/>
              <w:id w:val="-474216593"/>
            </w:sdtPr>
            <w:sdtContent>
              <w:p w14:paraId="00000423" w14:textId="77777777" w:rsidR="00860220" w:rsidRDefault="00681D0E" w:rsidP="00A56D3D">
                <w:pPr>
                  <w:numPr>
                    <w:ilvl w:val="0"/>
                    <w:numId w:val="8"/>
                  </w:numPr>
                  <w:pBdr>
                    <w:top w:val="nil"/>
                    <w:left w:val="nil"/>
                    <w:bottom w:val="nil"/>
                    <w:right w:val="nil"/>
                    <w:between w:val="nil"/>
                  </w:pBdr>
                  <w:tabs>
                    <w:tab w:val="left" w:pos="567"/>
                  </w:tabs>
                  <w:ind w:left="0" w:firstLine="0"/>
                  <w:rPr>
                    <w:rFonts w:ascii="Tahoma" w:eastAsia="Tahoma" w:hAnsi="Tahoma" w:cs="Tahoma"/>
                    <w:color w:val="000000"/>
                    <w:sz w:val="18"/>
                    <w:szCs w:val="18"/>
                  </w:rPr>
                </w:pPr>
                <w:r>
                  <w:rPr>
                    <w:rFonts w:ascii="Tahoma" w:eastAsia="Tahoma" w:hAnsi="Tahoma" w:cs="Tahoma"/>
                    <w:color w:val="000000"/>
                  </w:rPr>
                  <w:t xml:space="preserve">Layout: adhere to </w:t>
                </w:r>
                <w:proofErr w:type="spellStart"/>
                <w:r>
                  <w:rPr>
                    <w:rFonts w:ascii="Tahoma" w:eastAsia="Tahoma" w:hAnsi="Tahoma" w:cs="Tahoma"/>
                    <w:color w:val="000000"/>
                  </w:rPr>
                  <w:t>TUDelft</w:t>
                </w:r>
                <w:proofErr w:type="spellEnd"/>
                <w:r>
                  <w:rPr>
                    <w:rFonts w:ascii="Tahoma" w:eastAsia="Tahoma" w:hAnsi="Tahoma" w:cs="Tahoma"/>
                    <w:color w:val="000000"/>
                  </w:rPr>
                  <w:t xml:space="preserve"> '</w:t>
                </w:r>
                <w:proofErr w:type="spellStart"/>
                <w:r>
                  <w:rPr>
                    <w:rFonts w:ascii="Tahoma" w:eastAsia="Tahoma" w:hAnsi="Tahoma" w:cs="Tahoma"/>
                    <w:color w:val="000000"/>
                  </w:rPr>
                  <w:t>huisstijl</w:t>
                </w:r>
                <w:proofErr w:type="spellEnd"/>
                <w:r>
                  <w:rPr>
                    <w:rFonts w:ascii="Tahoma" w:eastAsia="Tahoma" w:hAnsi="Tahoma" w:cs="Tahoma"/>
                    <w:color w:val="000000"/>
                  </w:rPr>
                  <w:t>' - www.huisstijl.tudelft.nl</w:t>
                </w:r>
              </w:p>
            </w:sdtContent>
          </w:sdt>
          <w:sdt>
            <w:sdtPr>
              <w:tag w:val="goog_rdk_1158"/>
              <w:id w:val="-1971279938"/>
            </w:sdtPr>
            <w:sdtContent>
              <w:p w14:paraId="00000424" w14:textId="77777777" w:rsidR="00860220" w:rsidRDefault="00000000" w:rsidP="00A56D3D">
                <w:pPr>
                  <w:jc w:val="right"/>
                  <w:rPr>
                    <w:rFonts w:ascii="Tahoma" w:eastAsia="Tahoma" w:hAnsi="Tahoma" w:cs="Tahoma"/>
                  </w:rPr>
                </w:pPr>
              </w:p>
            </w:sdtContent>
          </w:sdt>
        </w:tc>
      </w:tr>
    </w:tbl>
    <w:sdt>
      <w:sdtPr>
        <w:tag w:val="goog_rdk_1161"/>
        <w:id w:val="1709988580"/>
      </w:sdtPr>
      <w:sdtContent>
        <w:p w14:paraId="00000427" w14:textId="77777777" w:rsidR="00860220" w:rsidRDefault="00000000" w:rsidP="00A56D3D">
          <w:pPr>
            <w:ind w:right="-81"/>
            <w:rPr>
              <w:rFonts w:ascii="Tahoma" w:eastAsia="Tahoma" w:hAnsi="Tahoma" w:cs="Tahoma"/>
            </w:rPr>
          </w:pPr>
        </w:p>
      </w:sdtContent>
    </w:sdt>
    <w:sdt>
      <w:sdtPr>
        <w:tag w:val="goog_rdk_1162"/>
        <w:id w:val="847991957"/>
      </w:sdtPr>
      <w:sdtContent>
        <w:p w14:paraId="00000428" w14:textId="77777777" w:rsidR="00860220" w:rsidRDefault="00681D0E" w:rsidP="00A56D3D">
          <w:pPr>
            <w:ind w:right="-81"/>
            <w:rPr>
              <w:rFonts w:ascii="Tahoma" w:eastAsia="Tahoma" w:hAnsi="Tahoma" w:cs="Tahoma"/>
            </w:rPr>
          </w:pPr>
          <w:r>
            <w:br w:type="page"/>
          </w:r>
        </w:p>
      </w:sdtContent>
    </w:sdt>
    <w:tbl>
      <w:tblPr>
        <w:tblStyle w:val="aa"/>
        <w:tblW w:w="9322" w:type="dxa"/>
        <w:tblInd w:w="-34" w:type="dxa"/>
        <w:tblLayout w:type="fixed"/>
        <w:tblLook w:val="0000" w:firstRow="0" w:lastRow="0" w:firstColumn="0" w:lastColumn="0" w:noHBand="0" w:noVBand="0"/>
      </w:tblPr>
      <w:tblGrid>
        <w:gridCol w:w="4687"/>
        <w:gridCol w:w="2808"/>
        <w:gridCol w:w="1827"/>
      </w:tblGrid>
      <w:tr w:rsidR="00860220" w14:paraId="596E396E" w14:textId="77777777">
        <w:tc>
          <w:tcPr>
            <w:tcW w:w="9322" w:type="dxa"/>
            <w:gridSpan w:val="3"/>
            <w:tcBorders>
              <w:top w:val="single" w:sz="6" w:space="0" w:color="000000"/>
              <w:left w:val="single" w:sz="6" w:space="0" w:color="000000"/>
              <w:bottom w:val="single" w:sz="6" w:space="0" w:color="000000"/>
              <w:right w:val="single" w:sz="6" w:space="0" w:color="000000"/>
            </w:tcBorders>
          </w:tcPr>
          <w:sdt>
            <w:sdtPr>
              <w:tag w:val="goog_rdk_1163"/>
              <w:id w:val="596987220"/>
              <w:showingPlcHdr/>
            </w:sdtPr>
            <w:sdtContent>
              <w:p w14:paraId="00000429" w14:textId="739F8E1E" w:rsidR="00860220" w:rsidRDefault="003716F2" w:rsidP="00A56D3D">
                <w:pPr>
                  <w:pBdr>
                    <w:top w:val="nil"/>
                    <w:left w:val="nil"/>
                    <w:bottom w:val="nil"/>
                    <w:right w:val="nil"/>
                    <w:between w:val="nil"/>
                  </w:pBdr>
                  <w:rPr>
                    <w:rFonts w:ascii="Tahoma" w:eastAsia="Tahoma" w:hAnsi="Tahoma" w:cs="Tahoma"/>
                    <w:color w:val="000000"/>
                  </w:rPr>
                </w:pPr>
                <w:r>
                  <w:t xml:space="preserve">     </w:t>
                </w:r>
              </w:p>
            </w:sdtContent>
          </w:sdt>
          <w:sdt>
            <w:sdtPr>
              <w:tag w:val="goog_rdk_1164"/>
              <w:id w:val="-245263546"/>
            </w:sdtPr>
            <w:sdtContent>
              <w:p w14:paraId="0000042A" w14:textId="77777777" w:rsidR="00860220" w:rsidRDefault="00000000" w:rsidP="00A56D3D">
                <w:pPr>
                  <w:rPr>
                    <w:rFonts w:ascii="Tahoma" w:eastAsia="Tahoma" w:hAnsi="Tahoma" w:cs="Tahoma"/>
                  </w:rPr>
                </w:pPr>
              </w:p>
            </w:sdtContent>
          </w:sdt>
          <w:sdt>
            <w:sdtPr>
              <w:tag w:val="goog_rdk_1165"/>
              <w:id w:val="1062144902"/>
            </w:sdtPr>
            <w:sdtContent>
              <w:p w14:paraId="0000042B" w14:textId="77777777" w:rsidR="00860220" w:rsidRDefault="00681D0E" w:rsidP="00A56D3D">
                <w:pPr>
                  <w:jc w:val="center"/>
                  <w:rPr>
                    <w:rFonts w:ascii="Tahoma" w:eastAsia="Tahoma" w:hAnsi="Tahoma" w:cs="Tahoma"/>
                  </w:rPr>
                </w:pPr>
                <w:r>
                  <w:rPr>
                    <w:rFonts w:ascii="Tahoma" w:eastAsia="Tahoma" w:hAnsi="Tahoma" w:cs="Tahoma"/>
                    <w:sz w:val="28"/>
                    <w:szCs w:val="28"/>
                  </w:rPr>
                  <w:t>Deliverable Item Description</w:t>
                </w:r>
              </w:p>
            </w:sdtContent>
          </w:sdt>
          <w:sdt>
            <w:sdtPr>
              <w:tag w:val="goog_rdk_1166"/>
              <w:id w:val="1387462812"/>
            </w:sdtPr>
            <w:sdtContent>
              <w:p w14:paraId="0000042C" w14:textId="77777777" w:rsidR="00860220" w:rsidRDefault="00000000" w:rsidP="00A56D3D">
                <w:pPr>
                  <w:rPr>
                    <w:rFonts w:ascii="Tahoma" w:eastAsia="Tahoma" w:hAnsi="Tahoma" w:cs="Tahoma"/>
                  </w:rPr>
                </w:pPr>
              </w:p>
            </w:sdtContent>
          </w:sdt>
        </w:tc>
      </w:tr>
      <w:tr w:rsidR="00860220" w14:paraId="1B7BFD32" w14:textId="77777777">
        <w:tc>
          <w:tcPr>
            <w:tcW w:w="7495" w:type="dxa"/>
            <w:gridSpan w:val="2"/>
            <w:tcBorders>
              <w:top w:val="single" w:sz="6" w:space="0" w:color="000000"/>
              <w:left w:val="single" w:sz="6" w:space="0" w:color="000000"/>
              <w:bottom w:val="single" w:sz="6" w:space="0" w:color="000000"/>
              <w:right w:val="single" w:sz="6" w:space="0" w:color="000000"/>
            </w:tcBorders>
          </w:tcPr>
          <w:sdt>
            <w:sdtPr>
              <w:tag w:val="goog_rdk_1169"/>
              <w:id w:val="-381953376"/>
            </w:sdtPr>
            <w:sdtContent>
              <w:p w14:paraId="0000042F" w14:textId="77777777" w:rsidR="00860220" w:rsidRDefault="00681D0E" w:rsidP="00A56D3D">
                <w:pPr>
                  <w:rPr>
                    <w:rFonts w:ascii="Tahoma" w:eastAsia="Tahoma" w:hAnsi="Tahoma" w:cs="Tahoma"/>
                  </w:rPr>
                </w:pPr>
                <w:r>
                  <w:rPr>
                    <w:rFonts w:ascii="Tahoma" w:eastAsia="Tahoma" w:hAnsi="Tahoma" w:cs="Tahoma"/>
                    <w:sz w:val="12"/>
                    <w:szCs w:val="12"/>
                  </w:rPr>
                  <w:t>1.  TITLE</w:t>
                </w:r>
              </w:p>
            </w:sdtContent>
          </w:sdt>
          <w:sdt>
            <w:sdtPr>
              <w:tag w:val="goog_rdk_1170"/>
              <w:id w:val="-1826430714"/>
            </w:sdtPr>
            <w:sdtContent>
              <w:p w14:paraId="00000430" w14:textId="77777777" w:rsidR="00860220" w:rsidRDefault="00000000" w:rsidP="00A56D3D">
                <w:pPr>
                  <w:rPr>
                    <w:b/>
                    <w:sz w:val="28"/>
                    <w:szCs w:val="28"/>
                  </w:rPr>
                </w:pPr>
              </w:p>
            </w:sdtContent>
          </w:sdt>
          <w:sdt>
            <w:sdtPr>
              <w:tag w:val="goog_rdk_1171"/>
              <w:id w:val="511803073"/>
            </w:sdtPr>
            <w:sdtContent>
              <w:p w14:paraId="00000431" w14:textId="77777777" w:rsidR="00860220" w:rsidRDefault="00681D0E" w:rsidP="00A56D3D">
                <w:pPr>
                  <w:rPr>
                    <w:b/>
                    <w:sz w:val="28"/>
                    <w:szCs w:val="28"/>
                  </w:rPr>
                </w:pPr>
                <w:r>
                  <w:rPr>
                    <w:b/>
                    <w:sz w:val="28"/>
                    <w:szCs w:val="28"/>
                  </w:rPr>
                  <w:t>Status Meeting</w:t>
                </w:r>
              </w:p>
            </w:sdtContent>
          </w:sdt>
          <w:sdt>
            <w:sdtPr>
              <w:tag w:val="goog_rdk_1172"/>
              <w:id w:val="562070411"/>
            </w:sdtPr>
            <w:sdtContent>
              <w:p w14:paraId="00000432" w14:textId="77777777" w:rsidR="00860220" w:rsidRDefault="00000000" w:rsidP="00A56D3D">
                <w:pPr>
                  <w:rPr>
                    <w:rFonts w:ascii="Tahoma" w:eastAsia="Tahoma" w:hAnsi="Tahoma" w:cs="Tahoma"/>
                  </w:rPr>
                </w:pPr>
              </w:p>
            </w:sdtContent>
          </w:sdt>
          <w:sdt>
            <w:sdtPr>
              <w:tag w:val="goog_rdk_1173"/>
              <w:id w:val="-793984101"/>
            </w:sdtPr>
            <w:sdtContent>
              <w:p w14:paraId="00000433" w14:textId="77777777" w:rsidR="00860220" w:rsidRDefault="00000000" w:rsidP="00A56D3D">
                <w:pPr>
                  <w:rPr>
                    <w:rFonts w:ascii="Tahoma" w:eastAsia="Tahoma" w:hAnsi="Tahoma" w:cs="Tahoma"/>
                  </w:rPr>
                </w:pPr>
              </w:p>
            </w:sdtContent>
          </w:sdt>
        </w:tc>
        <w:tc>
          <w:tcPr>
            <w:tcW w:w="1827" w:type="dxa"/>
            <w:tcBorders>
              <w:top w:val="single" w:sz="6" w:space="0" w:color="000000"/>
              <w:left w:val="single" w:sz="6" w:space="0" w:color="000000"/>
              <w:bottom w:val="single" w:sz="6" w:space="0" w:color="000000"/>
              <w:right w:val="single" w:sz="6" w:space="0" w:color="000000"/>
            </w:tcBorders>
          </w:tcPr>
          <w:sdt>
            <w:sdtPr>
              <w:tag w:val="goog_rdk_1175"/>
              <w:id w:val="-2111807543"/>
            </w:sdtPr>
            <w:sdtContent>
              <w:p w14:paraId="00000435" w14:textId="77777777" w:rsidR="00860220" w:rsidRDefault="00681D0E" w:rsidP="00A56D3D">
                <w:pPr>
                  <w:rPr>
                    <w:rFonts w:ascii="Tahoma" w:eastAsia="Tahoma" w:hAnsi="Tahoma" w:cs="Tahoma"/>
                  </w:rPr>
                </w:pPr>
                <w:r>
                  <w:rPr>
                    <w:rFonts w:ascii="Tahoma" w:eastAsia="Tahoma" w:hAnsi="Tahoma" w:cs="Tahoma"/>
                    <w:sz w:val="12"/>
                    <w:szCs w:val="12"/>
                  </w:rPr>
                  <w:t>2.  IDENTIFICATION</w:t>
                </w:r>
              </w:p>
            </w:sdtContent>
          </w:sdt>
          <w:sdt>
            <w:sdtPr>
              <w:tag w:val="goog_rdk_1176"/>
              <w:id w:val="-400212731"/>
            </w:sdtPr>
            <w:sdtContent>
              <w:p w14:paraId="00000436" w14:textId="77777777" w:rsidR="00860220" w:rsidRDefault="00681D0E" w:rsidP="00A56D3D">
                <w:pPr>
                  <w:spacing w:before="120"/>
                  <w:rPr>
                    <w:rFonts w:ascii="Tahoma" w:eastAsia="Tahoma" w:hAnsi="Tahoma" w:cs="Tahoma"/>
                  </w:rPr>
                </w:pPr>
                <w:r>
                  <w:rPr>
                    <w:rFonts w:ascii="Tahoma" w:eastAsia="Tahoma" w:hAnsi="Tahoma" w:cs="Tahoma"/>
                  </w:rPr>
                  <w:t>DID-2</w:t>
                </w:r>
              </w:p>
            </w:sdtContent>
          </w:sdt>
        </w:tc>
      </w:tr>
      <w:tr w:rsidR="00860220" w14:paraId="6166F487" w14:textId="77777777">
        <w:tc>
          <w:tcPr>
            <w:tcW w:w="9322" w:type="dxa"/>
            <w:gridSpan w:val="3"/>
            <w:tcBorders>
              <w:top w:val="single" w:sz="6" w:space="0" w:color="000000"/>
              <w:left w:val="single" w:sz="6" w:space="0" w:color="000000"/>
              <w:bottom w:val="single" w:sz="6" w:space="0" w:color="000000"/>
              <w:right w:val="single" w:sz="6" w:space="0" w:color="000000"/>
            </w:tcBorders>
          </w:tcPr>
          <w:sdt>
            <w:sdtPr>
              <w:tag w:val="goog_rdk_1177"/>
              <w:id w:val="-44456011"/>
            </w:sdtPr>
            <w:sdtContent>
              <w:p w14:paraId="00000437" w14:textId="77777777" w:rsidR="00860220" w:rsidRDefault="00681D0E" w:rsidP="00A56D3D">
                <w:pPr>
                  <w:rPr>
                    <w:rFonts w:ascii="Tahoma" w:eastAsia="Tahoma" w:hAnsi="Tahoma" w:cs="Tahoma"/>
                  </w:rPr>
                </w:pPr>
                <w:r>
                  <w:rPr>
                    <w:rFonts w:ascii="Tahoma" w:eastAsia="Tahoma" w:hAnsi="Tahoma" w:cs="Tahoma"/>
                    <w:sz w:val="12"/>
                    <w:szCs w:val="12"/>
                  </w:rPr>
                  <w:t>3.  DESCRIPTION</w:t>
                </w:r>
              </w:p>
            </w:sdtContent>
          </w:sdt>
          <w:sdt>
            <w:sdtPr>
              <w:tag w:val="goog_rdk_1178"/>
              <w:id w:val="500163952"/>
            </w:sdtPr>
            <w:sdtContent>
              <w:p w14:paraId="00000438" w14:textId="77777777" w:rsidR="00860220" w:rsidRDefault="00681D0E" w:rsidP="00A56D3D">
                <w:pPr>
                  <w:tabs>
                    <w:tab w:val="left" w:pos="10080"/>
                  </w:tabs>
                  <w:ind w:right="580"/>
                  <w:rPr>
                    <w:rFonts w:ascii="Tahoma" w:eastAsia="Tahoma" w:hAnsi="Tahoma" w:cs="Tahoma"/>
                    <w:sz w:val="18"/>
                    <w:szCs w:val="18"/>
                  </w:rPr>
                </w:pPr>
                <w:r>
                  <w:rPr>
                    <w:rFonts w:ascii="Tahoma" w:eastAsia="Tahoma" w:hAnsi="Tahoma" w:cs="Tahoma"/>
                    <w:sz w:val="18"/>
                    <w:szCs w:val="18"/>
                  </w:rPr>
                  <w:t>The purpose of a Status Meeting (also called Status Review) is to provide the Principal Tutors and project coaches with your progress to date.  Your tutor will request informal status meetings periodically throughout the project, at least once a week.</w:t>
                </w:r>
              </w:p>
            </w:sdtContent>
          </w:sdt>
          <w:sdt>
            <w:sdtPr>
              <w:tag w:val="goog_rdk_1179"/>
              <w:id w:val="1546651572"/>
            </w:sdtPr>
            <w:sdtContent>
              <w:p w14:paraId="00000439" w14:textId="77777777" w:rsidR="00860220" w:rsidRDefault="00000000" w:rsidP="00A56D3D">
                <w:pPr>
                  <w:rPr>
                    <w:rFonts w:ascii="Tahoma" w:eastAsia="Tahoma" w:hAnsi="Tahoma" w:cs="Tahoma"/>
                  </w:rPr>
                </w:pPr>
              </w:p>
            </w:sdtContent>
          </w:sdt>
        </w:tc>
      </w:tr>
      <w:tr w:rsidR="00860220" w14:paraId="12C81CDF" w14:textId="77777777">
        <w:tc>
          <w:tcPr>
            <w:tcW w:w="4687" w:type="dxa"/>
            <w:tcBorders>
              <w:top w:val="single" w:sz="6" w:space="0" w:color="000000"/>
              <w:left w:val="single" w:sz="6" w:space="0" w:color="000000"/>
              <w:bottom w:val="single" w:sz="6" w:space="0" w:color="000000"/>
              <w:right w:val="single" w:sz="6" w:space="0" w:color="000000"/>
            </w:tcBorders>
          </w:tcPr>
          <w:sdt>
            <w:sdtPr>
              <w:tag w:val="goog_rdk_1182"/>
              <w:id w:val="-1954555759"/>
            </w:sdtPr>
            <w:sdtContent>
              <w:p w14:paraId="0000043C" w14:textId="77777777" w:rsidR="00860220" w:rsidRDefault="00681D0E" w:rsidP="00A56D3D">
                <w:pPr>
                  <w:rPr>
                    <w:rFonts w:ascii="Tahoma" w:eastAsia="Tahoma" w:hAnsi="Tahoma" w:cs="Tahoma"/>
                  </w:rPr>
                </w:pPr>
                <w:r>
                  <w:rPr>
                    <w:rFonts w:ascii="Tahoma" w:eastAsia="Tahoma" w:hAnsi="Tahoma" w:cs="Tahoma"/>
                    <w:sz w:val="12"/>
                    <w:szCs w:val="12"/>
                  </w:rPr>
                  <w:t>4.  APPROVAL DATE</w:t>
                </w:r>
              </w:p>
            </w:sdtContent>
          </w:sdt>
          <w:sdt>
            <w:sdtPr>
              <w:tag w:val="goog_rdk_1183"/>
              <w:id w:val="-1830438829"/>
            </w:sdtPr>
            <w:sdtContent>
              <w:p w14:paraId="0000043D" w14:textId="1B331DD8" w:rsidR="00860220" w:rsidRDefault="00681D0E" w:rsidP="00A56D3D">
                <w:pPr>
                  <w:jc w:val="center"/>
                  <w:rPr>
                    <w:rFonts w:ascii="Tahoma" w:eastAsia="Tahoma" w:hAnsi="Tahoma" w:cs="Tahoma"/>
                  </w:rPr>
                </w:pPr>
                <w:r>
                  <w:rPr>
                    <w:rFonts w:ascii="Tahoma" w:eastAsia="Tahoma" w:hAnsi="Tahoma" w:cs="Tahoma"/>
                  </w:rPr>
                  <w:t xml:space="preserve">April </w:t>
                </w:r>
                <w:r w:rsidR="001A3301">
                  <w:rPr>
                    <w:rFonts w:ascii="Tahoma" w:eastAsia="Tahoma" w:hAnsi="Tahoma" w:cs="Tahoma"/>
                  </w:rPr>
                  <w:t>7</w:t>
                </w:r>
                <w:r>
                  <w:rPr>
                    <w:rFonts w:ascii="Tahoma" w:eastAsia="Tahoma" w:hAnsi="Tahoma" w:cs="Tahoma"/>
                  </w:rPr>
                  <w:t>, 20</w:t>
                </w:r>
                <w:r w:rsidR="001A3301">
                  <w:rPr>
                    <w:rFonts w:ascii="Tahoma" w:eastAsia="Tahoma" w:hAnsi="Tahoma" w:cs="Tahoma"/>
                  </w:rPr>
                  <w:t>20</w:t>
                </w:r>
              </w:p>
            </w:sdtContent>
          </w:sdt>
        </w:tc>
        <w:tc>
          <w:tcPr>
            <w:tcW w:w="4635" w:type="dxa"/>
            <w:gridSpan w:val="2"/>
            <w:tcBorders>
              <w:top w:val="single" w:sz="6" w:space="0" w:color="000000"/>
              <w:left w:val="single" w:sz="6" w:space="0" w:color="000000"/>
              <w:bottom w:val="single" w:sz="6" w:space="0" w:color="000000"/>
              <w:right w:val="single" w:sz="6" w:space="0" w:color="000000"/>
            </w:tcBorders>
          </w:tcPr>
          <w:sdt>
            <w:sdtPr>
              <w:tag w:val="goog_rdk_1184"/>
              <w:id w:val="-1669170965"/>
            </w:sdtPr>
            <w:sdtContent>
              <w:p w14:paraId="0000043E" w14:textId="77777777" w:rsidR="00860220" w:rsidRDefault="00681D0E" w:rsidP="00A56D3D">
                <w:pPr>
                  <w:rPr>
                    <w:rFonts w:ascii="Tahoma" w:eastAsia="Tahoma" w:hAnsi="Tahoma" w:cs="Tahoma"/>
                  </w:rPr>
                </w:pPr>
                <w:r>
                  <w:rPr>
                    <w:rFonts w:ascii="Tahoma" w:eastAsia="Tahoma" w:hAnsi="Tahoma" w:cs="Tahoma"/>
                    <w:sz w:val="12"/>
                    <w:szCs w:val="12"/>
                  </w:rPr>
                  <w:t>5.  CONFIUGRATION CONTROL</w:t>
                </w:r>
              </w:p>
            </w:sdtContent>
          </w:sdt>
          <w:sdt>
            <w:sdtPr>
              <w:tag w:val="goog_rdk_1185"/>
              <w:id w:val="993222856"/>
            </w:sdtPr>
            <w:sdtContent>
              <w:p w14:paraId="0000043F" w14:textId="01ABEAEB" w:rsidR="00860220" w:rsidRDefault="00681D0E" w:rsidP="00A56D3D">
                <w:pPr>
                  <w:jc w:val="center"/>
                  <w:rPr>
                    <w:rFonts w:ascii="Tahoma" w:eastAsia="Tahoma" w:hAnsi="Tahoma" w:cs="Tahoma"/>
                  </w:rPr>
                </w:pPr>
                <w:r>
                  <w:rPr>
                    <w:rFonts w:ascii="Tahoma" w:eastAsia="Tahoma" w:hAnsi="Tahoma" w:cs="Tahoma"/>
                  </w:rPr>
                  <w:t>OSCC (</w:t>
                </w:r>
                <w:r w:rsidR="001A3301">
                  <w:rPr>
                    <w:rFonts w:ascii="Tahoma" w:eastAsia="Tahoma" w:hAnsi="Tahoma" w:cs="Tahoma"/>
                  </w:rPr>
                  <w:t>J. Sinke</w:t>
                </w:r>
                <w:r>
                  <w:rPr>
                    <w:rFonts w:ascii="Tahoma" w:eastAsia="Tahoma" w:hAnsi="Tahoma" w:cs="Tahoma"/>
                  </w:rPr>
                  <w:t>)</w:t>
                </w:r>
              </w:p>
            </w:sdtContent>
          </w:sdt>
        </w:tc>
      </w:tr>
      <w:tr w:rsidR="00860220" w14:paraId="6DAB5BC4" w14:textId="77777777">
        <w:tc>
          <w:tcPr>
            <w:tcW w:w="9322" w:type="dxa"/>
            <w:gridSpan w:val="3"/>
            <w:tcBorders>
              <w:top w:val="single" w:sz="6" w:space="0" w:color="000000"/>
              <w:left w:val="single" w:sz="6" w:space="0" w:color="000000"/>
              <w:bottom w:val="single" w:sz="6" w:space="0" w:color="000000"/>
              <w:right w:val="single" w:sz="6" w:space="0" w:color="000000"/>
            </w:tcBorders>
          </w:tcPr>
          <w:sdt>
            <w:sdtPr>
              <w:tag w:val="goog_rdk_1187"/>
              <w:id w:val="1141926850"/>
            </w:sdtPr>
            <w:sdtContent>
              <w:p w14:paraId="00000441" w14:textId="77777777" w:rsidR="00860220" w:rsidRDefault="00681D0E" w:rsidP="00A56D3D">
                <w:pPr>
                  <w:rPr>
                    <w:rFonts w:ascii="Tahoma" w:eastAsia="Tahoma" w:hAnsi="Tahoma" w:cs="Tahoma"/>
                  </w:rPr>
                </w:pPr>
                <w:r>
                  <w:rPr>
                    <w:rFonts w:ascii="Tahoma" w:eastAsia="Tahoma" w:hAnsi="Tahoma" w:cs="Tahoma"/>
                    <w:sz w:val="12"/>
                    <w:szCs w:val="12"/>
                  </w:rPr>
                  <w:t>6.  APPLICATION/INTERRELATIONSHIP</w:t>
                </w:r>
              </w:p>
            </w:sdtContent>
          </w:sdt>
          <w:sdt>
            <w:sdtPr>
              <w:tag w:val="goog_rdk_1188"/>
              <w:id w:val="1384369608"/>
            </w:sdtPr>
            <w:sdtContent>
              <w:p w14:paraId="00000442" w14:textId="77777777" w:rsidR="00860220" w:rsidRDefault="00681D0E" w:rsidP="00A56D3D">
                <w:pPr>
                  <w:numPr>
                    <w:ilvl w:val="0"/>
                    <w:numId w:val="23"/>
                  </w:numPr>
                  <w:tabs>
                    <w:tab w:val="left" w:pos="318"/>
                    <w:tab w:val="left" w:pos="10080"/>
                  </w:tabs>
                  <w:ind w:left="0" w:right="580" w:firstLine="0"/>
                  <w:rPr>
                    <w:rFonts w:ascii="Tahoma" w:eastAsia="Tahoma" w:hAnsi="Tahoma" w:cs="Tahoma"/>
                    <w:sz w:val="18"/>
                    <w:szCs w:val="18"/>
                  </w:rPr>
                </w:pPr>
                <w:r>
                  <w:rPr>
                    <w:rFonts w:ascii="Tahoma" w:eastAsia="Tahoma" w:hAnsi="Tahoma" w:cs="Tahoma"/>
                    <w:sz w:val="18"/>
                    <w:szCs w:val="18"/>
                  </w:rPr>
                  <w:t>The weekly status meetings will be held according to a predetermined schedule</w:t>
                </w:r>
              </w:p>
            </w:sdtContent>
          </w:sdt>
          <w:sdt>
            <w:sdtPr>
              <w:tag w:val="goog_rdk_1189"/>
              <w:id w:val="-947926035"/>
            </w:sdtPr>
            <w:sdtContent>
              <w:p w14:paraId="00000443" w14:textId="77777777" w:rsidR="00860220" w:rsidRDefault="00681D0E" w:rsidP="00A56D3D">
                <w:pPr>
                  <w:numPr>
                    <w:ilvl w:val="0"/>
                    <w:numId w:val="23"/>
                  </w:numPr>
                  <w:tabs>
                    <w:tab w:val="left" w:pos="318"/>
                    <w:tab w:val="left" w:pos="10080"/>
                  </w:tabs>
                  <w:ind w:left="0" w:right="580" w:firstLine="0"/>
                  <w:rPr>
                    <w:rFonts w:ascii="Tahoma" w:eastAsia="Tahoma" w:hAnsi="Tahoma" w:cs="Tahoma"/>
                    <w:sz w:val="18"/>
                    <w:szCs w:val="18"/>
                  </w:rPr>
                </w:pPr>
                <w:r>
                  <w:rPr>
                    <w:rFonts w:ascii="Tahoma" w:eastAsia="Tahoma" w:hAnsi="Tahoma" w:cs="Tahoma"/>
                    <w:sz w:val="18"/>
                    <w:szCs w:val="18"/>
                  </w:rPr>
                  <w:t>Additional Status Meetings will be held within 24 hours after a request by the tutor.</w:t>
                </w:r>
              </w:p>
            </w:sdtContent>
          </w:sdt>
          <w:sdt>
            <w:sdtPr>
              <w:tag w:val="goog_rdk_1190"/>
              <w:id w:val="-1609420715"/>
            </w:sdtPr>
            <w:sdtContent>
              <w:p w14:paraId="00000444" w14:textId="77777777" w:rsidR="00860220" w:rsidRDefault="00681D0E" w:rsidP="00A56D3D">
                <w:pPr>
                  <w:numPr>
                    <w:ilvl w:val="0"/>
                    <w:numId w:val="23"/>
                  </w:numPr>
                  <w:tabs>
                    <w:tab w:val="left" w:pos="318"/>
                    <w:tab w:val="left" w:pos="10080"/>
                  </w:tabs>
                  <w:ind w:left="0" w:right="580" w:firstLine="0"/>
                  <w:rPr>
                    <w:rFonts w:ascii="Tahoma" w:eastAsia="Tahoma" w:hAnsi="Tahoma" w:cs="Tahoma"/>
                    <w:sz w:val="18"/>
                    <w:szCs w:val="18"/>
                  </w:rPr>
                </w:pPr>
                <w:r>
                  <w:rPr>
                    <w:rFonts w:ascii="Tahoma" w:eastAsia="Tahoma" w:hAnsi="Tahoma" w:cs="Tahoma"/>
                    <w:sz w:val="18"/>
                    <w:szCs w:val="18"/>
                  </w:rPr>
                  <w:t>Each status meeting has an agenda and minutes will be made (including action items)</w:t>
                </w:r>
              </w:p>
            </w:sdtContent>
          </w:sdt>
          <w:sdt>
            <w:sdtPr>
              <w:tag w:val="goog_rdk_1191"/>
              <w:id w:val="-1951848588"/>
            </w:sdtPr>
            <w:sdtContent>
              <w:p w14:paraId="00000445" w14:textId="77777777" w:rsidR="00860220" w:rsidRDefault="00681D0E" w:rsidP="00A56D3D">
                <w:pPr>
                  <w:numPr>
                    <w:ilvl w:val="0"/>
                    <w:numId w:val="23"/>
                  </w:numPr>
                  <w:tabs>
                    <w:tab w:val="left" w:pos="318"/>
                    <w:tab w:val="left" w:pos="10080"/>
                  </w:tabs>
                  <w:ind w:left="0" w:right="580" w:firstLine="0"/>
                  <w:rPr>
                    <w:rFonts w:ascii="Tahoma" w:eastAsia="Tahoma" w:hAnsi="Tahoma" w:cs="Tahoma"/>
                    <w:sz w:val="18"/>
                    <w:szCs w:val="18"/>
                  </w:rPr>
                </w:pPr>
                <w:r>
                  <w:rPr>
                    <w:rFonts w:ascii="Tahoma" w:eastAsia="Tahoma" w:hAnsi="Tahoma" w:cs="Tahoma"/>
                    <w:sz w:val="18"/>
                    <w:szCs w:val="18"/>
                  </w:rPr>
                  <w:t>All agendas and minutes are archived</w:t>
                </w:r>
              </w:p>
            </w:sdtContent>
          </w:sdt>
          <w:sdt>
            <w:sdtPr>
              <w:tag w:val="goog_rdk_1192"/>
              <w:id w:val="-493112640"/>
            </w:sdtPr>
            <w:sdtContent>
              <w:p w14:paraId="00000446" w14:textId="77777777" w:rsidR="00860220" w:rsidRDefault="00000000" w:rsidP="00A56D3D">
                <w:pPr>
                  <w:rPr>
                    <w:rFonts w:ascii="Tahoma" w:eastAsia="Tahoma" w:hAnsi="Tahoma" w:cs="Tahoma"/>
                  </w:rPr>
                </w:pPr>
              </w:p>
            </w:sdtContent>
          </w:sdt>
        </w:tc>
      </w:tr>
      <w:tr w:rsidR="00860220" w14:paraId="183D6E5B" w14:textId="77777777">
        <w:tc>
          <w:tcPr>
            <w:tcW w:w="9322" w:type="dxa"/>
            <w:gridSpan w:val="3"/>
            <w:tcBorders>
              <w:top w:val="single" w:sz="6" w:space="0" w:color="000000"/>
              <w:left w:val="single" w:sz="6" w:space="0" w:color="000000"/>
              <w:bottom w:val="single" w:sz="6" w:space="0" w:color="000000"/>
              <w:right w:val="single" w:sz="6" w:space="0" w:color="000000"/>
            </w:tcBorders>
          </w:tcPr>
          <w:sdt>
            <w:sdtPr>
              <w:tag w:val="goog_rdk_1195"/>
              <w:id w:val="-1009285912"/>
            </w:sdtPr>
            <w:sdtContent>
              <w:p w14:paraId="00000449" w14:textId="77777777" w:rsidR="00860220" w:rsidRDefault="00681D0E" w:rsidP="00A56D3D">
                <w:pPr>
                  <w:rPr>
                    <w:rFonts w:ascii="Tahoma" w:eastAsia="Tahoma" w:hAnsi="Tahoma" w:cs="Tahoma"/>
                  </w:rPr>
                </w:pPr>
                <w:r>
                  <w:rPr>
                    <w:rFonts w:ascii="Tahoma" w:eastAsia="Tahoma" w:hAnsi="Tahoma" w:cs="Tahoma"/>
                    <w:sz w:val="12"/>
                    <w:szCs w:val="12"/>
                  </w:rPr>
                  <w:t>7.  PREPARATION INSTRUCTIONS</w:t>
                </w:r>
              </w:p>
            </w:sdtContent>
          </w:sdt>
          <w:sdt>
            <w:sdtPr>
              <w:tag w:val="goog_rdk_1196"/>
              <w:id w:val="560300274"/>
            </w:sdtPr>
            <w:sdtContent>
              <w:p w14:paraId="0000044A" w14:textId="77777777" w:rsidR="00860220" w:rsidRDefault="00681D0E" w:rsidP="00A56D3D">
                <w:pPr>
                  <w:tabs>
                    <w:tab w:val="left" w:pos="10080"/>
                  </w:tabs>
                  <w:ind w:right="580"/>
                  <w:rPr>
                    <w:rFonts w:ascii="Tahoma" w:eastAsia="Tahoma" w:hAnsi="Tahoma" w:cs="Tahoma"/>
                    <w:sz w:val="18"/>
                    <w:szCs w:val="18"/>
                  </w:rPr>
                </w:pPr>
                <w:r>
                  <w:rPr>
                    <w:rFonts w:ascii="Tahoma" w:eastAsia="Tahoma" w:hAnsi="Tahoma" w:cs="Tahoma"/>
                    <w:sz w:val="18"/>
                    <w:szCs w:val="18"/>
                  </w:rPr>
                  <w:t xml:space="preserve">The Status Reviews will be </w:t>
                </w:r>
                <w:r>
                  <w:rPr>
                    <w:rFonts w:ascii="Tahoma" w:eastAsia="Tahoma" w:hAnsi="Tahoma" w:cs="Tahoma"/>
                    <w:b/>
                    <w:sz w:val="18"/>
                    <w:szCs w:val="18"/>
                  </w:rPr>
                  <w:t>informal briefings</w:t>
                </w:r>
                <w:r>
                  <w:rPr>
                    <w:rFonts w:ascii="Tahoma" w:eastAsia="Tahoma" w:hAnsi="Tahoma" w:cs="Tahoma"/>
                    <w:sz w:val="18"/>
                    <w:szCs w:val="18"/>
                  </w:rPr>
                  <w:t>. As a minimum, they should include:</w:t>
                </w:r>
              </w:p>
            </w:sdtContent>
          </w:sdt>
          <w:sdt>
            <w:sdtPr>
              <w:tag w:val="goog_rdk_1197"/>
              <w:id w:val="389621991"/>
            </w:sdtPr>
            <w:sdtContent>
              <w:p w14:paraId="0000044B" w14:textId="77777777" w:rsidR="00860220" w:rsidRDefault="00000000" w:rsidP="00A56D3D">
                <w:pPr>
                  <w:tabs>
                    <w:tab w:val="left" w:pos="10080"/>
                  </w:tabs>
                  <w:ind w:right="580"/>
                  <w:rPr>
                    <w:rFonts w:ascii="Tahoma" w:eastAsia="Tahoma" w:hAnsi="Tahoma" w:cs="Tahoma"/>
                    <w:sz w:val="18"/>
                    <w:szCs w:val="18"/>
                  </w:rPr>
                </w:pPr>
              </w:p>
            </w:sdtContent>
          </w:sdt>
          <w:sdt>
            <w:sdtPr>
              <w:tag w:val="goog_rdk_1198"/>
              <w:id w:val="-2030631711"/>
            </w:sdtPr>
            <w:sdtContent>
              <w:p w14:paraId="0000044C" w14:textId="77777777" w:rsidR="00860220" w:rsidRDefault="00681D0E" w:rsidP="00A56D3D">
                <w:pPr>
                  <w:numPr>
                    <w:ilvl w:val="0"/>
                    <w:numId w:val="11"/>
                  </w:numPr>
                  <w:tabs>
                    <w:tab w:val="left" w:pos="10080"/>
                  </w:tabs>
                  <w:ind w:left="0" w:right="580" w:firstLine="0"/>
                  <w:rPr>
                    <w:rFonts w:ascii="Tahoma" w:eastAsia="Tahoma" w:hAnsi="Tahoma" w:cs="Tahoma"/>
                    <w:sz w:val="18"/>
                    <w:szCs w:val="18"/>
                  </w:rPr>
                </w:pPr>
                <w:r>
                  <w:rPr>
                    <w:rFonts w:ascii="Tahoma" w:eastAsia="Tahoma" w:hAnsi="Tahoma" w:cs="Tahoma"/>
                    <w:sz w:val="18"/>
                    <w:szCs w:val="18"/>
                  </w:rPr>
                  <w:t>Review of the minutes of the previous meeting</w:t>
                </w:r>
              </w:p>
            </w:sdtContent>
          </w:sdt>
          <w:sdt>
            <w:sdtPr>
              <w:tag w:val="goog_rdk_1199"/>
              <w:id w:val="2012406833"/>
            </w:sdtPr>
            <w:sdtContent>
              <w:p w14:paraId="0000044D" w14:textId="77777777" w:rsidR="00860220" w:rsidRDefault="00681D0E" w:rsidP="00A56D3D">
                <w:pPr>
                  <w:numPr>
                    <w:ilvl w:val="0"/>
                    <w:numId w:val="11"/>
                  </w:numPr>
                  <w:tabs>
                    <w:tab w:val="left" w:pos="10080"/>
                  </w:tabs>
                  <w:ind w:left="0" w:right="580" w:firstLine="0"/>
                  <w:rPr>
                    <w:rFonts w:ascii="Tahoma" w:eastAsia="Tahoma" w:hAnsi="Tahoma" w:cs="Tahoma"/>
                    <w:sz w:val="18"/>
                    <w:szCs w:val="18"/>
                  </w:rPr>
                </w:pPr>
                <w:r>
                  <w:rPr>
                    <w:rFonts w:ascii="Tahoma" w:eastAsia="Tahoma" w:hAnsi="Tahoma" w:cs="Tahoma"/>
                    <w:sz w:val="18"/>
                    <w:szCs w:val="18"/>
                  </w:rPr>
                  <w:t>Management Control System Status</w:t>
                </w:r>
              </w:p>
            </w:sdtContent>
          </w:sdt>
          <w:sdt>
            <w:sdtPr>
              <w:tag w:val="goog_rdk_1200"/>
              <w:id w:val="-1722050812"/>
            </w:sdtPr>
            <w:sdtContent>
              <w:p w14:paraId="0000044E" w14:textId="77777777" w:rsidR="00860220" w:rsidRDefault="00681D0E" w:rsidP="00A56D3D">
                <w:pPr>
                  <w:numPr>
                    <w:ilvl w:val="0"/>
                    <w:numId w:val="11"/>
                  </w:numPr>
                  <w:tabs>
                    <w:tab w:val="left" w:pos="10080"/>
                  </w:tabs>
                  <w:ind w:left="0" w:right="580" w:firstLine="0"/>
                  <w:rPr>
                    <w:rFonts w:ascii="Tahoma" w:eastAsia="Tahoma" w:hAnsi="Tahoma" w:cs="Tahoma"/>
                    <w:sz w:val="18"/>
                    <w:szCs w:val="18"/>
                  </w:rPr>
                </w:pPr>
                <w:r>
                  <w:rPr>
                    <w:rFonts w:ascii="Tahoma" w:eastAsia="Tahoma" w:hAnsi="Tahoma" w:cs="Tahoma"/>
                    <w:sz w:val="18"/>
                    <w:szCs w:val="18"/>
                  </w:rPr>
                  <w:t>Status of Technical Tasks</w:t>
                </w:r>
              </w:p>
            </w:sdtContent>
          </w:sdt>
          <w:sdt>
            <w:sdtPr>
              <w:tag w:val="goog_rdk_1201"/>
              <w:id w:val="-1009675038"/>
            </w:sdtPr>
            <w:sdtContent>
              <w:p w14:paraId="0000044F" w14:textId="77777777" w:rsidR="00860220" w:rsidRDefault="00681D0E" w:rsidP="00A56D3D">
                <w:pPr>
                  <w:numPr>
                    <w:ilvl w:val="0"/>
                    <w:numId w:val="11"/>
                  </w:numPr>
                  <w:tabs>
                    <w:tab w:val="left" w:pos="10080"/>
                  </w:tabs>
                  <w:ind w:left="0" w:right="580" w:firstLine="0"/>
                  <w:rPr>
                    <w:rFonts w:ascii="Tahoma" w:eastAsia="Tahoma" w:hAnsi="Tahoma" w:cs="Tahoma"/>
                    <w:sz w:val="18"/>
                    <w:szCs w:val="18"/>
                  </w:rPr>
                </w:pPr>
                <w:r>
                  <w:rPr>
                    <w:rFonts w:ascii="Tahoma" w:eastAsia="Tahoma" w:hAnsi="Tahoma" w:cs="Tahoma"/>
                    <w:sz w:val="18"/>
                    <w:szCs w:val="18"/>
                  </w:rPr>
                  <w:t>Problem areas, critical areas</w:t>
                </w:r>
              </w:p>
            </w:sdtContent>
          </w:sdt>
          <w:sdt>
            <w:sdtPr>
              <w:tag w:val="goog_rdk_1202"/>
              <w:id w:val="324019323"/>
            </w:sdtPr>
            <w:sdtContent>
              <w:p w14:paraId="00000450" w14:textId="77777777" w:rsidR="00860220" w:rsidRDefault="00681D0E" w:rsidP="00A56D3D">
                <w:pPr>
                  <w:numPr>
                    <w:ilvl w:val="0"/>
                    <w:numId w:val="11"/>
                  </w:numPr>
                  <w:tabs>
                    <w:tab w:val="left" w:pos="10080"/>
                  </w:tabs>
                  <w:ind w:left="0" w:right="580" w:firstLine="0"/>
                  <w:rPr>
                    <w:rFonts w:ascii="Tahoma" w:eastAsia="Tahoma" w:hAnsi="Tahoma" w:cs="Tahoma"/>
                    <w:sz w:val="18"/>
                    <w:szCs w:val="18"/>
                  </w:rPr>
                </w:pPr>
                <w:r>
                  <w:rPr>
                    <w:rFonts w:ascii="Tahoma" w:eastAsia="Tahoma" w:hAnsi="Tahoma" w:cs="Tahoma"/>
                    <w:sz w:val="18"/>
                    <w:szCs w:val="18"/>
                  </w:rPr>
                  <w:t>Action Item Status</w:t>
                </w:r>
              </w:p>
            </w:sdtContent>
          </w:sdt>
          <w:sdt>
            <w:sdtPr>
              <w:tag w:val="goog_rdk_1203"/>
              <w:id w:val="-1033580421"/>
            </w:sdtPr>
            <w:sdtContent>
              <w:p w14:paraId="00000451" w14:textId="77777777" w:rsidR="00860220" w:rsidRDefault="00000000" w:rsidP="00A56D3D">
                <w:pPr>
                  <w:rPr>
                    <w:rFonts w:ascii="Tahoma" w:eastAsia="Tahoma" w:hAnsi="Tahoma" w:cs="Tahoma"/>
                    <w:sz w:val="18"/>
                    <w:szCs w:val="18"/>
                  </w:rPr>
                </w:pPr>
              </w:p>
            </w:sdtContent>
          </w:sdt>
          <w:sdt>
            <w:sdtPr>
              <w:tag w:val="goog_rdk_1204"/>
              <w:id w:val="1613626678"/>
            </w:sdtPr>
            <w:sdtContent>
              <w:p w14:paraId="00000452" w14:textId="57E37D98" w:rsidR="00860220" w:rsidRDefault="00681D0E" w:rsidP="00A56D3D">
                <w:pPr>
                  <w:rPr>
                    <w:rFonts w:ascii="Tahoma" w:eastAsia="Tahoma" w:hAnsi="Tahoma" w:cs="Tahoma"/>
                    <w:sz w:val="18"/>
                    <w:szCs w:val="18"/>
                  </w:rPr>
                </w:pPr>
                <w:r>
                  <w:rPr>
                    <w:rFonts w:ascii="Tahoma" w:eastAsia="Tahoma" w:hAnsi="Tahoma" w:cs="Tahoma"/>
                    <w:sz w:val="18"/>
                    <w:szCs w:val="18"/>
                  </w:rPr>
                  <w:t xml:space="preserve">The status reviews shall </w:t>
                </w:r>
                <w:r w:rsidR="001A3301">
                  <w:rPr>
                    <w:rFonts w:ascii="Tahoma" w:eastAsia="Tahoma" w:hAnsi="Tahoma" w:cs="Tahoma"/>
                    <w:sz w:val="18"/>
                    <w:szCs w:val="18"/>
                  </w:rPr>
                  <w:t xml:space="preserve">have minutes, made </w:t>
                </w:r>
                <w:r>
                  <w:rPr>
                    <w:rFonts w:ascii="Tahoma" w:eastAsia="Tahoma" w:hAnsi="Tahoma" w:cs="Tahoma"/>
                    <w:sz w:val="18"/>
                    <w:szCs w:val="18"/>
                  </w:rPr>
                  <w:t>by a project team member and distributed to the coaches and team, at the latest one day after the status meeting</w:t>
                </w:r>
              </w:p>
            </w:sdtContent>
          </w:sdt>
          <w:sdt>
            <w:sdtPr>
              <w:tag w:val="goog_rdk_1205"/>
              <w:id w:val="1745525333"/>
            </w:sdtPr>
            <w:sdtContent>
              <w:p w14:paraId="00000453" w14:textId="77777777" w:rsidR="00860220" w:rsidRDefault="00681D0E" w:rsidP="00A56D3D">
                <w:pPr>
                  <w:rPr>
                    <w:rFonts w:ascii="Tahoma" w:eastAsia="Tahoma" w:hAnsi="Tahoma" w:cs="Tahoma"/>
                    <w:sz w:val="18"/>
                    <w:szCs w:val="18"/>
                  </w:rPr>
                </w:pPr>
                <w:r>
                  <w:rPr>
                    <w:rFonts w:ascii="Tahoma" w:eastAsia="Tahoma" w:hAnsi="Tahoma" w:cs="Tahoma"/>
                    <w:sz w:val="18"/>
                    <w:szCs w:val="18"/>
                  </w:rPr>
                  <w:t>An agenda will be send one day prior to the meeting to all intended attendees.</w:t>
                </w:r>
              </w:p>
            </w:sdtContent>
          </w:sdt>
          <w:sdt>
            <w:sdtPr>
              <w:tag w:val="goog_rdk_1206"/>
              <w:id w:val="365416566"/>
            </w:sdtPr>
            <w:sdtContent>
              <w:p w14:paraId="00000454" w14:textId="77777777" w:rsidR="00860220" w:rsidRDefault="00681D0E" w:rsidP="00A56D3D">
                <w:pPr>
                  <w:rPr>
                    <w:rFonts w:ascii="Tahoma" w:eastAsia="Tahoma" w:hAnsi="Tahoma" w:cs="Tahoma"/>
                    <w:sz w:val="18"/>
                    <w:szCs w:val="18"/>
                  </w:rPr>
                </w:pPr>
                <w:r>
                  <w:rPr>
                    <w:rFonts w:ascii="Tahoma" w:eastAsia="Tahoma" w:hAnsi="Tahoma" w:cs="Tahoma"/>
                    <w:sz w:val="18"/>
                    <w:szCs w:val="18"/>
                  </w:rPr>
                  <w:t>Organisation is in the hands of the project group.</w:t>
                </w:r>
              </w:p>
            </w:sdtContent>
          </w:sdt>
          <w:sdt>
            <w:sdtPr>
              <w:tag w:val="goog_rdk_1207"/>
              <w:id w:val="-1312860975"/>
            </w:sdtPr>
            <w:sdtContent>
              <w:p w14:paraId="00000455" w14:textId="77777777" w:rsidR="00860220" w:rsidRDefault="00000000" w:rsidP="00A56D3D">
                <w:pPr>
                  <w:rPr>
                    <w:rFonts w:ascii="Tahoma" w:eastAsia="Tahoma" w:hAnsi="Tahoma" w:cs="Tahoma"/>
                  </w:rPr>
                </w:pPr>
              </w:p>
            </w:sdtContent>
          </w:sdt>
        </w:tc>
      </w:tr>
    </w:tbl>
    <w:sdt>
      <w:sdtPr>
        <w:tag w:val="goog_rdk_1210"/>
        <w:id w:val="259958452"/>
      </w:sdtPr>
      <w:sdtContent>
        <w:p w14:paraId="00000458" w14:textId="77777777" w:rsidR="00860220" w:rsidRDefault="00000000" w:rsidP="00A56D3D">
          <w:pPr>
            <w:ind w:right="-81"/>
            <w:rPr>
              <w:rFonts w:ascii="Tahoma" w:eastAsia="Tahoma" w:hAnsi="Tahoma" w:cs="Tahoma"/>
            </w:rPr>
          </w:pPr>
        </w:p>
      </w:sdtContent>
    </w:sdt>
    <w:sdt>
      <w:sdtPr>
        <w:tag w:val="goog_rdk_1211"/>
        <w:id w:val="1545411313"/>
      </w:sdtPr>
      <w:sdtContent>
        <w:p w14:paraId="00000459" w14:textId="77777777" w:rsidR="00860220" w:rsidRDefault="00681D0E" w:rsidP="00A56D3D">
          <w:pPr>
            <w:ind w:right="-81"/>
            <w:rPr>
              <w:rFonts w:ascii="Tahoma" w:eastAsia="Tahoma" w:hAnsi="Tahoma" w:cs="Tahoma"/>
            </w:rPr>
          </w:pPr>
          <w:r>
            <w:br w:type="page"/>
          </w:r>
        </w:p>
      </w:sdtContent>
    </w:sdt>
    <w:tbl>
      <w:tblPr>
        <w:tblStyle w:val="ab"/>
        <w:tblW w:w="9083" w:type="dxa"/>
        <w:jc w:val="center"/>
        <w:tblInd w:w="0" w:type="dxa"/>
        <w:tblLayout w:type="fixed"/>
        <w:tblLook w:val="0000" w:firstRow="0" w:lastRow="0" w:firstColumn="0" w:lastColumn="0" w:noHBand="0" w:noVBand="0"/>
      </w:tblPr>
      <w:tblGrid>
        <w:gridCol w:w="4448"/>
        <w:gridCol w:w="2808"/>
        <w:gridCol w:w="1827"/>
      </w:tblGrid>
      <w:tr w:rsidR="00860220" w14:paraId="0592A85C" w14:textId="77777777">
        <w:trPr>
          <w:jc w:val="center"/>
        </w:trPr>
        <w:tc>
          <w:tcPr>
            <w:tcW w:w="9083" w:type="dxa"/>
            <w:gridSpan w:val="3"/>
            <w:tcBorders>
              <w:top w:val="single" w:sz="6" w:space="0" w:color="000000"/>
              <w:left w:val="single" w:sz="6" w:space="0" w:color="000000"/>
              <w:bottom w:val="single" w:sz="6" w:space="0" w:color="000000"/>
              <w:right w:val="single" w:sz="6" w:space="0" w:color="000000"/>
            </w:tcBorders>
          </w:tcPr>
          <w:sdt>
            <w:sdtPr>
              <w:tag w:val="goog_rdk_1212"/>
              <w:id w:val="-352340908"/>
              <w:showingPlcHdr/>
            </w:sdtPr>
            <w:sdtContent>
              <w:p w14:paraId="0000045A" w14:textId="419D1DF0" w:rsidR="00860220" w:rsidRDefault="003716F2" w:rsidP="00A56D3D">
                <w:pPr>
                  <w:rPr>
                    <w:rFonts w:ascii="Tahoma" w:eastAsia="Tahoma" w:hAnsi="Tahoma" w:cs="Tahoma"/>
                  </w:rPr>
                </w:pPr>
                <w:r>
                  <w:t xml:space="preserve">     </w:t>
                </w:r>
              </w:p>
            </w:sdtContent>
          </w:sdt>
          <w:sdt>
            <w:sdtPr>
              <w:tag w:val="goog_rdk_1213"/>
              <w:id w:val="1510410255"/>
            </w:sdtPr>
            <w:sdtContent>
              <w:p w14:paraId="0000045B" w14:textId="77777777" w:rsidR="00860220" w:rsidRDefault="00681D0E" w:rsidP="00A56D3D">
                <w:pPr>
                  <w:jc w:val="center"/>
                  <w:rPr>
                    <w:rFonts w:ascii="Tahoma" w:eastAsia="Tahoma" w:hAnsi="Tahoma" w:cs="Tahoma"/>
                  </w:rPr>
                </w:pPr>
                <w:r>
                  <w:rPr>
                    <w:rFonts w:ascii="Tahoma" w:eastAsia="Tahoma" w:hAnsi="Tahoma" w:cs="Tahoma"/>
                    <w:sz w:val="28"/>
                    <w:szCs w:val="28"/>
                  </w:rPr>
                  <w:t>Deliverable Item Description</w:t>
                </w:r>
              </w:p>
            </w:sdtContent>
          </w:sdt>
          <w:sdt>
            <w:sdtPr>
              <w:tag w:val="goog_rdk_1214"/>
              <w:id w:val="1618407680"/>
            </w:sdtPr>
            <w:sdtContent>
              <w:p w14:paraId="0000045C" w14:textId="77777777" w:rsidR="00860220" w:rsidRDefault="00000000" w:rsidP="00A56D3D">
                <w:pPr>
                  <w:rPr>
                    <w:rFonts w:ascii="Tahoma" w:eastAsia="Tahoma" w:hAnsi="Tahoma" w:cs="Tahoma"/>
                  </w:rPr>
                </w:pPr>
              </w:p>
            </w:sdtContent>
          </w:sdt>
        </w:tc>
      </w:tr>
      <w:tr w:rsidR="00860220" w14:paraId="2E1A7E01" w14:textId="77777777">
        <w:trPr>
          <w:jc w:val="center"/>
        </w:trPr>
        <w:tc>
          <w:tcPr>
            <w:tcW w:w="7256" w:type="dxa"/>
            <w:gridSpan w:val="2"/>
            <w:tcBorders>
              <w:top w:val="single" w:sz="6" w:space="0" w:color="000000"/>
              <w:left w:val="single" w:sz="6" w:space="0" w:color="000000"/>
              <w:bottom w:val="single" w:sz="6" w:space="0" w:color="000000"/>
              <w:right w:val="single" w:sz="6" w:space="0" w:color="000000"/>
            </w:tcBorders>
          </w:tcPr>
          <w:sdt>
            <w:sdtPr>
              <w:tag w:val="goog_rdk_1217"/>
              <w:id w:val="-861747945"/>
            </w:sdtPr>
            <w:sdtContent>
              <w:p w14:paraId="0000045F" w14:textId="77777777" w:rsidR="00860220" w:rsidRDefault="00681D0E" w:rsidP="00A56D3D">
                <w:pPr>
                  <w:rPr>
                    <w:rFonts w:ascii="Tahoma" w:eastAsia="Tahoma" w:hAnsi="Tahoma" w:cs="Tahoma"/>
                  </w:rPr>
                </w:pPr>
                <w:r>
                  <w:rPr>
                    <w:rFonts w:ascii="Tahoma" w:eastAsia="Tahoma" w:hAnsi="Tahoma" w:cs="Tahoma"/>
                    <w:sz w:val="12"/>
                    <w:szCs w:val="12"/>
                  </w:rPr>
                  <w:t>1.  TITLE</w:t>
                </w:r>
              </w:p>
            </w:sdtContent>
          </w:sdt>
          <w:sdt>
            <w:sdtPr>
              <w:tag w:val="goog_rdk_1218"/>
              <w:id w:val="1790550220"/>
            </w:sdtPr>
            <w:sdtContent>
              <w:p w14:paraId="00000460" w14:textId="77777777" w:rsidR="00860220" w:rsidRDefault="00000000" w:rsidP="00A56D3D">
                <w:pPr>
                  <w:rPr>
                    <w:b/>
                    <w:sz w:val="28"/>
                    <w:szCs w:val="28"/>
                  </w:rPr>
                </w:pPr>
              </w:p>
            </w:sdtContent>
          </w:sdt>
          <w:sdt>
            <w:sdtPr>
              <w:tag w:val="goog_rdk_1219"/>
              <w:id w:val="460846821"/>
            </w:sdtPr>
            <w:sdtContent>
              <w:p w14:paraId="00000461" w14:textId="77777777" w:rsidR="00860220" w:rsidRDefault="00681D0E" w:rsidP="00A56D3D">
                <w:pPr>
                  <w:rPr>
                    <w:b/>
                    <w:sz w:val="28"/>
                    <w:szCs w:val="28"/>
                  </w:rPr>
                </w:pPr>
                <w:r>
                  <w:rPr>
                    <w:b/>
                    <w:sz w:val="28"/>
                    <w:szCs w:val="28"/>
                  </w:rPr>
                  <w:t>Project Logbook</w:t>
                </w:r>
              </w:p>
            </w:sdtContent>
          </w:sdt>
          <w:sdt>
            <w:sdtPr>
              <w:tag w:val="goog_rdk_1220"/>
              <w:id w:val="295958216"/>
            </w:sdtPr>
            <w:sdtContent>
              <w:p w14:paraId="00000462" w14:textId="77777777" w:rsidR="00860220" w:rsidRDefault="00000000" w:rsidP="00A56D3D">
                <w:pPr>
                  <w:rPr>
                    <w:rFonts w:ascii="Tahoma" w:eastAsia="Tahoma" w:hAnsi="Tahoma" w:cs="Tahoma"/>
                    <w:b/>
                  </w:rPr>
                </w:pPr>
              </w:p>
            </w:sdtContent>
          </w:sdt>
          <w:sdt>
            <w:sdtPr>
              <w:tag w:val="goog_rdk_1221"/>
              <w:id w:val="-970134356"/>
            </w:sdtPr>
            <w:sdtContent>
              <w:p w14:paraId="00000463" w14:textId="77777777" w:rsidR="00860220" w:rsidRDefault="00000000" w:rsidP="00A56D3D">
                <w:pPr>
                  <w:rPr>
                    <w:rFonts w:ascii="Tahoma" w:eastAsia="Tahoma" w:hAnsi="Tahoma" w:cs="Tahoma"/>
                    <w:b/>
                  </w:rPr>
                </w:pPr>
              </w:p>
            </w:sdtContent>
          </w:sdt>
        </w:tc>
        <w:tc>
          <w:tcPr>
            <w:tcW w:w="1827" w:type="dxa"/>
            <w:tcBorders>
              <w:top w:val="single" w:sz="6" w:space="0" w:color="000000"/>
              <w:left w:val="single" w:sz="6" w:space="0" w:color="000000"/>
              <w:bottom w:val="single" w:sz="6" w:space="0" w:color="000000"/>
              <w:right w:val="single" w:sz="6" w:space="0" w:color="000000"/>
            </w:tcBorders>
          </w:tcPr>
          <w:sdt>
            <w:sdtPr>
              <w:tag w:val="goog_rdk_1223"/>
              <w:id w:val="-483398378"/>
            </w:sdtPr>
            <w:sdtContent>
              <w:p w14:paraId="00000465" w14:textId="77777777" w:rsidR="00860220" w:rsidRDefault="00681D0E" w:rsidP="00A56D3D">
                <w:pPr>
                  <w:rPr>
                    <w:rFonts w:ascii="Tahoma" w:eastAsia="Tahoma" w:hAnsi="Tahoma" w:cs="Tahoma"/>
                  </w:rPr>
                </w:pPr>
                <w:r>
                  <w:rPr>
                    <w:rFonts w:ascii="Tahoma" w:eastAsia="Tahoma" w:hAnsi="Tahoma" w:cs="Tahoma"/>
                    <w:sz w:val="12"/>
                    <w:szCs w:val="12"/>
                  </w:rPr>
                  <w:t>2.  IDENTIFICATION</w:t>
                </w:r>
              </w:p>
            </w:sdtContent>
          </w:sdt>
          <w:sdt>
            <w:sdtPr>
              <w:tag w:val="goog_rdk_1224"/>
              <w:id w:val="-973825889"/>
            </w:sdtPr>
            <w:sdtContent>
              <w:p w14:paraId="00000466" w14:textId="77777777" w:rsidR="00860220" w:rsidRDefault="00681D0E" w:rsidP="00A56D3D">
                <w:pPr>
                  <w:spacing w:before="120"/>
                  <w:rPr>
                    <w:rFonts w:ascii="Tahoma" w:eastAsia="Tahoma" w:hAnsi="Tahoma" w:cs="Tahoma"/>
                  </w:rPr>
                </w:pPr>
                <w:r>
                  <w:rPr>
                    <w:rFonts w:ascii="Tahoma" w:eastAsia="Tahoma" w:hAnsi="Tahoma" w:cs="Tahoma"/>
                  </w:rPr>
                  <w:t>DID-3</w:t>
                </w:r>
              </w:p>
            </w:sdtContent>
          </w:sdt>
        </w:tc>
      </w:tr>
      <w:tr w:rsidR="00860220" w14:paraId="6CFECD66" w14:textId="77777777">
        <w:trPr>
          <w:jc w:val="center"/>
        </w:trPr>
        <w:tc>
          <w:tcPr>
            <w:tcW w:w="9083" w:type="dxa"/>
            <w:gridSpan w:val="3"/>
            <w:tcBorders>
              <w:top w:val="single" w:sz="6" w:space="0" w:color="000000"/>
              <w:left w:val="single" w:sz="6" w:space="0" w:color="000000"/>
              <w:bottom w:val="single" w:sz="6" w:space="0" w:color="000000"/>
              <w:right w:val="single" w:sz="6" w:space="0" w:color="000000"/>
            </w:tcBorders>
          </w:tcPr>
          <w:sdt>
            <w:sdtPr>
              <w:tag w:val="goog_rdk_1225"/>
              <w:id w:val="-1832895696"/>
            </w:sdtPr>
            <w:sdtContent>
              <w:p w14:paraId="00000467" w14:textId="77777777" w:rsidR="00860220" w:rsidRDefault="00681D0E" w:rsidP="00A56D3D">
                <w:pPr>
                  <w:rPr>
                    <w:rFonts w:ascii="Tahoma" w:eastAsia="Tahoma" w:hAnsi="Tahoma" w:cs="Tahoma"/>
                  </w:rPr>
                </w:pPr>
                <w:r>
                  <w:rPr>
                    <w:rFonts w:ascii="Tahoma" w:eastAsia="Tahoma" w:hAnsi="Tahoma" w:cs="Tahoma"/>
                    <w:sz w:val="12"/>
                    <w:szCs w:val="12"/>
                  </w:rPr>
                  <w:t>3.  DESCRIPTION</w:t>
                </w:r>
              </w:p>
            </w:sdtContent>
          </w:sdt>
          <w:sdt>
            <w:sdtPr>
              <w:tag w:val="goog_rdk_1226"/>
              <w:id w:val="-145202031"/>
            </w:sdtPr>
            <w:sdtContent>
              <w:p w14:paraId="00000468" w14:textId="77777777" w:rsidR="00860220" w:rsidRDefault="00681D0E" w:rsidP="00A56D3D">
                <w:pPr>
                  <w:pBdr>
                    <w:top w:val="nil"/>
                    <w:left w:val="nil"/>
                    <w:bottom w:val="nil"/>
                    <w:right w:val="nil"/>
                    <w:between w:val="nil"/>
                  </w:pBdr>
                  <w:spacing w:after="120"/>
                  <w:rPr>
                    <w:color w:val="000000"/>
                    <w:sz w:val="18"/>
                    <w:szCs w:val="18"/>
                  </w:rPr>
                </w:pPr>
                <w:r>
                  <w:rPr>
                    <w:color w:val="000000"/>
                    <w:sz w:val="18"/>
                    <w:szCs w:val="18"/>
                  </w:rPr>
                  <w:t xml:space="preserve">The Project Logbook is an expanding document that records the group's project history. The purpose of the book is to provide a record of all relevant project information.  </w:t>
                </w:r>
              </w:p>
            </w:sdtContent>
          </w:sdt>
          <w:sdt>
            <w:sdtPr>
              <w:tag w:val="goog_rdk_1227"/>
              <w:id w:val="1977866760"/>
            </w:sdtPr>
            <w:sdtContent>
              <w:p w14:paraId="00000469" w14:textId="77777777" w:rsidR="00860220" w:rsidRDefault="00000000" w:rsidP="00A56D3D">
                <w:pPr>
                  <w:rPr>
                    <w:rFonts w:ascii="Tahoma" w:eastAsia="Tahoma" w:hAnsi="Tahoma" w:cs="Tahoma"/>
                  </w:rPr>
                </w:pPr>
              </w:p>
            </w:sdtContent>
          </w:sdt>
        </w:tc>
      </w:tr>
      <w:tr w:rsidR="00860220" w14:paraId="457EBE8F" w14:textId="77777777">
        <w:trPr>
          <w:jc w:val="center"/>
        </w:trPr>
        <w:tc>
          <w:tcPr>
            <w:tcW w:w="4448" w:type="dxa"/>
            <w:tcBorders>
              <w:top w:val="single" w:sz="6" w:space="0" w:color="000000"/>
              <w:left w:val="single" w:sz="6" w:space="0" w:color="000000"/>
              <w:bottom w:val="single" w:sz="6" w:space="0" w:color="000000"/>
              <w:right w:val="single" w:sz="6" w:space="0" w:color="000000"/>
            </w:tcBorders>
          </w:tcPr>
          <w:sdt>
            <w:sdtPr>
              <w:tag w:val="goog_rdk_1230"/>
              <w:id w:val="204838146"/>
            </w:sdtPr>
            <w:sdtContent>
              <w:p w14:paraId="0000046C" w14:textId="77777777" w:rsidR="00860220" w:rsidRDefault="00681D0E" w:rsidP="00A56D3D">
                <w:pPr>
                  <w:rPr>
                    <w:rFonts w:ascii="Tahoma" w:eastAsia="Tahoma" w:hAnsi="Tahoma" w:cs="Tahoma"/>
                  </w:rPr>
                </w:pPr>
                <w:r>
                  <w:rPr>
                    <w:rFonts w:ascii="Tahoma" w:eastAsia="Tahoma" w:hAnsi="Tahoma" w:cs="Tahoma"/>
                    <w:sz w:val="12"/>
                    <w:szCs w:val="12"/>
                  </w:rPr>
                  <w:t>4.  APPROVAL DATE</w:t>
                </w:r>
              </w:p>
            </w:sdtContent>
          </w:sdt>
          <w:sdt>
            <w:sdtPr>
              <w:tag w:val="goog_rdk_1231"/>
              <w:id w:val="-920946728"/>
            </w:sdtPr>
            <w:sdtContent>
              <w:p w14:paraId="0000046D" w14:textId="53DEE954" w:rsidR="00860220" w:rsidRDefault="00681D0E" w:rsidP="00A56D3D">
                <w:pPr>
                  <w:jc w:val="center"/>
                  <w:rPr>
                    <w:rFonts w:ascii="Tahoma" w:eastAsia="Tahoma" w:hAnsi="Tahoma" w:cs="Tahoma"/>
                    <w:sz w:val="18"/>
                    <w:szCs w:val="18"/>
                  </w:rPr>
                </w:pPr>
                <w:r>
                  <w:rPr>
                    <w:rFonts w:ascii="Tahoma" w:eastAsia="Tahoma" w:hAnsi="Tahoma" w:cs="Tahoma"/>
                    <w:sz w:val="18"/>
                    <w:szCs w:val="18"/>
                  </w:rPr>
                  <w:t xml:space="preserve">April </w:t>
                </w:r>
                <w:r w:rsidR="00ED6B83">
                  <w:rPr>
                    <w:rFonts w:ascii="Tahoma" w:eastAsia="Tahoma" w:hAnsi="Tahoma" w:cs="Tahoma"/>
                    <w:sz w:val="18"/>
                    <w:szCs w:val="18"/>
                  </w:rPr>
                  <w:t>7</w:t>
                </w:r>
                <w:r>
                  <w:rPr>
                    <w:rFonts w:ascii="Tahoma" w:eastAsia="Tahoma" w:hAnsi="Tahoma" w:cs="Tahoma"/>
                    <w:sz w:val="18"/>
                    <w:szCs w:val="18"/>
                  </w:rPr>
                  <w:t>, 20</w:t>
                </w:r>
                <w:r w:rsidR="00ED6B83">
                  <w:rPr>
                    <w:rFonts w:ascii="Tahoma" w:eastAsia="Tahoma" w:hAnsi="Tahoma" w:cs="Tahoma"/>
                    <w:sz w:val="18"/>
                    <w:szCs w:val="18"/>
                  </w:rPr>
                  <w:t>20</w:t>
                </w:r>
              </w:p>
            </w:sdtContent>
          </w:sdt>
        </w:tc>
        <w:tc>
          <w:tcPr>
            <w:tcW w:w="4635" w:type="dxa"/>
            <w:gridSpan w:val="2"/>
            <w:tcBorders>
              <w:top w:val="single" w:sz="6" w:space="0" w:color="000000"/>
              <w:left w:val="single" w:sz="6" w:space="0" w:color="000000"/>
              <w:bottom w:val="single" w:sz="6" w:space="0" w:color="000000"/>
              <w:right w:val="single" w:sz="6" w:space="0" w:color="000000"/>
            </w:tcBorders>
          </w:tcPr>
          <w:sdt>
            <w:sdtPr>
              <w:tag w:val="goog_rdk_1232"/>
              <w:id w:val="-425883070"/>
            </w:sdtPr>
            <w:sdtContent>
              <w:p w14:paraId="0000046E" w14:textId="77777777" w:rsidR="00860220" w:rsidRDefault="00681D0E" w:rsidP="00A56D3D">
                <w:pPr>
                  <w:rPr>
                    <w:rFonts w:ascii="Tahoma" w:eastAsia="Tahoma" w:hAnsi="Tahoma" w:cs="Tahoma"/>
                  </w:rPr>
                </w:pPr>
                <w:r>
                  <w:rPr>
                    <w:rFonts w:ascii="Tahoma" w:eastAsia="Tahoma" w:hAnsi="Tahoma" w:cs="Tahoma"/>
                    <w:sz w:val="12"/>
                    <w:szCs w:val="12"/>
                  </w:rPr>
                  <w:t>5.  CONFIUGRATION CONTROL</w:t>
                </w:r>
              </w:p>
            </w:sdtContent>
          </w:sdt>
          <w:sdt>
            <w:sdtPr>
              <w:tag w:val="goog_rdk_1233"/>
              <w:id w:val="1644698711"/>
            </w:sdtPr>
            <w:sdtContent>
              <w:p w14:paraId="0000046F" w14:textId="7564B1DB" w:rsidR="00860220" w:rsidRDefault="00681D0E" w:rsidP="00A56D3D">
                <w:pPr>
                  <w:jc w:val="center"/>
                  <w:rPr>
                    <w:rFonts w:ascii="Tahoma" w:eastAsia="Tahoma" w:hAnsi="Tahoma" w:cs="Tahoma"/>
                    <w:sz w:val="18"/>
                    <w:szCs w:val="18"/>
                  </w:rPr>
                </w:pPr>
                <w:r>
                  <w:rPr>
                    <w:rFonts w:ascii="Tahoma" w:eastAsia="Tahoma" w:hAnsi="Tahoma" w:cs="Tahoma"/>
                    <w:sz w:val="18"/>
                    <w:szCs w:val="18"/>
                  </w:rPr>
                  <w:t>OSCC (</w:t>
                </w:r>
                <w:r w:rsidR="00ED6B83">
                  <w:rPr>
                    <w:rFonts w:ascii="Tahoma" w:eastAsia="Tahoma" w:hAnsi="Tahoma" w:cs="Tahoma"/>
                    <w:sz w:val="18"/>
                    <w:szCs w:val="18"/>
                  </w:rPr>
                  <w:t>J. Sinke</w:t>
                </w:r>
                <w:r>
                  <w:rPr>
                    <w:rFonts w:ascii="Tahoma" w:eastAsia="Tahoma" w:hAnsi="Tahoma" w:cs="Tahoma"/>
                    <w:sz w:val="18"/>
                    <w:szCs w:val="18"/>
                  </w:rPr>
                  <w:t>)</w:t>
                </w:r>
              </w:p>
            </w:sdtContent>
          </w:sdt>
        </w:tc>
      </w:tr>
      <w:tr w:rsidR="00860220" w14:paraId="0C516BF3" w14:textId="77777777">
        <w:trPr>
          <w:jc w:val="center"/>
        </w:trPr>
        <w:tc>
          <w:tcPr>
            <w:tcW w:w="9083" w:type="dxa"/>
            <w:gridSpan w:val="3"/>
            <w:tcBorders>
              <w:top w:val="single" w:sz="6" w:space="0" w:color="000000"/>
              <w:left w:val="single" w:sz="6" w:space="0" w:color="000000"/>
              <w:bottom w:val="single" w:sz="6" w:space="0" w:color="000000"/>
              <w:right w:val="single" w:sz="6" w:space="0" w:color="000000"/>
            </w:tcBorders>
          </w:tcPr>
          <w:sdt>
            <w:sdtPr>
              <w:tag w:val="goog_rdk_1235"/>
              <w:id w:val="1422058507"/>
            </w:sdtPr>
            <w:sdtContent>
              <w:p w14:paraId="00000471" w14:textId="77777777" w:rsidR="00860220" w:rsidRDefault="00681D0E" w:rsidP="00A56D3D">
                <w:pPr>
                  <w:rPr>
                    <w:rFonts w:ascii="Tahoma" w:eastAsia="Tahoma" w:hAnsi="Tahoma" w:cs="Tahoma"/>
                  </w:rPr>
                </w:pPr>
                <w:r>
                  <w:rPr>
                    <w:rFonts w:ascii="Tahoma" w:eastAsia="Tahoma" w:hAnsi="Tahoma" w:cs="Tahoma"/>
                    <w:sz w:val="12"/>
                    <w:szCs w:val="12"/>
                  </w:rPr>
                  <w:t>6.  APPLICATION/INTERRELATIONSHIP</w:t>
                </w:r>
              </w:p>
            </w:sdtContent>
          </w:sdt>
          <w:sdt>
            <w:sdtPr>
              <w:tag w:val="goog_rdk_1236"/>
              <w:id w:val="-459884838"/>
            </w:sdtPr>
            <w:sdtContent>
              <w:p w14:paraId="00000472" w14:textId="77777777" w:rsidR="00860220" w:rsidRDefault="00681D0E" w:rsidP="00A56D3D">
                <w:pPr>
                  <w:rPr>
                    <w:rFonts w:ascii="Tahoma" w:eastAsia="Tahoma" w:hAnsi="Tahoma" w:cs="Tahoma"/>
                    <w:sz w:val="18"/>
                    <w:szCs w:val="18"/>
                  </w:rPr>
                </w:pPr>
                <w:r>
                  <w:rPr>
                    <w:rFonts w:ascii="Tahoma" w:eastAsia="Tahoma" w:hAnsi="Tahoma" w:cs="Tahoma"/>
                    <w:sz w:val="18"/>
                    <w:szCs w:val="18"/>
                  </w:rPr>
                  <w:t>A copy of all relevant information should be available to anyone of the project (team member, tutor, coaches) and OSCC.</w:t>
                </w:r>
              </w:p>
            </w:sdtContent>
          </w:sdt>
          <w:sdt>
            <w:sdtPr>
              <w:tag w:val="goog_rdk_1237"/>
              <w:id w:val="963470679"/>
            </w:sdtPr>
            <w:sdtContent>
              <w:p w14:paraId="00000473" w14:textId="77777777" w:rsidR="00860220" w:rsidRDefault="00000000" w:rsidP="00A56D3D">
                <w:pPr>
                  <w:tabs>
                    <w:tab w:val="left" w:pos="10080"/>
                  </w:tabs>
                  <w:ind w:right="580"/>
                  <w:rPr>
                    <w:rFonts w:ascii="Tahoma" w:eastAsia="Tahoma" w:hAnsi="Tahoma" w:cs="Tahoma"/>
                  </w:rPr>
                </w:pPr>
              </w:p>
            </w:sdtContent>
          </w:sdt>
        </w:tc>
      </w:tr>
      <w:tr w:rsidR="00860220" w14:paraId="3CAC34F7" w14:textId="77777777">
        <w:trPr>
          <w:jc w:val="center"/>
        </w:trPr>
        <w:tc>
          <w:tcPr>
            <w:tcW w:w="9083" w:type="dxa"/>
            <w:gridSpan w:val="3"/>
            <w:tcBorders>
              <w:top w:val="single" w:sz="6" w:space="0" w:color="000000"/>
              <w:left w:val="single" w:sz="6" w:space="0" w:color="000000"/>
              <w:bottom w:val="single" w:sz="6" w:space="0" w:color="000000"/>
              <w:right w:val="single" w:sz="6" w:space="0" w:color="000000"/>
            </w:tcBorders>
          </w:tcPr>
          <w:sdt>
            <w:sdtPr>
              <w:tag w:val="goog_rdk_1240"/>
              <w:id w:val="1431159431"/>
            </w:sdtPr>
            <w:sdtContent>
              <w:p w14:paraId="00000476" w14:textId="77777777" w:rsidR="00860220" w:rsidRDefault="00681D0E" w:rsidP="00A56D3D">
                <w:pPr>
                  <w:rPr>
                    <w:rFonts w:ascii="Tahoma" w:eastAsia="Tahoma" w:hAnsi="Tahoma" w:cs="Tahoma"/>
                  </w:rPr>
                </w:pPr>
                <w:r>
                  <w:rPr>
                    <w:rFonts w:ascii="Tahoma" w:eastAsia="Tahoma" w:hAnsi="Tahoma" w:cs="Tahoma"/>
                    <w:sz w:val="12"/>
                    <w:szCs w:val="12"/>
                  </w:rPr>
                  <w:t>7.  PREPARATION INSTRUCTIONS</w:t>
                </w:r>
              </w:p>
            </w:sdtContent>
          </w:sdt>
          <w:sdt>
            <w:sdtPr>
              <w:tag w:val="goog_rdk_1241"/>
              <w:id w:val="617643421"/>
            </w:sdtPr>
            <w:sdtContent>
              <w:p w14:paraId="00000477" w14:textId="77777777" w:rsidR="00860220" w:rsidRDefault="00681D0E" w:rsidP="00A56D3D">
                <w:pPr>
                  <w:rPr>
                    <w:rFonts w:ascii="Tahoma" w:eastAsia="Tahoma" w:hAnsi="Tahoma" w:cs="Tahoma"/>
                    <w:sz w:val="18"/>
                    <w:szCs w:val="18"/>
                  </w:rPr>
                </w:pPr>
                <w:r>
                  <w:rPr>
                    <w:rFonts w:ascii="Tahoma" w:eastAsia="Tahoma" w:hAnsi="Tahoma" w:cs="Tahoma"/>
                    <w:sz w:val="18"/>
                    <w:szCs w:val="18"/>
                  </w:rPr>
                  <w:t>You have to designate a team member to be in charge of posting current information in it as the project progresses, so it will serve as a source of information for all group members, your tutors and coaches, and the OSCC.</w:t>
                </w:r>
              </w:p>
            </w:sdtContent>
          </w:sdt>
          <w:sdt>
            <w:sdtPr>
              <w:tag w:val="goog_rdk_1242"/>
              <w:id w:val="1443730351"/>
            </w:sdtPr>
            <w:sdtContent>
              <w:p w14:paraId="00000478" w14:textId="77777777" w:rsidR="00860220" w:rsidRDefault="00000000" w:rsidP="00A56D3D">
                <w:pPr>
                  <w:rPr>
                    <w:rFonts w:ascii="Tahoma" w:eastAsia="Tahoma" w:hAnsi="Tahoma" w:cs="Tahoma"/>
                    <w:sz w:val="18"/>
                    <w:szCs w:val="18"/>
                  </w:rPr>
                </w:pPr>
              </w:p>
            </w:sdtContent>
          </w:sdt>
          <w:sdt>
            <w:sdtPr>
              <w:tag w:val="goog_rdk_1247"/>
              <w:id w:val="-1961485067"/>
            </w:sdtPr>
            <w:sdtContent>
              <w:p w14:paraId="00000479" w14:textId="77777777" w:rsidR="00860220" w:rsidRDefault="00000000" w:rsidP="00A56D3D">
                <w:pPr>
                  <w:rPr>
                    <w:rFonts w:ascii="Tahoma" w:eastAsia="Tahoma" w:hAnsi="Tahoma" w:cs="Tahoma"/>
                    <w:sz w:val="18"/>
                    <w:szCs w:val="18"/>
                  </w:rPr>
                </w:pPr>
                <w:sdt>
                  <w:sdtPr>
                    <w:tag w:val="goog_rdk_1244"/>
                    <w:id w:val="2043942158"/>
                  </w:sdtPr>
                  <w:sdtContent>
                    <w:sdt>
                      <w:sdtPr>
                        <w:tag w:val="goog_rdk_1245"/>
                        <w:id w:val="-114837803"/>
                      </w:sdtPr>
                      <w:sdtContent/>
                    </w:sdt>
                    <w:r w:rsidR="00681D0E">
                      <w:rPr>
                        <w:rFonts w:ascii="Tahoma" w:eastAsia="Tahoma" w:hAnsi="Tahoma" w:cs="Tahoma"/>
                        <w:sz w:val="18"/>
                        <w:szCs w:val="18"/>
                      </w:rPr>
                      <w:t xml:space="preserve">How to deliver the logbook is to be agreed upon with the tutor. </w:t>
                    </w:r>
                  </w:sdtContent>
                </w:sdt>
                <w:r w:rsidR="00681D0E">
                  <w:rPr>
                    <w:rFonts w:ascii="Tahoma" w:eastAsia="Tahoma" w:hAnsi="Tahoma" w:cs="Tahoma"/>
                    <w:sz w:val="18"/>
                    <w:szCs w:val="18"/>
                  </w:rPr>
                  <w:t xml:space="preserve">The Project Logbook should </w:t>
                </w:r>
                <w:sdt>
                  <w:sdtPr>
                    <w:tag w:val="goog_rdk_1246"/>
                    <w:id w:val="-1791583169"/>
                  </w:sdtPr>
                  <w:sdtContent>
                    <w:r w:rsidR="00681D0E">
                      <w:rPr>
                        <w:rFonts w:ascii="Tahoma" w:eastAsia="Tahoma" w:hAnsi="Tahoma" w:cs="Tahoma"/>
                        <w:sz w:val="18"/>
                        <w:szCs w:val="18"/>
                      </w:rPr>
                      <w:t xml:space="preserve">at least </w:t>
                    </w:r>
                  </w:sdtContent>
                </w:sdt>
                <w:r w:rsidR="00681D0E">
                  <w:rPr>
                    <w:rFonts w:ascii="Tahoma" w:eastAsia="Tahoma" w:hAnsi="Tahoma" w:cs="Tahoma"/>
                    <w:sz w:val="18"/>
                    <w:szCs w:val="18"/>
                  </w:rPr>
                  <w:t>contain:</w:t>
                </w:r>
              </w:p>
            </w:sdtContent>
          </w:sdt>
          <w:sdt>
            <w:sdtPr>
              <w:tag w:val="goog_rdk_1248"/>
              <w:id w:val="873887944"/>
              <w:showingPlcHdr/>
            </w:sdtPr>
            <w:sdtContent>
              <w:p w14:paraId="0000047A" w14:textId="58C2C1D1" w:rsidR="00860220" w:rsidRDefault="00ED6B83" w:rsidP="00A56D3D">
                <w:pPr>
                  <w:ind w:right="-216"/>
                  <w:rPr>
                    <w:rFonts w:ascii="Tahoma" w:eastAsia="Tahoma" w:hAnsi="Tahoma" w:cs="Tahoma"/>
                    <w:sz w:val="18"/>
                    <w:szCs w:val="18"/>
                  </w:rPr>
                </w:pPr>
                <w:r>
                  <w:t xml:space="preserve">     </w:t>
                </w:r>
              </w:p>
            </w:sdtContent>
          </w:sdt>
          <w:sdt>
            <w:sdtPr>
              <w:tag w:val="goog_rdk_1249"/>
              <w:id w:val="-197625677"/>
            </w:sdtPr>
            <w:sdtContent>
              <w:p w14:paraId="0000047B" w14:textId="77777777" w:rsidR="00860220" w:rsidRDefault="00681D0E" w:rsidP="00A56D3D">
                <w:pPr>
                  <w:rPr>
                    <w:rFonts w:ascii="Tahoma" w:eastAsia="Tahoma" w:hAnsi="Tahoma" w:cs="Tahoma"/>
                    <w:sz w:val="18"/>
                    <w:szCs w:val="18"/>
                  </w:rPr>
                </w:pPr>
                <w:r>
                  <w:rPr>
                    <w:rFonts w:ascii="Tahoma" w:eastAsia="Tahoma" w:hAnsi="Tahoma" w:cs="Tahoma"/>
                    <w:sz w:val="18"/>
                    <w:szCs w:val="18"/>
                  </w:rPr>
                  <w:t>Title Page</w:t>
                </w:r>
              </w:p>
            </w:sdtContent>
          </w:sdt>
          <w:sdt>
            <w:sdtPr>
              <w:tag w:val="goog_rdk_1250"/>
              <w:id w:val="-805704356"/>
            </w:sdtPr>
            <w:sdtContent>
              <w:p w14:paraId="0000047C" w14:textId="77777777" w:rsidR="00860220" w:rsidRDefault="00681D0E" w:rsidP="00A56D3D">
                <w:pPr>
                  <w:rPr>
                    <w:rFonts w:ascii="Tahoma" w:eastAsia="Tahoma" w:hAnsi="Tahoma" w:cs="Tahoma"/>
                    <w:sz w:val="18"/>
                    <w:szCs w:val="18"/>
                  </w:rPr>
                </w:pPr>
                <w:r>
                  <w:rPr>
                    <w:rFonts w:ascii="Tahoma" w:eastAsia="Tahoma" w:hAnsi="Tahoma" w:cs="Tahoma"/>
                    <w:sz w:val="18"/>
                    <w:szCs w:val="18"/>
                  </w:rPr>
                  <w:t>Table of Contents</w:t>
                </w:r>
              </w:p>
            </w:sdtContent>
          </w:sdt>
          <w:sdt>
            <w:sdtPr>
              <w:tag w:val="goog_rdk_1251"/>
              <w:id w:val="1543630701"/>
            </w:sdtPr>
            <w:sdtContent>
              <w:p w14:paraId="0000047D" w14:textId="77777777" w:rsidR="00860220" w:rsidRDefault="00681D0E" w:rsidP="00A56D3D">
                <w:pPr>
                  <w:rPr>
                    <w:rFonts w:ascii="Tahoma" w:eastAsia="Tahoma" w:hAnsi="Tahoma" w:cs="Tahoma"/>
                    <w:sz w:val="18"/>
                    <w:szCs w:val="18"/>
                  </w:rPr>
                </w:pPr>
                <w:r>
                  <w:rPr>
                    <w:rFonts w:ascii="Tahoma" w:eastAsia="Tahoma" w:hAnsi="Tahoma" w:cs="Tahoma"/>
                    <w:sz w:val="18"/>
                    <w:szCs w:val="18"/>
                  </w:rPr>
                  <w:t>Schedule</w:t>
                </w:r>
              </w:p>
            </w:sdtContent>
          </w:sdt>
          <w:sdt>
            <w:sdtPr>
              <w:tag w:val="goog_rdk_1252"/>
              <w:id w:val="-1802453657"/>
            </w:sdtPr>
            <w:sdtContent>
              <w:p w14:paraId="0000047E" w14:textId="77777777" w:rsidR="00860220" w:rsidRDefault="00681D0E" w:rsidP="00A56D3D">
                <w:pPr>
                  <w:rPr>
                    <w:rFonts w:ascii="Tahoma" w:eastAsia="Tahoma" w:hAnsi="Tahoma" w:cs="Tahoma"/>
                    <w:sz w:val="18"/>
                    <w:szCs w:val="18"/>
                  </w:rPr>
                </w:pPr>
                <w:r>
                  <w:rPr>
                    <w:rFonts w:ascii="Tahoma" w:eastAsia="Tahoma" w:hAnsi="Tahoma" w:cs="Tahoma"/>
                    <w:sz w:val="18"/>
                    <w:szCs w:val="18"/>
                  </w:rPr>
                  <w:t>Review Slides</w:t>
                </w:r>
              </w:p>
            </w:sdtContent>
          </w:sdt>
          <w:sdt>
            <w:sdtPr>
              <w:tag w:val="goog_rdk_1253"/>
              <w:id w:val="2033074691"/>
            </w:sdtPr>
            <w:sdtContent>
              <w:p w14:paraId="0000047F" w14:textId="77777777" w:rsidR="00860220" w:rsidRDefault="00681D0E" w:rsidP="00A56D3D">
                <w:pPr>
                  <w:rPr>
                    <w:rFonts w:ascii="Tahoma" w:eastAsia="Tahoma" w:hAnsi="Tahoma" w:cs="Tahoma"/>
                    <w:sz w:val="18"/>
                    <w:szCs w:val="18"/>
                  </w:rPr>
                </w:pPr>
                <w:r>
                  <w:rPr>
                    <w:rFonts w:ascii="Tahoma" w:eastAsia="Tahoma" w:hAnsi="Tahoma" w:cs="Tahoma"/>
                    <w:sz w:val="18"/>
                    <w:szCs w:val="18"/>
                  </w:rPr>
                  <w:t>Minutes of Status Meetings</w:t>
                </w:r>
              </w:p>
            </w:sdtContent>
          </w:sdt>
          <w:sdt>
            <w:sdtPr>
              <w:tag w:val="goog_rdk_1254"/>
              <w:id w:val="-1156535067"/>
            </w:sdtPr>
            <w:sdtContent>
              <w:p w14:paraId="00000480" w14:textId="77777777" w:rsidR="00860220" w:rsidRDefault="00681D0E" w:rsidP="00A56D3D">
                <w:pPr>
                  <w:rPr>
                    <w:rFonts w:ascii="Tahoma" w:eastAsia="Tahoma" w:hAnsi="Tahoma" w:cs="Tahoma"/>
                    <w:sz w:val="18"/>
                    <w:szCs w:val="18"/>
                  </w:rPr>
                </w:pPr>
                <w:r>
                  <w:rPr>
                    <w:rFonts w:ascii="Tahoma" w:eastAsia="Tahoma" w:hAnsi="Tahoma" w:cs="Tahoma"/>
                    <w:sz w:val="18"/>
                    <w:szCs w:val="18"/>
                  </w:rPr>
                  <w:t>Action Items</w:t>
                </w:r>
              </w:p>
            </w:sdtContent>
          </w:sdt>
          <w:sdt>
            <w:sdtPr>
              <w:tag w:val="goog_rdk_1255"/>
              <w:id w:val="627741562"/>
            </w:sdtPr>
            <w:sdtContent>
              <w:p w14:paraId="00000481" w14:textId="77777777" w:rsidR="00860220" w:rsidRDefault="00681D0E" w:rsidP="00A56D3D">
                <w:pPr>
                  <w:rPr>
                    <w:rFonts w:ascii="Tahoma" w:eastAsia="Tahoma" w:hAnsi="Tahoma" w:cs="Tahoma"/>
                    <w:sz w:val="18"/>
                    <w:szCs w:val="18"/>
                  </w:rPr>
                </w:pPr>
                <w:r>
                  <w:rPr>
                    <w:rFonts w:ascii="Tahoma" w:eastAsia="Tahoma" w:hAnsi="Tahoma" w:cs="Tahoma"/>
                    <w:sz w:val="18"/>
                    <w:szCs w:val="18"/>
                  </w:rPr>
                  <w:t>Decisions and justifications</w:t>
                </w:r>
              </w:p>
            </w:sdtContent>
          </w:sdt>
          <w:sdt>
            <w:sdtPr>
              <w:tag w:val="goog_rdk_1256"/>
              <w:id w:val="495388437"/>
            </w:sdtPr>
            <w:sdtContent>
              <w:p w14:paraId="00000482" w14:textId="77777777" w:rsidR="00860220" w:rsidRDefault="00681D0E" w:rsidP="00A56D3D">
                <w:pPr>
                  <w:rPr>
                    <w:rFonts w:ascii="Tahoma" w:eastAsia="Tahoma" w:hAnsi="Tahoma" w:cs="Tahoma"/>
                    <w:sz w:val="18"/>
                    <w:szCs w:val="18"/>
                  </w:rPr>
                </w:pPr>
                <w:r>
                  <w:rPr>
                    <w:rFonts w:ascii="Tahoma" w:eastAsia="Tahoma" w:hAnsi="Tahoma" w:cs="Tahoma"/>
                    <w:sz w:val="18"/>
                    <w:szCs w:val="18"/>
                  </w:rPr>
                  <w:t>Minutes of Key internal meetings</w:t>
                </w:r>
              </w:p>
            </w:sdtContent>
          </w:sdt>
          <w:sdt>
            <w:sdtPr>
              <w:tag w:val="goog_rdk_1257"/>
              <w:id w:val="170063279"/>
            </w:sdtPr>
            <w:sdtContent>
              <w:p w14:paraId="00000483" w14:textId="77777777" w:rsidR="00860220" w:rsidRDefault="00681D0E" w:rsidP="00A56D3D">
                <w:pPr>
                  <w:rPr>
                    <w:rFonts w:ascii="Tahoma" w:eastAsia="Tahoma" w:hAnsi="Tahoma" w:cs="Tahoma"/>
                    <w:sz w:val="18"/>
                    <w:szCs w:val="18"/>
                  </w:rPr>
                </w:pPr>
                <w:r>
                  <w:rPr>
                    <w:rFonts w:ascii="Tahoma" w:eastAsia="Tahoma" w:hAnsi="Tahoma" w:cs="Tahoma"/>
                    <w:sz w:val="18"/>
                    <w:szCs w:val="18"/>
                  </w:rPr>
                  <w:t>Etc</w:t>
                </w:r>
              </w:p>
            </w:sdtContent>
          </w:sdt>
          <w:sdt>
            <w:sdtPr>
              <w:tag w:val="goog_rdk_1258"/>
              <w:id w:val="-1410456555"/>
            </w:sdtPr>
            <w:sdtContent>
              <w:p w14:paraId="00000484" w14:textId="77777777" w:rsidR="00860220" w:rsidRDefault="00000000" w:rsidP="00A56D3D">
                <w:pPr>
                  <w:rPr>
                    <w:rFonts w:ascii="Tahoma" w:eastAsia="Tahoma" w:hAnsi="Tahoma" w:cs="Tahoma"/>
                    <w:sz w:val="18"/>
                    <w:szCs w:val="18"/>
                  </w:rPr>
                </w:pPr>
              </w:p>
            </w:sdtContent>
          </w:sdt>
          <w:sdt>
            <w:sdtPr>
              <w:tag w:val="goog_rdk_1259"/>
              <w:id w:val="-1963720072"/>
            </w:sdtPr>
            <w:sdtContent>
              <w:p w14:paraId="00000485"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Dividers should separate major sections and the book has to be maintained (i.e. have the most current information) for the whole project. </w:t>
                </w:r>
              </w:p>
            </w:sdtContent>
          </w:sdt>
          <w:sdt>
            <w:sdtPr>
              <w:tag w:val="goog_rdk_1260"/>
              <w:id w:val="210781876"/>
            </w:sdtPr>
            <w:sdtContent>
              <w:p w14:paraId="00000486" w14:textId="77777777" w:rsidR="00860220" w:rsidRDefault="00000000" w:rsidP="00A56D3D">
                <w:pPr>
                  <w:rPr>
                    <w:rFonts w:ascii="Tahoma" w:eastAsia="Tahoma" w:hAnsi="Tahoma" w:cs="Tahoma"/>
                    <w:sz w:val="18"/>
                    <w:szCs w:val="18"/>
                  </w:rPr>
                </w:pPr>
              </w:p>
            </w:sdtContent>
          </w:sdt>
          <w:sdt>
            <w:sdtPr>
              <w:tag w:val="goog_rdk_1261"/>
              <w:id w:val="-1010211265"/>
            </w:sdtPr>
            <w:sdtContent>
              <w:p w14:paraId="00000487" w14:textId="77777777" w:rsidR="00860220" w:rsidRDefault="00681D0E" w:rsidP="00A56D3D">
                <w:pPr>
                  <w:pBdr>
                    <w:top w:val="nil"/>
                    <w:left w:val="nil"/>
                    <w:bottom w:val="nil"/>
                    <w:right w:val="nil"/>
                    <w:between w:val="nil"/>
                  </w:pBdr>
                  <w:spacing w:after="120"/>
                  <w:rPr>
                    <w:color w:val="000000"/>
                    <w:sz w:val="18"/>
                    <w:szCs w:val="18"/>
                  </w:rPr>
                </w:pPr>
                <w:r>
                  <w:rPr>
                    <w:color w:val="000000"/>
                    <w:sz w:val="18"/>
                    <w:szCs w:val="18"/>
                  </w:rPr>
                  <w:t>To reduce unnecessary copying and to aid in the communication between the team members, it is also possible to keep your logbook electronically on a shared directory. An index file (named INDEX) should be maintained to list all files in the directory with a short description of what the file includes.</w:t>
                </w:r>
              </w:p>
            </w:sdtContent>
          </w:sdt>
          <w:sdt>
            <w:sdtPr>
              <w:tag w:val="goog_rdk_1262"/>
              <w:id w:val="-490100762"/>
            </w:sdtPr>
            <w:sdtContent>
              <w:p w14:paraId="00000488" w14:textId="77777777" w:rsidR="00860220" w:rsidRDefault="00000000" w:rsidP="00A56D3D">
                <w:pPr>
                  <w:tabs>
                    <w:tab w:val="left" w:pos="10080"/>
                  </w:tabs>
                  <w:ind w:right="580"/>
                  <w:rPr>
                    <w:rFonts w:ascii="Tahoma" w:eastAsia="Tahoma" w:hAnsi="Tahoma" w:cs="Tahoma"/>
                  </w:rPr>
                </w:pPr>
              </w:p>
            </w:sdtContent>
          </w:sdt>
        </w:tc>
      </w:tr>
    </w:tbl>
    <w:sdt>
      <w:sdtPr>
        <w:tag w:val="goog_rdk_1265"/>
        <w:id w:val="1794171990"/>
      </w:sdtPr>
      <w:sdtContent>
        <w:p w14:paraId="0000048B" w14:textId="77777777" w:rsidR="00860220" w:rsidRDefault="00000000" w:rsidP="00A56D3D">
          <w:pPr>
            <w:ind w:right="-81"/>
            <w:rPr>
              <w:rFonts w:ascii="Tahoma" w:eastAsia="Tahoma" w:hAnsi="Tahoma" w:cs="Tahoma"/>
            </w:rPr>
          </w:pPr>
        </w:p>
      </w:sdtContent>
    </w:sdt>
    <w:sdt>
      <w:sdtPr>
        <w:tag w:val="goog_rdk_1266"/>
        <w:id w:val="392398447"/>
      </w:sdtPr>
      <w:sdtContent>
        <w:p w14:paraId="0000048C" w14:textId="77777777" w:rsidR="00860220" w:rsidRDefault="00681D0E" w:rsidP="00A56D3D">
          <w:pPr>
            <w:ind w:right="-81"/>
            <w:rPr>
              <w:rFonts w:ascii="Tahoma" w:eastAsia="Tahoma" w:hAnsi="Tahoma" w:cs="Tahoma"/>
            </w:rPr>
          </w:pPr>
          <w:r>
            <w:br w:type="page"/>
          </w:r>
        </w:p>
      </w:sdtContent>
    </w:sdt>
    <w:tbl>
      <w:tblPr>
        <w:tblStyle w:val="ac"/>
        <w:tblW w:w="9267" w:type="dxa"/>
        <w:jc w:val="center"/>
        <w:tblInd w:w="0" w:type="dxa"/>
        <w:tblLayout w:type="fixed"/>
        <w:tblLook w:val="0000" w:firstRow="0" w:lastRow="0" w:firstColumn="0" w:lastColumn="0" w:noHBand="0" w:noVBand="0"/>
      </w:tblPr>
      <w:tblGrid>
        <w:gridCol w:w="4632"/>
        <w:gridCol w:w="2808"/>
        <w:gridCol w:w="1827"/>
      </w:tblGrid>
      <w:tr w:rsidR="00860220" w14:paraId="60446F5C" w14:textId="77777777">
        <w:trPr>
          <w:jc w:val="center"/>
        </w:trPr>
        <w:tc>
          <w:tcPr>
            <w:tcW w:w="9267" w:type="dxa"/>
            <w:gridSpan w:val="3"/>
            <w:tcBorders>
              <w:top w:val="single" w:sz="6" w:space="0" w:color="000000"/>
              <w:left w:val="single" w:sz="6" w:space="0" w:color="000000"/>
              <w:bottom w:val="single" w:sz="6" w:space="0" w:color="000000"/>
              <w:right w:val="single" w:sz="6" w:space="0" w:color="000000"/>
            </w:tcBorders>
          </w:tcPr>
          <w:sdt>
            <w:sdtPr>
              <w:tag w:val="goog_rdk_1267"/>
              <w:id w:val="-1604100476"/>
              <w:showingPlcHdr/>
            </w:sdtPr>
            <w:sdtContent>
              <w:p w14:paraId="0000048D" w14:textId="5C3491A0" w:rsidR="00860220" w:rsidRDefault="003716F2" w:rsidP="00A56D3D">
                <w:pPr>
                  <w:rPr>
                    <w:rFonts w:ascii="Tahoma" w:eastAsia="Tahoma" w:hAnsi="Tahoma" w:cs="Tahoma"/>
                  </w:rPr>
                </w:pPr>
                <w:r>
                  <w:t xml:space="preserve">     </w:t>
                </w:r>
              </w:p>
            </w:sdtContent>
          </w:sdt>
          <w:sdt>
            <w:sdtPr>
              <w:rPr>
                <w:sz w:val="28"/>
                <w:szCs w:val="28"/>
              </w:rPr>
              <w:tag w:val="goog_rdk_1268"/>
              <w:id w:val="1403633174"/>
            </w:sdtPr>
            <w:sdtContent>
              <w:p w14:paraId="0000048E" w14:textId="77777777" w:rsidR="00860220" w:rsidRPr="00271A47" w:rsidRDefault="00681D0E" w:rsidP="00A56D3D">
                <w:pPr>
                  <w:jc w:val="center"/>
                  <w:rPr>
                    <w:rFonts w:ascii="Tahoma" w:eastAsia="Tahoma" w:hAnsi="Tahoma" w:cs="Tahoma"/>
                    <w:sz w:val="28"/>
                    <w:szCs w:val="28"/>
                  </w:rPr>
                </w:pPr>
                <w:r w:rsidRPr="00271A47">
                  <w:rPr>
                    <w:rFonts w:ascii="Tahoma" w:eastAsia="Tahoma" w:hAnsi="Tahoma" w:cs="Tahoma"/>
                    <w:sz w:val="28"/>
                    <w:szCs w:val="28"/>
                  </w:rPr>
                  <w:t>Deliverable Item Description</w:t>
                </w:r>
              </w:p>
            </w:sdtContent>
          </w:sdt>
          <w:sdt>
            <w:sdtPr>
              <w:rPr>
                <w:sz w:val="28"/>
                <w:szCs w:val="28"/>
              </w:rPr>
              <w:tag w:val="goog_rdk_1269"/>
              <w:id w:val="-943910381"/>
            </w:sdtPr>
            <w:sdtContent>
              <w:p w14:paraId="0000048F" w14:textId="77777777" w:rsidR="00860220" w:rsidRDefault="00000000" w:rsidP="00A56D3D">
                <w:pPr>
                  <w:rPr>
                    <w:rFonts w:ascii="Tahoma" w:eastAsia="Tahoma" w:hAnsi="Tahoma" w:cs="Tahoma"/>
                  </w:rPr>
                </w:pPr>
              </w:p>
            </w:sdtContent>
          </w:sdt>
        </w:tc>
      </w:tr>
      <w:tr w:rsidR="00860220" w14:paraId="0B2EE512" w14:textId="77777777">
        <w:trPr>
          <w:jc w:val="center"/>
        </w:trPr>
        <w:tc>
          <w:tcPr>
            <w:tcW w:w="7440" w:type="dxa"/>
            <w:gridSpan w:val="2"/>
            <w:tcBorders>
              <w:top w:val="single" w:sz="6" w:space="0" w:color="000000"/>
              <w:left w:val="single" w:sz="6" w:space="0" w:color="000000"/>
              <w:bottom w:val="single" w:sz="6" w:space="0" w:color="000000"/>
              <w:right w:val="single" w:sz="6" w:space="0" w:color="000000"/>
            </w:tcBorders>
          </w:tcPr>
          <w:sdt>
            <w:sdtPr>
              <w:tag w:val="goog_rdk_1272"/>
              <w:id w:val="2028056856"/>
            </w:sdtPr>
            <w:sdtContent>
              <w:p w14:paraId="00000492" w14:textId="77777777" w:rsidR="00860220" w:rsidRDefault="00681D0E" w:rsidP="00A56D3D">
                <w:pPr>
                  <w:rPr>
                    <w:rFonts w:ascii="Tahoma" w:eastAsia="Tahoma" w:hAnsi="Tahoma" w:cs="Tahoma"/>
                  </w:rPr>
                </w:pPr>
                <w:r>
                  <w:rPr>
                    <w:rFonts w:ascii="Tahoma" w:eastAsia="Tahoma" w:hAnsi="Tahoma" w:cs="Tahoma"/>
                    <w:sz w:val="12"/>
                    <w:szCs w:val="12"/>
                  </w:rPr>
                  <w:t>1.  TITLE</w:t>
                </w:r>
              </w:p>
            </w:sdtContent>
          </w:sdt>
          <w:sdt>
            <w:sdtPr>
              <w:tag w:val="goog_rdk_1273"/>
              <w:id w:val="1175763832"/>
            </w:sdtPr>
            <w:sdtContent>
              <w:p w14:paraId="00000493" w14:textId="77777777" w:rsidR="00860220" w:rsidRDefault="00000000" w:rsidP="00A56D3D">
                <w:pPr>
                  <w:rPr>
                    <w:b/>
                    <w:sz w:val="28"/>
                    <w:szCs w:val="28"/>
                  </w:rPr>
                </w:pPr>
              </w:p>
            </w:sdtContent>
          </w:sdt>
          <w:sdt>
            <w:sdtPr>
              <w:tag w:val="goog_rdk_1274"/>
              <w:id w:val="1078799532"/>
            </w:sdtPr>
            <w:sdtContent>
              <w:p w14:paraId="00000494" w14:textId="77777777" w:rsidR="00860220" w:rsidRDefault="00681D0E" w:rsidP="00A56D3D">
                <w:pPr>
                  <w:rPr>
                    <w:b/>
                    <w:sz w:val="28"/>
                    <w:szCs w:val="28"/>
                  </w:rPr>
                </w:pPr>
                <w:r>
                  <w:rPr>
                    <w:b/>
                    <w:sz w:val="28"/>
                    <w:szCs w:val="28"/>
                  </w:rPr>
                  <w:t>Personal Appendix</w:t>
                </w:r>
              </w:p>
            </w:sdtContent>
          </w:sdt>
          <w:sdt>
            <w:sdtPr>
              <w:tag w:val="goog_rdk_1275"/>
              <w:id w:val="-1433084"/>
            </w:sdtPr>
            <w:sdtContent>
              <w:p w14:paraId="00000495" w14:textId="77777777" w:rsidR="00860220" w:rsidRDefault="00000000" w:rsidP="00A56D3D"/>
            </w:sdtContent>
          </w:sdt>
        </w:tc>
        <w:tc>
          <w:tcPr>
            <w:tcW w:w="1827" w:type="dxa"/>
            <w:tcBorders>
              <w:top w:val="single" w:sz="6" w:space="0" w:color="000000"/>
              <w:left w:val="single" w:sz="6" w:space="0" w:color="000000"/>
              <w:bottom w:val="single" w:sz="6" w:space="0" w:color="000000"/>
              <w:right w:val="single" w:sz="6" w:space="0" w:color="000000"/>
            </w:tcBorders>
          </w:tcPr>
          <w:sdt>
            <w:sdtPr>
              <w:tag w:val="goog_rdk_1277"/>
              <w:id w:val="853698770"/>
            </w:sdtPr>
            <w:sdtContent>
              <w:p w14:paraId="00000497" w14:textId="77777777" w:rsidR="00860220" w:rsidRDefault="00681D0E" w:rsidP="00A56D3D">
                <w:pPr>
                  <w:rPr>
                    <w:rFonts w:ascii="Tahoma" w:eastAsia="Tahoma" w:hAnsi="Tahoma" w:cs="Tahoma"/>
                  </w:rPr>
                </w:pPr>
                <w:r>
                  <w:rPr>
                    <w:rFonts w:ascii="Tahoma" w:eastAsia="Tahoma" w:hAnsi="Tahoma" w:cs="Tahoma"/>
                    <w:sz w:val="12"/>
                    <w:szCs w:val="12"/>
                  </w:rPr>
                  <w:t>2.  IDENTIFICATION</w:t>
                </w:r>
              </w:p>
            </w:sdtContent>
          </w:sdt>
          <w:sdt>
            <w:sdtPr>
              <w:tag w:val="goog_rdk_1278"/>
              <w:id w:val="-1902284559"/>
            </w:sdtPr>
            <w:sdtContent>
              <w:p w14:paraId="00000498" w14:textId="77777777" w:rsidR="00860220" w:rsidRDefault="00681D0E" w:rsidP="00A56D3D">
                <w:pPr>
                  <w:spacing w:before="120"/>
                  <w:rPr>
                    <w:rFonts w:ascii="Tahoma" w:eastAsia="Tahoma" w:hAnsi="Tahoma" w:cs="Tahoma"/>
                  </w:rPr>
                </w:pPr>
                <w:r>
                  <w:rPr>
                    <w:rFonts w:ascii="Tahoma" w:eastAsia="Tahoma" w:hAnsi="Tahoma" w:cs="Tahoma"/>
                  </w:rPr>
                  <w:t>DID-4</w:t>
                </w:r>
              </w:p>
            </w:sdtContent>
          </w:sdt>
        </w:tc>
      </w:tr>
      <w:tr w:rsidR="00860220" w14:paraId="76C53316" w14:textId="77777777">
        <w:trPr>
          <w:jc w:val="center"/>
        </w:trPr>
        <w:tc>
          <w:tcPr>
            <w:tcW w:w="9267" w:type="dxa"/>
            <w:gridSpan w:val="3"/>
            <w:tcBorders>
              <w:top w:val="single" w:sz="6" w:space="0" w:color="000000"/>
              <w:left w:val="single" w:sz="6" w:space="0" w:color="000000"/>
              <w:bottom w:val="single" w:sz="6" w:space="0" w:color="000000"/>
              <w:right w:val="single" w:sz="6" w:space="0" w:color="000000"/>
            </w:tcBorders>
          </w:tcPr>
          <w:sdt>
            <w:sdtPr>
              <w:tag w:val="goog_rdk_1279"/>
              <w:id w:val="1110309810"/>
            </w:sdtPr>
            <w:sdtContent>
              <w:p w14:paraId="00000499" w14:textId="77777777" w:rsidR="00860220" w:rsidRDefault="00681D0E" w:rsidP="00A56D3D">
                <w:pPr>
                  <w:rPr>
                    <w:rFonts w:ascii="Tahoma" w:eastAsia="Tahoma" w:hAnsi="Tahoma" w:cs="Tahoma"/>
                  </w:rPr>
                </w:pPr>
                <w:r>
                  <w:rPr>
                    <w:rFonts w:ascii="Tahoma" w:eastAsia="Tahoma" w:hAnsi="Tahoma" w:cs="Tahoma"/>
                    <w:sz w:val="12"/>
                    <w:szCs w:val="12"/>
                  </w:rPr>
                  <w:t>3.  DESCRIPTION</w:t>
                </w:r>
              </w:p>
            </w:sdtContent>
          </w:sdt>
          <w:sdt>
            <w:sdtPr>
              <w:tag w:val="goog_rdk_1280"/>
              <w:id w:val="1271127683"/>
            </w:sdtPr>
            <w:sdtContent>
              <w:p w14:paraId="0000049A" w14:textId="77777777" w:rsidR="00860220" w:rsidRDefault="00681D0E" w:rsidP="00A56D3D">
                <w:pPr>
                  <w:pBdr>
                    <w:top w:val="nil"/>
                    <w:left w:val="nil"/>
                    <w:bottom w:val="nil"/>
                    <w:right w:val="nil"/>
                    <w:between w:val="nil"/>
                  </w:pBdr>
                  <w:spacing w:after="120"/>
                  <w:rPr>
                    <w:color w:val="000000"/>
                    <w:sz w:val="18"/>
                    <w:szCs w:val="18"/>
                  </w:rPr>
                </w:pPr>
                <w:r>
                  <w:rPr>
                    <w:color w:val="000000"/>
                    <w:sz w:val="18"/>
                    <w:szCs w:val="18"/>
                  </w:rPr>
                  <w:t>The purpose of the Personal Appendices is to provide the tutor and coaches with feedback about the design and the team process to enable them a comparison with their observations, but also to identify deficiencies in the organisation or the project coaching or definition.</w:t>
                </w:r>
              </w:p>
            </w:sdtContent>
          </w:sdt>
          <w:sdt>
            <w:sdtPr>
              <w:tag w:val="goog_rdk_1281"/>
              <w:id w:val="-1582592032"/>
            </w:sdtPr>
            <w:sdtContent>
              <w:p w14:paraId="0000049B" w14:textId="77777777" w:rsidR="00860220" w:rsidRDefault="00000000" w:rsidP="00A56D3D">
                <w:pPr>
                  <w:pBdr>
                    <w:top w:val="nil"/>
                    <w:left w:val="nil"/>
                    <w:bottom w:val="nil"/>
                    <w:right w:val="nil"/>
                    <w:between w:val="nil"/>
                  </w:pBdr>
                  <w:spacing w:after="120"/>
                  <w:rPr>
                    <w:rFonts w:ascii="Tahoma" w:eastAsia="Tahoma" w:hAnsi="Tahoma" w:cs="Tahoma"/>
                    <w:color w:val="000000"/>
                  </w:rPr>
                </w:pPr>
              </w:p>
            </w:sdtContent>
          </w:sdt>
        </w:tc>
      </w:tr>
      <w:tr w:rsidR="00860220" w:rsidRPr="00ED6B83" w14:paraId="11DF5945" w14:textId="77777777">
        <w:trPr>
          <w:jc w:val="center"/>
        </w:trPr>
        <w:tc>
          <w:tcPr>
            <w:tcW w:w="4632" w:type="dxa"/>
            <w:tcBorders>
              <w:top w:val="single" w:sz="6" w:space="0" w:color="000000"/>
              <w:left w:val="single" w:sz="6" w:space="0" w:color="000000"/>
              <w:bottom w:val="single" w:sz="6" w:space="0" w:color="000000"/>
              <w:right w:val="single" w:sz="6" w:space="0" w:color="000000"/>
            </w:tcBorders>
          </w:tcPr>
          <w:sdt>
            <w:sdtPr>
              <w:tag w:val="goog_rdk_1284"/>
              <w:id w:val="210468019"/>
            </w:sdtPr>
            <w:sdtContent>
              <w:p w14:paraId="0000049E" w14:textId="77777777" w:rsidR="00860220" w:rsidRDefault="00681D0E" w:rsidP="00A56D3D">
                <w:pPr>
                  <w:rPr>
                    <w:rFonts w:ascii="Tahoma" w:eastAsia="Tahoma" w:hAnsi="Tahoma" w:cs="Tahoma"/>
                  </w:rPr>
                </w:pPr>
                <w:r>
                  <w:rPr>
                    <w:rFonts w:ascii="Tahoma" w:eastAsia="Tahoma" w:hAnsi="Tahoma" w:cs="Tahoma"/>
                    <w:sz w:val="12"/>
                    <w:szCs w:val="12"/>
                  </w:rPr>
                  <w:t>4.  APPROVAL DATE</w:t>
                </w:r>
              </w:p>
            </w:sdtContent>
          </w:sdt>
          <w:sdt>
            <w:sdtPr>
              <w:tag w:val="goog_rdk_1285"/>
              <w:id w:val="712472300"/>
            </w:sdtPr>
            <w:sdtContent>
              <w:p w14:paraId="0000049F" w14:textId="686A06C7" w:rsidR="00860220" w:rsidRDefault="00681D0E" w:rsidP="00A56D3D">
                <w:pPr>
                  <w:jc w:val="center"/>
                  <w:rPr>
                    <w:rFonts w:ascii="Tahoma" w:eastAsia="Tahoma" w:hAnsi="Tahoma" w:cs="Tahoma"/>
                    <w:sz w:val="18"/>
                    <w:szCs w:val="18"/>
                  </w:rPr>
                </w:pPr>
                <w:r>
                  <w:rPr>
                    <w:rFonts w:ascii="Tahoma" w:eastAsia="Tahoma" w:hAnsi="Tahoma" w:cs="Tahoma"/>
                    <w:sz w:val="18"/>
                    <w:szCs w:val="18"/>
                  </w:rPr>
                  <w:t xml:space="preserve">April </w:t>
                </w:r>
                <w:r w:rsidR="00ED6B83">
                  <w:rPr>
                    <w:rFonts w:ascii="Tahoma" w:eastAsia="Tahoma" w:hAnsi="Tahoma" w:cs="Tahoma"/>
                    <w:sz w:val="18"/>
                    <w:szCs w:val="18"/>
                  </w:rPr>
                  <w:t>7</w:t>
                </w:r>
                <w:r>
                  <w:rPr>
                    <w:rFonts w:ascii="Tahoma" w:eastAsia="Tahoma" w:hAnsi="Tahoma" w:cs="Tahoma"/>
                    <w:sz w:val="18"/>
                    <w:szCs w:val="18"/>
                  </w:rPr>
                  <w:t>, 20</w:t>
                </w:r>
                <w:r w:rsidR="00ED6B83">
                  <w:rPr>
                    <w:rFonts w:ascii="Tahoma" w:eastAsia="Tahoma" w:hAnsi="Tahoma" w:cs="Tahoma"/>
                    <w:sz w:val="18"/>
                    <w:szCs w:val="18"/>
                  </w:rPr>
                  <w:t>20</w:t>
                </w:r>
              </w:p>
            </w:sdtContent>
          </w:sdt>
        </w:tc>
        <w:tc>
          <w:tcPr>
            <w:tcW w:w="4635" w:type="dxa"/>
            <w:gridSpan w:val="2"/>
            <w:tcBorders>
              <w:top w:val="single" w:sz="6" w:space="0" w:color="000000"/>
              <w:left w:val="single" w:sz="6" w:space="0" w:color="000000"/>
              <w:bottom w:val="single" w:sz="6" w:space="0" w:color="000000"/>
              <w:right w:val="single" w:sz="6" w:space="0" w:color="000000"/>
            </w:tcBorders>
          </w:tcPr>
          <w:sdt>
            <w:sdtPr>
              <w:tag w:val="goog_rdk_1286"/>
              <w:id w:val="-1923011902"/>
            </w:sdtPr>
            <w:sdtContent>
              <w:p w14:paraId="000004A0" w14:textId="77777777" w:rsidR="00860220" w:rsidRDefault="00681D0E" w:rsidP="00A56D3D">
                <w:pPr>
                  <w:rPr>
                    <w:rFonts w:ascii="Tahoma" w:eastAsia="Tahoma" w:hAnsi="Tahoma" w:cs="Tahoma"/>
                    <w:sz w:val="18"/>
                    <w:szCs w:val="18"/>
                  </w:rPr>
                </w:pPr>
                <w:r>
                  <w:rPr>
                    <w:rFonts w:ascii="Tahoma" w:eastAsia="Tahoma" w:hAnsi="Tahoma" w:cs="Tahoma"/>
                    <w:sz w:val="12"/>
                    <w:szCs w:val="12"/>
                  </w:rPr>
                  <w:t>5.  CONFIGURATION CONTROL</w:t>
                </w:r>
              </w:p>
            </w:sdtContent>
          </w:sdt>
          <w:sdt>
            <w:sdtPr>
              <w:tag w:val="goog_rdk_1287"/>
              <w:id w:val="-1832051607"/>
            </w:sdtPr>
            <w:sdtContent>
              <w:p w14:paraId="000004A1" w14:textId="685E7867" w:rsidR="00860220" w:rsidRPr="00211805" w:rsidRDefault="00681D0E" w:rsidP="00A56D3D">
                <w:pPr>
                  <w:pBdr>
                    <w:top w:val="nil"/>
                    <w:left w:val="nil"/>
                    <w:bottom w:val="nil"/>
                    <w:right w:val="nil"/>
                    <w:between w:val="nil"/>
                  </w:pBdr>
                  <w:jc w:val="center"/>
                  <w:rPr>
                    <w:rFonts w:ascii="Tahoma" w:eastAsia="Tahoma" w:hAnsi="Tahoma" w:cs="Tahoma"/>
                    <w:color w:val="000000"/>
                    <w:lang w:val="en-US"/>
                  </w:rPr>
                </w:pPr>
                <w:r w:rsidRPr="00211805">
                  <w:rPr>
                    <w:rFonts w:ascii="Tahoma" w:eastAsia="Tahoma" w:hAnsi="Tahoma" w:cs="Tahoma"/>
                    <w:color w:val="000000"/>
                    <w:sz w:val="18"/>
                    <w:szCs w:val="18"/>
                    <w:lang w:val="en-US"/>
                  </w:rPr>
                  <w:t>OSCC (</w:t>
                </w:r>
                <w:r w:rsidR="00ED6B83">
                  <w:rPr>
                    <w:rFonts w:ascii="Tahoma" w:eastAsia="Tahoma" w:hAnsi="Tahoma" w:cs="Tahoma"/>
                    <w:color w:val="000000"/>
                    <w:sz w:val="18"/>
                    <w:szCs w:val="18"/>
                  </w:rPr>
                  <w:t>J. Sinke</w:t>
                </w:r>
                <w:r w:rsidRPr="00211805">
                  <w:rPr>
                    <w:rFonts w:ascii="Tahoma" w:eastAsia="Tahoma" w:hAnsi="Tahoma" w:cs="Tahoma"/>
                    <w:color w:val="000000"/>
                    <w:sz w:val="18"/>
                    <w:szCs w:val="18"/>
                    <w:lang w:val="en-US"/>
                  </w:rPr>
                  <w:t>)</w:t>
                </w:r>
              </w:p>
            </w:sdtContent>
          </w:sdt>
        </w:tc>
      </w:tr>
      <w:tr w:rsidR="00860220" w14:paraId="3B9E816D" w14:textId="77777777">
        <w:trPr>
          <w:jc w:val="center"/>
        </w:trPr>
        <w:tc>
          <w:tcPr>
            <w:tcW w:w="9267" w:type="dxa"/>
            <w:gridSpan w:val="3"/>
            <w:tcBorders>
              <w:top w:val="single" w:sz="6" w:space="0" w:color="000000"/>
              <w:left w:val="single" w:sz="6" w:space="0" w:color="000000"/>
              <w:bottom w:val="single" w:sz="6" w:space="0" w:color="000000"/>
              <w:right w:val="single" w:sz="6" w:space="0" w:color="000000"/>
            </w:tcBorders>
          </w:tcPr>
          <w:sdt>
            <w:sdtPr>
              <w:tag w:val="goog_rdk_1289"/>
              <w:id w:val="-2132777462"/>
            </w:sdtPr>
            <w:sdtContent>
              <w:p w14:paraId="000004A3" w14:textId="77777777" w:rsidR="00860220" w:rsidRDefault="00681D0E" w:rsidP="00A56D3D">
                <w:pPr>
                  <w:rPr>
                    <w:rFonts w:ascii="Tahoma" w:eastAsia="Tahoma" w:hAnsi="Tahoma" w:cs="Tahoma"/>
                  </w:rPr>
                </w:pPr>
                <w:r>
                  <w:rPr>
                    <w:rFonts w:ascii="Tahoma" w:eastAsia="Tahoma" w:hAnsi="Tahoma" w:cs="Tahoma"/>
                    <w:sz w:val="12"/>
                    <w:szCs w:val="12"/>
                  </w:rPr>
                  <w:t>6.  APPLICATION/INTERRELATIONSHIP</w:t>
                </w:r>
              </w:p>
            </w:sdtContent>
          </w:sdt>
          <w:sdt>
            <w:sdtPr>
              <w:tag w:val="goog_rdk_1292"/>
              <w:id w:val="-1034801652"/>
            </w:sdtPr>
            <w:sdtContent>
              <w:p w14:paraId="000004A4" w14:textId="77777777" w:rsidR="00860220" w:rsidRDefault="00681D0E" w:rsidP="00A56D3D">
                <w:pPr>
                  <w:tabs>
                    <w:tab w:val="left" w:pos="10080"/>
                  </w:tabs>
                  <w:ind w:right="580"/>
                  <w:rPr>
                    <w:rFonts w:ascii="Tahoma" w:eastAsia="Tahoma" w:hAnsi="Tahoma" w:cs="Tahoma"/>
                    <w:sz w:val="18"/>
                    <w:szCs w:val="18"/>
                  </w:rPr>
                </w:pPr>
                <w:r>
                  <w:rPr>
                    <w:rFonts w:ascii="Tahoma" w:eastAsia="Tahoma" w:hAnsi="Tahoma" w:cs="Tahoma"/>
                    <w:sz w:val="18"/>
                    <w:szCs w:val="18"/>
                  </w:rPr>
                  <w:t xml:space="preserve">A copy shall be made available to the principal tutor, the coaches and the OSCC at the moment of handing in the </w:t>
                </w:r>
                <w:sdt>
                  <w:sdtPr>
                    <w:tag w:val="goog_rdk_1290"/>
                    <w:id w:val="-538278802"/>
                  </w:sdtPr>
                  <w:sdtContent>
                    <w:r>
                      <w:rPr>
                        <w:rFonts w:ascii="Tahoma" w:eastAsia="Tahoma" w:hAnsi="Tahoma" w:cs="Tahoma"/>
                        <w:sz w:val="18"/>
                        <w:szCs w:val="18"/>
                      </w:rPr>
                      <w:t xml:space="preserve">Draft </w:t>
                    </w:r>
                  </w:sdtContent>
                </w:sdt>
                <w:r>
                  <w:rPr>
                    <w:rFonts w:ascii="Tahoma" w:eastAsia="Tahoma" w:hAnsi="Tahoma" w:cs="Tahoma"/>
                    <w:sz w:val="18"/>
                    <w:szCs w:val="18"/>
                  </w:rPr>
                  <w:t>Mid Term report and the</w:t>
                </w:r>
                <w:sdt>
                  <w:sdtPr>
                    <w:tag w:val="goog_rdk_1291"/>
                    <w:id w:val="-690605359"/>
                  </w:sdtPr>
                  <w:sdtContent>
                    <w:r>
                      <w:rPr>
                        <w:rFonts w:ascii="Tahoma" w:eastAsia="Tahoma" w:hAnsi="Tahoma" w:cs="Tahoma"/>
                        <w:sz w:val="18"/>
                        <w:szCs w:val="18"/>
                      </w:rPr>
                      <w:t xml:space="preserve"> Draft</w:t>
                    </w:r>
                  </w:sdtContent>
                </w:sdt>
                <w:r>
                  <w:rPr>
                    <w:rFonts w:ascii="Tahoma" w:eastAsia="Tahoma" w:hAnsi="Tahoma" w:cs="Tahoma"/>
                    <w:sz w:val="18"/>
                    <w:szCs w:val="18"/>
                  </w:rPr>
                  <w:t xml:space="preserve"> Final Report.</w:t>
                </w:r>
              </w:p>
            </w:sdtContent>
          </w:sdt>
          <w:sdt>
            <w:sdtPr>
              <w:tag w:val="goog_rdk_1293"/>
              <w:id w:val="-715887016"/>
            </w:sdtPr>
            <w:sdtContent>
              <w:p w14:paraId="000004A5" w14:textId="77777777" w:rsidR="00860220" w:rsidRDefault="00000000" w:rsidP="00A56D3D">
                <w:pPr>
                  <w:rPr>
                    <w:rFonts w:ascii="Tahoma" w:eastAsia="Tahoma" w:hAnsi="Tahoma" w:cs="Tahoma"/>
                  </w:rPr>
                </w:pPr>
              </w:p>
            </w:sdtContent>
          </w:sdt>
        </w:tc>
      </w:tr>
      <w:tr w:rsidR="00860220" w14:paraId="6B54A200" w14:textId="77777777">
        <w:trPr>
          <w:jc w:val="center"/>
        </w:trPr>
        <w:tc>
          <w:tcPr>
            <w:tcW w:w="9267" w:type="dxa"/>
            <w:gridSpan w:val="3"/>
            <w:tcBorders>
              <w:top w:val="single" w:sz="6" w:space="0" w:color="000000"/>
              <w:left w:val="single" w:sz="6" w:space="0" w:color="000000"/>
              <w:bottom w:val="single" w:sz="6" w:space="0" w:color="000000"/>
              <w:right w:val="single" w:sz="6" w:space="0" w:color="000000"/>
            </w:tcBorders>
          </w:tcPr>
          <w:sdt>
            <w:sdtPr>
              <w:tag w:val="goog_rdk_1296"/>
              <w:id w:val="-1783647347"/>
            </w:sdtPr>
            <w:sdtContent>
              <w:p w14:paraId="000004A8" w14:textId="77777777" w:rsidR="00860220" w:rsidRDefault="00681D0E" w:rsidP="00A56D3D">
                <w:pPr>
                  <w:rPr>
                    <w:rFonts w:ascii="Tahoma" w:eastAsia="Tahoma" w:hAnsi="Tahoma" w:cs="Tahoma"/>
                  </w:rPr>
                </w:pPr>
                <w:r>
                  <w:rPr>
                    <w:rFonts w:ascii="Tahoma" w:eastAsia="Tahoma" w:hAnsi="Tahoma" w:cs="Tahoma"/>
                    <w:sz w:val="12"/>
                    <w:szCs w:val="12"/>
                  </w:rPr>
                  <w:t>7.  PREPARATION INSTRUCTIONS</w:t>
                </w:r>
              </w:p>
            </w:sdtContent>
          </w:sdt>
          <w:sdt>
            <w:sdtPr>
              <w:tag w:val="goog_rdk_1297"/>
              <w:id w:val="-1747720329"/>
            </w:sdtPr>
            <w:sdtContent>
              <w:p w14:paraId="000004A9" w14:textId="6E1A6884" w:rsidR="00860220" w:rsidRDefault="00681D0E" w:rsidP="00A56D3D">
                <w:pPr>
                  <w:tabs>
                    <w:tab w:val="left" w:pos="10080"/>
                  </w:tabs>
                  <w:ind w:right="580"/>
                  <w:rPr>
                    <w:rFonts w:ascii="Tahoma" w:eastAsia="Tahoma" w:hAnsi="Tahoma" w:cs="Tahoma"/>
                    <w:sz w:val="18"/>
                    <w:szCs w:val="18"/>
                  </w:rPr>
                </w:pPr>
                <w:r>
                  <w:rPr>
                    <w:rFonts w:ascii="Tahoma" w:eastAsia="Tahoma" w:hAnsi="Tahoma" w:cs="Tahoma"/>
                    <w:sz w:val="18"/>
                    <w:szCs w:val="18"/>
                  </w:rPr>
                  <w:t>Each person briefly explains on 1-2 page(s) A4 his/her activities and gives a personal impression about his/her expectations of the DSE, his/her functioning, the project, the team, the cooperation, the organisation, the staff, etc.</w:t>
                </w:r>
              </w:p>
            </w:sdtContent>
          </w:sdt>
          <w:sdt>
            <w:sdtPr>
              <w:tag w:val="goog_rdk_1298"/>
              <w:id w:val="1007868110"/>
            </w:sdtPr>
            <w:sdtContent>
              <w:p w14:paraId="000004AA" w14:textId="6E2FFD3B" w:rsidR="00860220" w:rsidRDefault="00000000" w:rsidP="00A56D3D">
                <w:pPr>
                  <w:tabs>
                    <w:tab w:val="left" w:pos="10080"/>
                  </w:tabs>
                  <w:ind w:right="580"/>
                  <w:rPr>
                    <w:rFonts w:ascii="Tahoma" w:eastAsia="Tahoma" w:hAnsi="Tahoma" w:cs="Tahoma"/>
                    <w:sz w:val="18"/>
                    <w:szCs w:val="18"/>
                  </w:rPr>
                </w:pPr>
              </w:p>
            </w:sdtContent>
          </w:sdt>
          <w:sdt>
            <w:sdtPr>
              <w:tag w:val="goog_rdk_1301"/>
              <w:id w:val="186802339"/>
            </w:sdtPr>
            <w:sdtContent>
              <w:p w14:paraId="000004AB" w14:textId="65DE9372" w:rsidR="00860220" w:rsidRDefault="00681D0E" w:rsidP="00A56D3D">
                <w:pPr>
                  <w:tabs>
                    <w:tab w:val="left" w:pos="10080"/>
                  </w:tabs>
                  <w:ind w:right="580"/>
                  <w:rPr>
                    <w:del w:id="32" w:author="Rens van der Zwaard" w:date="2019-06-21T12:04:00Z"/>
                    <w:rFonts w:ascii="Tahoma" w:eastAsia="Tahoma" w:hAnsi="Tahoma" w:cs="Tahoma"/>
                    <w:sz w:val="18"/>
                    <w:szCs w:val="18"/>
                  </w:rPr>
                </w:pPr>
                <w:r>
                  <w:rPr>
                    <w:rFonts w:ascii="Tahoma" w:eastAsia="Tahoma" w:hAnsi="Tahoma" w:cs="Tahoma"/>
                    <w:sz w:val="18"/>
                    <w:szCs w:val="18"/>
                  </w:rPr>
                  <w:t>Write down your expectations and learning objectives in week 1 of the DSE, and review this at midterm and final. Any discrepancy should be briefly discussed and (at midterm) new goals/objectives be set.</w:t>
                </w:r>
                <w:sdt>
                  <w:sdtPr>
                    <w:tag w:val="goog_rdk_1299"/>
                    <w:id w:val="-865132855"/>
                  </w:sdtPr>
                  <w:sdtContent>
                    <w:ins w:id="33" w:author="Rens van der Zwaard" w:date="2019-06-21T12:04:00Z">
                      <w:r>
                        <w:rPr>
                          <w:rFonts w:ascii="Tahoma" w:eastAsia="Tahoma" w:hAnsi="Tahoma" w:cs="Tahoma"/>
                          <w:sz w:val="18"/>
                          <w:szCs w:val="18"/>
                        </w:rPr>
                        <w:t xml:space="preserve"> </w:t>
                      </w:r>
                    </w:ins>
                  </w:sdtContent>
                </w:sdt>
                <w:sdt>
                  <w:sdtPr>
                    <w:tag w:val="goog_rdk_1300"/>
                    <w:id w:val="1324777987"/>
                  </w:sdtPr>
                  <w:sdtContent/>
                </w:sdt>
              </w:p>
            </w:sdtContent>
          </w:sdt>
          <w:sdt>
            <w:sdtPr>
              <w:tag w:val="goog_rdk_1302"/>
              <w:id w:val="-1570261075"/>
            </w:sdtPr>
            <w:sdtContent>
              <w:p w14:paraId="000004AC" w14:textId="6D865B65" w:rsidR="00860220" w:rsidRDefault="00000000" w:rsidP="00A56D3D">
                <w:pPr>
                  <w:tabs>
                    <w:tab w:val="left" w:pos="10080"/>
                  </w:tabs>
                  <w:ind w:right="580"/>
                  <w:rPr>
                    <w:rFonts w:ascii="Tahoma" w:eastAsia="Tahoma" w:hAnsi="Tahoma" w:cs="Tahoma"/>
                  </w:rPr>
                </w:pPr>
              </w:p>
            </w:sdtContent>
          </w:sdt>
        </w:tc>
      </w:tr>
    </w:tbl>
    <w:sdt>
      <w:sdtPr>
        <w:tag w:val="goog_rdk_1305"/>
        <w:id w:val="1370484868"/>
      </w:sdtPr>
      <w:sdtContent>
        <w:p w14:paraId="000004AF" w14:textId="77777777" w:rsidR="00860220" w:rsidRDefault="00681D0E" w:rsidP="00A56D3D">
          <w:pPr>
            <w:ind w:right="-81"/>
            <w:rPr>
              <w:rFonts w:ascii="Tahoma" w:eastAsia="Tahoma" w:hAnsi="Tahoma" w:cs="Tahoma"/>
            </w:rPr>
          </w:pPr>
          <w:r>
            <w:br w:type="page"/>
          </w:r>
        </w:p>
      </w:sdtContent>
    </w:sdt>
    <w:tbl>
      <w:tblPr>
        <w:tblStyle w:val="ad"/>
        <w:tblW w:w="9322" w:type="dxa"/>
        <w:tblInd w:w="-34" w:type="dxa"/>
        <w:tblLayout w:type="fixed"/>
        <w:tblLook w:val="0000" w:firstRow="0" w:lastRow="0" w:firstColumn="0" w:lastColumn="0" w:noHBand="0" w:noVBand="0"/>
      </w:tblPr>
      <w:tblGrid>
        <w:gridCol w:w="4687"/>
        <w:gridCol w:w="2808"/>
        <w:gridCol w:w="1827"/>
      </w:tblGrid>
      <w:tr w:rsidR="00860220" w14:paraId="75FCCA42" w14:textId="77777777">
        <w:tc>
          <w:tcPr>
            <w:tcW w:w="9322" w:type="dxa"/>
            <w:gridSpan w:val="3"/>
            <w:tcBorders>
              <w:top w:val="single" w:sz="6" w:space="0" w:color="000000"/>
              <w:left w:val="single" w:sz="6" w:space="0" w:color="000000"/>
              <w:bottom w:val="single" w:sz="6" w:space="0" w:color="000000"/>
              <w:right w:val="single" w:sz="6" w:space="0" w:color="000000"/>
            </w:tcBorders>
          </w:tcPr>
          <w:sdt>
            <w:sdtPr>
              <w:tag w:val="goog_rdk_1306"/>
              <w:id w:val="2019801397"/>
              <w:showingPlcHdr/>
            </w:sdtPr>
            <w:sdtContent>
              <w:p w14:paraId="000004B0" w14:textId="5B4FB50A" w:rsidR="00860220" w:rsidRDefault="003716F2" w:rsidP="00A56D3D">
                <w:pPr>
                  <w:rPr>
                    <w:rFonts w:ascii="Tahoma" w:eastAsia="Tahoma" w:hAnsi="Tahoma" w:cs="Tahoma"/>
                  </w:rPr>
                </w:pPr>
                <w:r>
                  <w:t xml:space="preserve">     </w:t>
                </w:r>
              </w:p>
            </w:sdtContent>
          </w:sdt>
          <w:sdt>
            <w:sdtPr>
              <w:tag w:val="goog_rdk_1307"/>
              <w:id w:val="-1741082558"/>
            </w:sdtPr>
            <w:sdtContent>
              <w:p w14:paraId="000004B1" w14:textId="77777777" w:rsidR="00860220" w:rsidRDefault="00000000" w:rsidP="00A56D3D">
                <w:pPr>
                  <w:rPr>
                    <w:rFonts w:ascii="Tahoma" w:eastAsia="Tahoma" w:hAnsi="Tahoma" w:cs="Tahoma"/>
                  </w:rPr>
                </w:pPr>
              </w:p>
            </w:sdtContent>
          </w:sdt>
          <w:sdt>
            <w:sdtPr>
              <w:tag w:val="goog_rdk_1308"/>
              <w:id w:val="-1735924367"/>
            </w:sdtPr>
            <w:sdtContent>
              <w:p w14:paraId="000004B2" w14:textId="77777777" w:rsidR="00860220" w:rsidRDefault="00681D0E" w:rsidP="00A56D3D">
                <w:pPr>
                  <w:jc w:val="center"/>
                  <w:rPr>
                    <w:rFonts w:ascii="Tahoma" w:eastAsia="Tahoma" w:hAnsi="Tahoma" w:cs="Tahoma"/>
                  </w:rPr>
                </w:pPr>
                <w:r>
                  <w:rPr>
                    <w:rFonts w:ascii="Tahoma" w:eastAsia="Tahoma" w:hAnsi="Tahoma" w:cs="Tahoma"/>
                    <w:sz w:val="28"/>
                    <w:szCs w:val="28"/>
                  </w:rPr>
                  <w:t>Deliverable Item Description</w:t>
                </w:r>
              </w:p>
            </w:sdtContent>
          </w:sdt>
          <w:sdt>
            <w:sdtPr>
              <w:tag w:val="goog_rdk_1309"/>
              <w:id w:val="-1687207894"/>
            </w:sdtPr>
            <w:sdtContent>
              <w:p w14:paraId="000004B3" w14:textId="77777777" w:rsidR="00860220" w:rsidRDefault="00000000" w:rsidP="00A56D3D">
                <w:pPr>
                  <w:rPr>
                    <w:rFonts w:ascii="Tahoma" w:eastAsia="Tahoma" w:hAnsi="Tahoma" w:cs="Tahoma"/>
                  </w:rPr>
                </w:pPr>
              </w:p>
            </w:sdtContent>
          </w:sdt>
        </w:tc>
      </w:tr>
      <w:tr w:rsidR="00860220" w14:paraId="0FD1190A" w14:textId="77777777">
        <w:tc>
          <w:tcPr>
            <w:tcW w:w="7495" w:type="dxa"/>
            <w:gridSpan w:val="2"/>
            <w:tcBorders>
              <w:top w:val="single" w:sz="6" w:space="0" w:color="000000"/>
              <w:left w:val="single" w:sz="6" w:space="0" w:color="000000"/>
              <w:bottom w:val="single" w:sz="6" w:space="0" w:color="000000"/>
              <w:right w:val="single" w:sz="6" w:space="0" w:color="000000"/>
            </w:tcBorders>
          </w:tcPr>
          <w:sdt>
            <w:sdtPr>
              <w:tag w:val="goog_rdk_1312"/>
              <w:id w:val="-70277285"/>
            </w:sdtPr>
            <w:sdtContent>
              <w:p w14:paraId="000004B6" w14:textId="77777777" w:rsidR="00860220" w:rsidRDefault="00681D0E" w:rsidP="00A56D3D">
                <w:pPr>
                  <w:rPr>
                    <w:rFonts w:ascii="Tahoma" w:eastAsia="Tahoma" w:hAnsi="Tahoma" w:cs="Tahoma"/>
                  </w:rPr>
                </w:pPr>
                <w:r>
                  <w:rPr>
                    <w:rFonts w:ascii="Tahoma" w:eastAsia="Tahoma" w:hAnsi="Tahoma" w:cs="Tahoma"/>
                    <w:sz w:val="12"/>
                    <w:szCs w:val="12"/>
                  </w:rPr>
                  <w:t>1.  TITLE</w:t>
                </w:r>
              </w:p>
            </w:sdtContent>
          </w:sdt>
          <w:sdt>
            <w:sdtPr>
              <w:tag w:val="goog_rdk_1313"/>
              <w:id w:val="-1620751975"/>
            </w:sdtPr>
            <w:sdtContent>
              <w:p w14:paraId="000004B7" w14:textId="77777777" w:rsidR="00860220" w:rsidRDefault="00000000" w:rsidP="00A56D3D">
                <w:pPr>
                  <w:rPr>
                    <w:b/>
                    <w:sz w:val="28"/>
                    <w:szCs w:val="28"/>
                  </w:rPr>
                </w:pPr>
              </w:p>
            </w:sdtContent>
          </w:sdt>
          <w:sdt>
            <w:sdtPr>
              <w:tag w:val="goog_rdk_1314"/>
              <w:id w:val="-804932771"/>
            </w:sdtPr>
            <w:sdtContent>
              <w:p w14:paraId="000004B8" w14:textId="77777777" w:rsidR="00860220" w:rsidRDefault="00681D0E" w:rsidP="00A56D3D">
                <w:pPr>
                  <w:rPr>
                    <w:b/>
                    <w:sz w:val="28"/>
                    <w:szCs w:val="28"/>
                  </w:rPr>
                </w:pPr>
                <w:r>
                  <w:rPr>
                    <w:b/>
                    <w:sz w:val="28"/>
                    <w:szCs w:val="28"/>
                  </w:rPr>
                  <w:t>Baseline Review</w:t>
                </w:r>
              </w:p>
            </w:sdtContent>
          </w:sdt>
          <w:sdt>
            <w:sdtPr>
              <w:tag w:val="goog_rdk_1315"/>
              <w:id w:val="1659342161"/>
            </w:sdtPr>
            <w:sdtContent>
              <w:p w14:paraId="000004B9" w14:textId="77777777" w:rsidR="00860220" w:rsidRDefault="00000000" w:rsidP="00A56D3D">
                <w:pPr>
                  <w:pBdr>
                    <w:top w:val="nil"/>
                    <w:left w:val="nil"/>
                    <w:bottom w:val="nil"/>
                    <w:right w:val="nil"/>
                    <w:between w:val="nil"/>
                  </w:pBdr>
                  <w:rPr>
                    <w:rFonts w:ascii="Tahoma" w:eastAsia="Tahoma" w:hAnsi="Tahoma" w:cs="Tahoma"/>
                    <w:color w:val="000000"/>
                  </w:rPr>
                </w:pPr>
              </w:p>
            </w:sdtContent>
          </w:sdt>
          <w:sdt>
            <w:sdtPr>
              <w:tag w:val="goog_rdk_1316"/>
              <w:id w:val="-1029411002"/>
            </w:sdtPr>
            <w:sdtContent>
              <w:p w14:paraId="000004BA" w14:textId="77777777" w:rsidR="00860220" w:rsidRDefault="00000000" w:rsidP="00A56D3D">
                <w:pPr>
                  <w:pBdr>
                    <w:top w:val="nil"/>
                    <w:left w:val="nil"/>
                    <w:bottom w:val="nil"/>
                    <w:right w:val="nil"/>
                    <w:between w:val="nil"/>
                  </w:pBdr>
                  <w:rPr>
                    <w:rFonts w:ascii="Tahoma" w:eastAsia="Tahoma" w:hAnsi="Tahoma" w:cs="Tahoma"/>
                    <w:color w:val="000000"/>
                  </w:rPr>
                </w:pPr>
              </w:p>
            </w:sdtContent>
          </w:sdt>
        </w:tc>
        <w:tc>
          <w:tcPr>
            <w:tcW w:w="1827" w:type="dxa"/>
            <w:tcBorders>
              <w:top w:val="single" w:sz="6" w:space="0" w:color="000000"/>
              <w:left w:val="single" w:sz="6" w:space="0" w:color="000000"/>
              <w:bottom w:val="single" w:sz="6" w:space="0" w:color="000000"/>
              <w:right w:val="single" w:sz="6" w:space="0" w:color="000000"/>
            </w:tcBorders>
          </w:tcPr>
          <w:sdt>
            <w:sdtPr>
              <w:tag w:val="goog_rdk_1318"/>
              <w:id w:val="869030892"/>
            </w:sdtPr>
            <w:sdtContent>
              <w:p w14:paraId="000004BC" w14:textId="77777777" w:rsidR="00860220" w:rsidRDefault="00681D0E" w:rsidP="00A56D3D">
                <w:pPr>
                  <w:rPr>
                    <w:rFonts w:ascii="Tahoma" w:eastAsia="Tahoma" w:hAnsi="Tahoma" w:cs="Tahoma"/>
                  </w:rPr>
                </w:pPr>
                <w:r>
                  <w:rPr>
                    <w:rFonts w:ascii="Tahoma" w:eastAsia="Tahoma" w:hAnsi="Tahoma" w:cs="Tahoma"/>
                    <w:sz w:val="12"/>
                    <w:szCs w:val="12"/>
                  </w:rPr>
                  <w:t>2.  IDENTIFICATION</w:t>
                </w:r>
              </w:p>
            </w:sdtContent>
          </w:sdt>
          <w:sdt>
            <w:sdtPr>
              <w:tag w:val="goog_rdk_1319"/>
              <w:id w:val="-713505562"/>
            </w:sdtPr>
            <w:sdtContent>
              <w:p w14:paraId="000004BD" w14:textId="77777777" w:rsidR="00860220" w:rsidRDefault="00681D0E" w:rsidP="00A56D3D">
                <w:pPr>
                  <w:spacing w:before="120"/>
                  <w:rPr>
                    <w:rFonts w:ascii="Tahoma" w:eastAsia="Tahoma" w:hAnsi="Tahoma" w:cs="Tahoma"/>
                  </w:rPr>
                </w:pPr>
                <w:r>
                  <w:rPr>
                    <w:rFonts w:ascii="Tahoma" w:eastAsia="Tahoma" w:hAnsi="Tahoma" w:cs="Tahoma"/>
                  </w:rPr>
                  <w:t>DID-5</w:t>
                </w:r>
              </w:p>
            </w:sdtContent>
          </w:sdt>
        </w:tc>
      </w:tr>
      <w:tr w:rsidR="00860220" w14:paraId="6F049F16" w14:textId="77777777">
        <w:tc>
          <w:tcPr>
            <w:tcW w:w="9322" w:type="dxa"/>
            <w:gridSpan w:val="3"/>
            <w:tcBorders>
              <w:top w:val="single" w:sz="6" w:space="0" w:color="000000"/>
              <w:left w:val="single" w:sz="6" w:space="0" w:color="000000"/>
              <w:bottom w:val="single" w:sz="6" w:space="0" w:color="000000"/>
              <w:right w:val="single" w:sz="6" w:space="0" w:color="000000"/>
            </w:tcBorders>
          </w:tcPr>
          <w:sdt>
            <w:sdtPr>
              <w:tag w:val="goog_rdk_1320"/>
              <w:id w:val="-948699168"/>
            </w:sdtPr>
            <w:sdtContent>
              <w:p w14:paraId="000004BE" w14:textId="77777777" w:rsidR="00860220" w:rsidRDefault="00681D0E" w:rsidP="00A56D3D">
                <w:pPr>
                  <w:rPr>
                    <w:rFonts w:ascii="Tahoma" w:eastAsia="Tahoma" w:hAnsi="Tahoma" w:cs="Tahoma"/>
                  </w:rPr>
                </w:pPr>
                <w:r>
                  <w:rPr>
                    <w:rFonts w:ascii="Tahoma" w:eastAsia="Tahoma" w:hAnsi="Tahoma" w:cs="Tahoma"/>
                    <w:sz w:val="12"/>
                    <w:szCs w:val="12"/>
                  </w:rPr>
                  <w:t>3.  DESCRIPTION</w:t>
                </w:r>
              </w:p>
            </w:sdtContent>
          </w:sdt>
          <w:sdt>
            <w:sdtPr>
              <w:tag w:val="goog_rdk_1321"/>
              <w:id w:val="-1365430000"/>
            </w:sdtPr>
            <w:sdtContent>
              <w:p w14:paraId="000004BF"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The purpose of the Baseline Requirements Review is to provide the principal tutor, coaches, and any other invited guests with a </w:t>
                </w:r>
                <w:r>
                  <w:rPr>
                    <w:rFonts w:ascii="Tahoma" w:eastAsia="Tahoma" w:hAnsi="Tahoma" w:cs="Tahoma"/>
                    <w:b/>
                    <w:sz w:val="18"/>
                    <w:szCs w:val="18"/>
                  </w:rPr>
                  <w:t xml:space="preserve">formal briefing </w:t>
                </w:r>
                <w:r>
                  <w:rPr>
                    <w:rFonts w:ascii="Tahoma" w:eastAsia="Tahoma" w:hAnsi="Tahoma" w:cs="Tahoma"/>
                    <w:sz w:val="18"/>
                    <w:szCs w:val="18"/>
                  </w:rPr>
                  <w:t xml:space="preserve">on the planning phase and the technical requirements for your project. </w:t>
                </w:r>
              </w:p>
            </w:sdtContent>
          </w:sdt>
          <w:sdt>
            <w:sdtPr>
              <w:tag w:val="goog_rdk_1322"/>
              <w:id w:val="-1791820606"/>
            </w:sdtPr>
            <w:sdtContent>
              <w:p w14:paraId="000004C0" w14:textId="77777777" w:rsidR="00860220" w:rsidRDefault="00000000" w:rsidP="00A56D3D">
                <w:pPr>
                  <w:rPr>
                    <w:rFonts w:ascii="Tahoma" w:eastAsia="Tahoma" w:hAnsi="Tahoma" w:cs="Tahoma"/>
                    <w:sz w:val="18"/>
                    <w:szCs w:val="18"/>
                  </w:rPr>
                </w:pPr>
              </w:p>
            </w:sdtContent>
          </w:sdt>
          <w:sdt>
            <w:sdtPr>
              <w:tag w:val="goog_rdk_1323"/>
              <w:id w:val="440189896"/>
            </w:sdtPr>
            <w:sdtContent>
              <w:p w14:paraId="000004C1" w14:textId="77777777" w:rsidR="00860220" w:rsidRDefault="00681D0E" w:rsidP="00A56D3D">
                <w:pPr>
                  <w:rPr>
                    <w:rFonts w:ascii="Tahoma" w:eastAsia="Tahoma" w:hAnsi="Tahoma" w:cs="Tahoma"/>
                    <w:sz w:val="18"/>
                    <w:szCs w:val="18"/>
                  </w:rPr>
                </w:pPr>
                <w:r>
                  <w:rPr>
                    <w:rFonts w:ascii="Tahoma" w:eastAsia="Tahoma" w:hAnsi="Tahoma" w:cs="Tahoma"/>
                    <w:sz w:val="18"/>
                    <w:szCs w:val="18"/>
                  </w:rPr>
                  <w:t>The briefing should include the Project Plan, the requirements analysis, the Design Options tree(s), and selected concepts entering the trade-off (to be done in the Midterm Phase).</w:t>
                </w:r>
              </w:p>
            </w:sdtContent>
          </w:sdt>
          <w:sdt>
            <w:sdtPr>
              <w:tag w:val="goog_rdk_1324"/>
              <w:id w:val="1179543036"/>
            </w:sdtPr>
            <w:sdtContent>
              <w:p w14:paraId="000004C2" w14:textId="77777777" w:rsidR="00860220" w:rsidRDefault="00000000" w:rsidP="00A56D3D">
                <w:pPr>
                  <w:rPr>
                    <w:rFonts w:ascii="Tahoma" w:eastAsia="Tahoma" w:hAnsi="Tahoma" w:cs="Tahoma"/>
                  </w:rPr>
                </w:pPr>
              </w:p>
            </w:sdtContent>
          </w:sdt>
        </w:tc>
      </w:tr>
      <w:tr w:rsidR="00860220" w14:paraId="0E17EC33" w14:textId="77777777">
        <w:tc>
          <w:tcPr>
            <w:tcW w:w="4687" w:type="dxa"/>
            <w:tcBorders>
              <w:top w:val="single" w:sz="6" w:space="0" w:color="000000"/>
              <w:left w:val="single" w:sz="6" w:space="0" w:color="000000"/>
              <w:bottom w:val="single" w:sz="6" w:space="0" w:color="000000"/>
              <w:right w:val="single" w:sz="6" w:space="0" w:color="000000"/>
            </w:tcBorders>
          </w:tcPr>
          <w:sdt>
            <w:sdtPr>
              <w:tag w:val="goog_rdk_1327"/>
              <w:id w:val="1051664236"/>
            </w:sdtPr>
            <w:sdtContent>
              <w:p w14:paraId="000004C5" w14:textId="77777777" w:rsidR="00860220" w:rsidRDefault="00681D0E" w:rsidP="00A56D3D">
                <w:pPr>
                  <w:rPr>
                    <w:rFonts w:ascii="Tahoma" w:eastAsia="Tahoma" w:hAnsi="Tahoma" w:cs="Tahoma"/>
                  </w:rPr>
                </w:pPr>
                <w:r>
                  <w:rPr>
                    <w:rFonts w:ascii="Tahoma" w:eastAsia="Tahoma" w:hAnsi="Tahoma" w:cs="Tahoma"/>
                    <w:sz w:val="12"/>
                    <w:szCs w:val="12"/>
                  </w:rPr>
                  <w:t>4.  APPROVAL DATE</w:t>
                </w:r>
              </w:p>
            </w:sdtContent>
          </w:sdt>
          <w:sdt>
            <w:sdtPr>
              <w:tag w:val="goog_rdk_1328"/>
              <w:id w:val="-1100562560"/>
            </w:sdtPr>
            <w:sdtContent>
              <w:p w14:paraId="000004C6" w14:textId="77777777" w:rsidR="00860220" w:rsidRDefault="00681D0E" w:rsidP="00A56D3D">
                <w:pPr>
                  <w:jc w:val="center"/>
                  <w:rPr>
                    <w:rFonts w:ascii="Tahoma" w:eastAsia="Tahoma" w:hAnsi="Tahoma" w:cs="Tahoma"/>
                  </w:rPr>
                </w:pPr>
                <w:r>
                  <w:rPr>
                    <w:rFonts w:ascii="Tahoma" w:eastAsia="Tahoma" w:hAnsi="Tahoma" w:cs="Tahoma"/>
                  </w:rPr>
                  <w:t>April 12, 2018</w:t>
                </w:r>
              </w:p>
            </w:sdtContent>
          </w:sdt>
        </w:tc>
        <w:tc>
          <w:tcPr>
            <w:tcW w:w="4635" w:type="dxa"/>
            <w:gridSpan w:val="2"/>
            <w:tcBorders>
              <w:top w:val="single" w:sz="6" w:space="0" w:color="000000"/>
              <w:left w:val="single" w:sz="6" w:space="0" w:color="000000"/>
              <w:bottom w:val="single" w:sz="6" w:space="0" w:color="000000"/>
              <w:right w:val="single" w:sz="6" w:space="0" w:color="000000"/>
            </w:tcBorders>
          </w:tcPr>
          <w:sdt>
            <w:sdtPr>
              <w:tag w:val="goog_rdk_1329"/>
              <w:id w:val="-26490429"/>
            </w:sdtPr>
            <w:sdtContent>
              <w:p w14:paraId="000004C7" w14:textId="77777777" w:rsidR="00860220" w:rsidRDefault="00681D0E" w:rsidP="00A56D3D">
                <w:pPr>
                  <w:rPr>
                    <w:rFonts w:ascii="Tahoma" w:eastAsia="Tahoma" w:hAnsi="Tahoma" w:cs="Tahoma"/>
                  </w:rPr>
                </w:pPr>
                <w:r>
                  <w:rPr>
                    <w:rFonts w:ascii="Tahoma" w:eastAsia="Tahoma" w:hAnsi="Tahoma" w:cs="Tahoma"/>
                    <w:sz w:val="12"/>
                    <w:szCs w:val="12"/>
                  </w:rPr>
                  <w:t>5.  CONFIGURATION CONTROL</w:t>
                </w:r>
              </w:p>
            </w:sdtContent>
          </w:sdt>
          <w:sdt>
            <w:sdtPr>
              <w:tag w:val="goog_rdk_1330"/>
              <w:id w:val="-1713578109"/>
            </w:sdtPr>
            <w:sdtContent>
              <w:p w14:paraId="000004C8" w14:textId="77777777" w:rsidR="00860220" w:rsidRDefault="00681D0E" w:rsidP="00A56D3D">
                <w:pPr>
                  <w:jc w:val="center"/>
                  <w:rPr>
                    <w:rFonts w:ascii="Tahoma" w:eastAsia="Tahoma" w:hAnsi="Tahoma" w:cs="Tahoma"/>
                  </w:rPr>
                </w:pPr>
                <w:r>
                  <w:rPr>
                    <w:rFonts w:ascii="Tahoma" w:eastAsia="Tahoma" w:hAnsi="Tahoma" w:cs="Tahoma"/>
                  </w:rPr>
                  <w:t>OSCC (E. Mooij/W. Verhagen)</w:t>
                </w:r>
              </w:p>
            </w:sdtContent>
          </w:sdt>
        </w:tc>
      </w:tr>
      <w:tr w:rsidR="00860220" w14:paraId="7AD65FCD" w14:textId="77777777">
        <w:tc>
          <w:tcPr>
            <w:tcW w:w="9322" w:type="dxa"/>
            <w:gridSpan w:val="3"/>
            <w:tcBorders>
              <w:top w:val="single" w:sz="6" w:space="0" w:color="000000"/>
              <w:left w:val="single" w:sz="6" w:space="0" w:color="000000"/>
              <w:bottom w:val="single" w:sz="6" w:space="0" w:color="000000"/>
              <w:right w:val="single" w:sz="6" w:space="0" w:color="000000"/>
            </w:tcBorders>
          </w:tcPr>
          <w:sdt>
            <w:sdtPr>
              <w:tag w:val="goog_rdk_1332"/>
              <w:id w:val="-1919317026"/>
            </w:sdtPr>
            <w:sdtContent>
              <w:p w14:paraId="000004CA" w14:textId="77777777" w:rsidR="00860220" w:rsidRDefault="00681D0E" w:rsidP="00A56D3D">
                <w:pPr>
                  <w:rPr>
                    <w:rFonts w:ascii="Tahoma" w:eastAsia="Tahoma" w:hAnsi="Tahoma" w:cs="Tahoma"/>
                  </w:rPr>
                </w:pPr>
                <w:r>
                  <w:rPr>
                    <w:rFonts w:ascii="Tahoma" w:eastAsia="Tahoma" w:hAnsi="Tahoma" w:cs="Tahoma"/>
                    <w:sz w:val="12"/>
                    <w:szCs w:val="12"/>
                  </w:rPr>
                  <w:t>6.  APPLICATION/INTERRELATIONSHIP</w:t>
                </w:r>
              </w:p>
            </w:sdtContent>
          </w:sdt>
          <w:sdt>
            <w:sdtPr>
              <w:tag w:val="goog_rdk_1333"/>
              <w:id w:val="436875363"/>
            </w:sdtPr>
            <w:sdtContent>
              <w:p w14:paraId="000004CB" w14:textId="77777777" w:rsidR="00860220" w:rsidRDefault="00681D0E" w:rsidP="00A56D3D">
                <w:pPr>
                  <w:rPr>
                    <w:rFonts w:ascii="Tahoma" w:eastAsia="Tahoma" w:hAnsi="Tahoma" w:cs="Tahoma"/>
                    <w:sz w:val="18"/>
                    <w:szCs w:val="18"/>
                  </w:rPr>
                </w:pPr>
                <w:r>
                  <w:rPr>
                    <w:rFonts w:ascii="Tahoma" w:eastAsia="Tahoma" w:hAnsi="Tahoma" w:cs="Tahoma"/>
                    <w:sz w:val="18"/>
                    <w:szCs w:val="18"/>
                  </w:rPr>
                  <w:t>The Baseline Requirements Review will be presented in a one-hour session. It should contain information on the project planning phase and the technical requirements analysis.</w:t>
                </w:r>
              </w:p>
            </w:sdtContent>
          </w:sdt>
          <w:sdt>
            <w:sdtPr>
              <w:tag w:val="goog_rdk_1334"/>
              <w:id w:val="-1724907563"/>
              <w:showingPlcHdr/>
            </w:sdtPr>
            <w:sdtContent>
              <w:p w14:paraId="000004CC" w14:textId="63F07E2A" w:rsidR="00860220" w:rsidRDefault="003716F2" w:rsidP="00A56D3D">
                <w:pPr>
                  <w:rPr>
                    <w:rFonts w:ascii="Tahoma" w:eastAsia="Tahoma" w:hAnsi="Tahoma" w:cs="Tahoma"/>
                  </w:rPr>
                </w:pPr>
                <w:r>
                  <w:t xml:space="preserve">     </w:t>
                </w:r>
              </w:p>
            </w:sdtContent>
          </w:sdt>
        </w:tc>
      </w:tr>
      <w:tr w:rsidR="00860220" w14:paraId="0C891776" w14:textId="77777777">
        <w:tc>
          <w:tcPr>
            <w:tcW w:w="9322" w:type="dxa"/>
            <w:gridSpan w:val="3"/>
            <w:tcBorders>
              <w:top w:val="single" w:sz="6" w:space="0" w:color="000000"/>
              <w:left w:val="single" w:sz="6" w:space="0" w:color="000000"/>
              <w:bottom w:val="single" w:sz="6" w:space="0" w:color="000000"/>
              <w:right w:val="single" w:sz="6" w:space="0" w:color="000000"/>
            </w:tcBorders>
          </w:tcPr>
          <w:sdt>
            <w:sdtPr>
              <w:tag w:val="goog_rdk_1337"/>
              <w:id w:val="441196020"/>
            </w:sdtPr>
            <w:sdtContent>
              <w:p w14:paraId="000004CF" w14:textId="77777777" w:rsidR="00860220" w:rsidRDefault="00681D0E" w:rsidP="00A56D3D">
                <w:pPr>
                  <w:rPr>
                    <w:rFonts w:ascii="Tahoma" w:eastAsia="Tahoma" w:hAnsi="Tahoma" w:cs="Tahoma"/>
                    <w:sz w:val="18"/>
                    <w:szCs w:val="18"/>
                  </w:rPr>
                </w:pPr>
                <w:r>
                  <w:rPr>
                    <w:rFonts w:ascii="Tahoma" w:eastAsia="Tahoma" w:hAnsi="Tahoma" w:cs="Tahoma"/>
                    <w:sz w:val="18"/>
                    <w:szCs w:val="18"/>
                  </w:rPr>
                  <w:t>7.  PREPARATION INSTRUCTIONS</w:t>
                </w:r>
              </w:p>
            </w:sdtContent>
          </w:sdt>
          <w:sdt>
            <w:sdtPr>
              <w:tag w:val="goog_rdk_1338"/>
              <w:id w:val="1556662875"/>
            </w:sdtPr>
            <w:sdtContent>
              <w:p w14:paraId="000004D0" w14:textId="77777777" w:rsidR="00860220" w:rsidRDefault="00681D0E" w:rsidP="00A56D3D">
                <w:pPr>
                  <w:rPr>
                    <w:rFonts w:ascii="Tahoma" w:eastAsia="Tahoma" w:hAnsi="Tahoma" w:cs="Tahoma"/>
                    <w:sz w:val="18"/>
                    <w:szCs w:val="18"/>
                  </w:rPr>
                </w:pPr>
                <w:r>
                  <w:rPr>
                    <w:rFonts w:ascii="Tahoma" w:eastAsia="Tahoma" w:hAnsi="Tahoma" w:cs="Tahoma"/>
                    <w:sz w:val="18"/>
                    <w:szCs w:val="18"/>
                  </w:rPr>
                  <w:t>You should plan to brief for no more than one hour and leave half an hour for questions and discussion. You should assume that your audience is familiar with the details of the project.</w:t>
                </w:r>
              </w:p>
            </w:sdtContent>
          </w:sdt>
          <w:sdt>
            <w:sdtPr>
              <w:tag w:val="goog_rdk_1339"/>
              <w:id w:val="1611550302"/>
            </w:sdtPr>
            <w:sdtContent>
              <w:p w14:paraId="000004D1" w14:textId="77777777" w:rsidR="00860220" w:rsidRDefault="00000000" w:rsidP="00A56D3D">
                <w:pPr>
                  <w:rPr>
                    <w:rFonts w:ascii="Tahoma" w:eastAsia="Tahoma" w:hAnsi="Tahoma" w:cs="Tahoma"/>
                    <w:b/>
                    <w:sz w:val="18"/>
                    <w:szCs w:val="18"/>
                  </w:rPr>
                </w:pPr>
              </w:p>
            </w:sdtContent>
          </w:sdt>
          <w:sdt>
            <w:sdtPr>
              <w:tag w:val="goog_rdk_1340"/>
              <w:id w:val="-550312561"/>
            </w:sdtPr>
            <w:sdtContent>
              <w:p w14:paraId="000004D2" w14:textId="77777777" w:rsidR="00860220" w:rsidRDefault="00681D0E" w:rsidP="00A56D3D">
                <w:pPr>
                  <w:ind w:right="720"/>
                  <w:rPr>
                    <w:rFonts w:ascii="Tahoma" w:eastAsia="Tahoma" w:hAnsi="Tahoma" w:cs="Tahoma"/>
                    <w:sz w:val="18"/>
                    <w:szCs w:val="18"/>
                  </w:rPr>
                </w:pPr>
                <w:r>
                  <w:rPr>
                    <w:rFonts w:ascii="Tahoma" w:eastAsia="Tahoma" w:hAnsi="Tahoma" w:cs="Tahoma"/>
                    <w:b/>
                    <w:sz w:val="18"/>
                    <w:szCs w:val="18"/>
                  </w:rPr>
                  <w:t>You should submit an agenda for this review 1 week beforehand, and invite (external/internal) guests when appropriate</w:t>
                </w:r>
                <w:r>
                  <w:rPr>
                    <w:rFonts w:ascii="Tahoma" w:eastAsia="Tahoma" w:hAnsi="Tahoma" w:cs="Tahoma"/>
                    <w:sz w:val="18"/>
                    <w:szCs w:val="18"/>
                  </w:rPr>
                  <w:t>.</w:t>
                </w:r>
              </w:p>
            </w:sdtContent>
          </w:sdt>
          <w:sdt>
            <w:sdtPr>
              <w:tag w:val="goog_rdk_1341"/>
              <w:id w:val="178161474"/>
            </w:sdtPr>
            <w:sdtContent>
              <w:p w14:paraId="000004D3" w14:textId="77777777" w:rsidR="00860220" w:rsidRDefault="00000000" w:rsidP="00A56D3D">
                <w:pPr>
                  <w:rPr>
                    <w:rFonts w:ascii="Tahoma" w:eastAsia="Tahoma" w:hAnsi="Tahoma" w:cs="Tahoma"/>
                    <w:sz w:val="18"/>
                    <w:szCs w:val="18"/>
                  </w:rPr>
                </w:pPr>
              </w:p>
            </w:sdtContent>
          </w:sdt>
          <w:sdt>
            <w:sdtPr>
              <w:tag w:val="goog_rdk_1342"/>
              <w:id w:val="991138469"/>
            </w:sdtPr>
            <w:sdtContent>
              <w:p w14:paraId="000004D4" w14:textId="77777777" w:rsidR="00860220" w:rsidRDefault="00681D0E" w:rsidP="00A56D3D">
                <w:pPr>
                  <w:rPr>
                    <w:rFonts w:ascii="Tahoma" w:eastAsia="Tahoma" w:hAnsi="Tahoma" w:cs="Tahoma"/>
                    <w:sz w:val="18"/>
                    <w:szCs w:val="18"/>
                  </w:rPr>
                </w:pPr>
                <w:r>
                  <w:rPr>
                    <w:rFonts w:ascii="Tahoma" w:eastAsia="Tahoma" w:hAnsi="Tahoma" w:cs="Tahoma"/>
                    <w:sz w:val="18"/>
                    <w:szCs w:val="18"/>
                  </w:rPr>
                  <w:t>Not all project members have to present; it is advised to give students the opportunity to present when they are not comfortable to do so, but do want to learn and gain experience.</w:t>
                </w:r>
              </w:p>
            </w:sdtContent>
          </w:sdt>
          <w:sdt>
            <w:sdtPr>
              <w:tag w:val="goog_rdk_1343"/>
              <w:id w:val="844373577"/>
            </w:sdtPr>
            <w:sdtContent>
              <w:p w14:paraId="000004D5" w14:textId="77777777" w:rsidR="00860220" w:rsidRDefault="00000000" w:rsidP="00A56D3D">
                <w:pPr>
                  <w:rPr>
                    <w:rFonts w:ascii="Tahoma" w:eastAsia="Tahoma" w:hAnsi="Tahoma" w:cs="Tahoma"/>
                    <w:sz w:val="18"/>
                    <w:szCs w:val="18"/>
                  </w:rPr>
                </w:pPr>
              </w:p>
            </w:sdtContent>
          </w:sdt>
        </w:tc>
      </w:tr>
    </w:tbl>
    <w:sdt>
      <w:sdtPr>
        <w:tag w:val="goog_rdk_1346"/>
        <w:id w:val="78338571"/>
      </w:sdtPr>
      <w:sdtContent>
        <w:p w14:paraId="000004D8" w14:textId="77777777" w:rsidR="00860220" w:rsidRDefault="00000000" w:rsidP="00A56D3D">
          <w:pPr>
            <w:pBdr>
              <w:top w:val="nil"/>
              <w:left w:val="nil"/>
              <w:bottom w:val="nil"/>
              <w:right w:val="nil"/>
              <w:between w:val="nil"/>
            </w:pBdr>
            <w:spacing w:after="120"/>
            <w:rPr>
              <w:rFonts w:ascii="Tahoma" w:eastAsia="Tahoma" w:hAnsi="Tahoma" w:cs="Tahoma"/>
              <w:color w:val="000000"/>
            </w:rPr>
          </w:pPr>
        </w:p>
      </w:sdtContent>
    </w:sdt>
    <w:sdt>
      <w:sdtPr>
        <w:tag w:val="goog_rdk_1347"/>
        <w:id w:val="-1300682075"/>
      </w:sdtPr>
      <w:sdtContent>
        <w:p w14:paraId="000004D9" w14:textId="77777777" w:rsidR="00860220" w:rsidRDefault="00681D0E" w:rsidP="00A56D3D">
          <w:pPr>
            <w:pBdr>
              <w:top w:val="nil"/>
              <w:left w:val="nil"/>
              <w:bottom w:val="nil"/>
              <w:right w:val="nil"/>
              <w:between w:val="nil"/>
            </w:pBdr>
            <w:spacing w:after="120"/>
            <w:rPr>
              <w:rFonts w:ascii="Tahoma" w:eastAsia="Tahoma" w:hAnsi="Tahoma" w:cs="Tahoma"/>
              <w:color w:val="000000"/>
            </w:rPr>
          </w:pPr>
          <w:r>
            <w:br w:type="page"/>
          </w:r>
        </w:p>
      </w:sdtContent>
    </w:sdt>
    <w:tbl>
      <w:tblPr>
        <w:tblStyle w:val="ae"/>
        <w:tblW w:w="9498" w:type="dxa"/>
        <w:tblInd w:w="-34" w:type="dxa"/>
        <w:tblLayout w:type="fixed"/>
        <w:tblLook w:val="0000" w:firstRow="0" w:lastRow="0" w:firstColumn="0" w:lastColumn="0" w:noHBand="0" w:noVBand="0"/>
      </w:tblPr>
      <w:tblGrid>
        <w:gridCol w:w="5130"/>
        <w:gridCol w:w="2818"/>
        <w:gridCol w:w="1550"/>
      </w:tblGrid>
      <w:tr w:rsidR="00860220" w14:paraId="16ECD8E0" w14:textId="77777777">
        <w:tc>
          <w:tcPr>
            <w:tcW w:w="9498" w:type="dxa"/>
            <w:gridSpan w:val="3"/>
            <w:tcBorders>
              <w:top w:val="single" w:sz="6" w:space="0" w:color="000000"/>
              <w:left w:val="single" w:sz="6" w:space="0" w:color="000000"/>
              <w:bottom w:val="single" w:sz="6" w:space="0" w:color="000000"/>
              <w:right w:val="single" w:sz="6" w:space="0" w:color="000000"/>
            </w:tcBorders>
          </w:tcPr>
          <w:sdt>
            <w:sdtPr>
              <w:tag w:val="goog_rdk_1348"/>
              <w:id w:val="1554583808"/>
              <w:showingPlcHdr/>
            </w:sdtPr>
            <w:sdtContent>
              <w:p w14:paraId="000004DA" w14:textId="11078C6C" w:rsidR="00860220" w:rsidRDefault="003716F2" w:rsidP="00A56D3D">
                <w:pPr>
                  <w:rPr>
                    <w:rFonts w:ascii="Tahoma" w:eastAsia="Tahoma" w:hAnsi="Tahoma" w:cs="Tahoma"/>
                  </w:rPr>
                </w:pPr>
                <w:r>
                  <w:t xml:space="preserve">     </w:t>
                </w:r>
              </w:p>
            </w:sdtContent>
          </w:sdt>
          <w:sdt>
            <w:sdtPr>
              <w:tag w:val="goog_rdk_1349"/>
              <w:id w:val="1745917083"/>
            </w:sdtPr>
            <w:sdtContent>
              <w:p w14:paraId="000004DB" w14:textId="77777777" w:rsidR="00860220" w:rsidRDefault="00000000" w:rsidP="00A56D3D">
                <w:pPr>
                  <w:rPr>
                    <w:rFonts w:ascii="Tahoma" w:eastAsia="Tahoma" w:hAnsi="Tahoma" w:cs="Tahoma"/>
                  </w:rPr>
                </w:pPr>
              </w:p>
            </w:sdtContent>
          </w:sdt>
          <w:sdt>
            <w:sdtPr>
              <w:tag w:val="goog_rdk_1350"/>
              <w:id w:val="1697198690"/>
            </w:sdtPr>
            <w:sdtContent>
              <w:p w14:paraId="000004DC" w14:textId="77777777" w:rsidR="00860220" w:rsidRDefault="00681D0E" w:rsidP="00A56D3D">
                <w:pPr>
                  <w:jc w:val="center"/>
                  <w:rPr>
                    <w:rFonts w:ascii="Tahoma" w:eastAsia="Tahoma" w:hAnsi="Tahoma" w:cs="Tahoma"/>
                  </w:rPr>
                </w:pPr>
                <w:r>
                  <w:rPr>
                    <w:rFonts w:ascii="Tahoma" w:eastAsia="Tahoma" w:hAnsi="Tahoma" w:cs="Tahoma"/>
                    <w:sz w:val="28"/>
                    <w:szCs w:val="28"/>
                  </w:rPr>
                  <w:t>Deliverable Item Description</w:t>
                </w:r>
              </w:p>
            </w:sdtContent>
          </w:sdt>
          <w:sdt>
            <w:sdtPr>
              <w:tag w:val="goog_rdk_1351"/>
              <w:id w:val="795792903"/>
            </w:sdtPr>
            <w:sdtContent>
              <w:p w14:paraId="000004DD" w14:textId="77777777" w:rsidR="00860220" w:rsidRDefault="00000000" w:rsidP="00A56D3D">
                <w:pPr>
                  <w:rPr>
                    <w:rFonts w:ascii="Tahoma" w:eastAsia="Tahoma" w:hAnsi="Tahoma" w:cs="Tahoma"/>
                  </w:rPr>
                </w:pPr>
              </w:p>
            </w:sdtContent>
          </w:sdt>
        </w:tc>
      </w:tr>
      <w:tr w:rsidR="00860220" w14:paraId="2384AC16" w14:textId="77777777">
        <w:tc>
          <w:tcPr>
            <w:tcW w:w="7948" w:type="dxa"/>
            <w:gridSpan w:val="2"/>
            <w:tcBorders>
              <w:top w:val="single" w:sz="6" w:space="0" w:color="000000"/>
              <w:left w:val="single" w:sz="6" w:space="0" w:color="000000"/>
              <w:bottom w:val="single" w:sz="6" w:space="0" w:color="000000"/>
              <w:right w:val="single" w:sz="6" w:space="0" w:color="000000"/>
            </w:tcBorders>
          </w:tcPr>
          <w:sdt>
            <w:sdtPr>
              <w:tag w:val="goog_rdk_1354"/>
              <w:id w:val="781302846"/>
            </w:sdtPr>
            <w:sdtContent>
              <w:p w14:paraId="000004E0" w14:textId="77777777" w:rsidR="00860220" w:rsidRDefault="00681D0E" w:rsidP="00A56D3D">
                <w:pPr>
                  <w:rPr>
                    <w:rFonts w:ascii="Tahoma" w:eastAsia="Tahoma" w:hAnsi="Tahoma" w:cs="Tahoma"/>
                  </w:rPr>
                </w:pPr>
                <w:r>
                  <w:rPr>
                    <w:rFonts w:ascii="Tahoma" w:eastAsia="Tahoma" w:hAnsi="Tahoma" w:cs="Tahoma"/>
                    <w:sz w:val="12"/>
                    <w:szCs w:val="12"/>
                  </w:rPr>
                  <w:t>1.  TITLE</w:t>
                </w:r>
              </w:p>
            </w:sdtContent>
          </w:sdt>
          <w:sdt>
            <w:sdtPr>
              <w:tag w:val="goog_rdk_1355"/>
              <w:id w:val="54440316"/>
            </w:sdtPr>
            <w:sdtContent>
              <w:p w14:paraId="000004E1" w14:textId="77777777" w:rsidR="00860220" w:rsidRDefault="00000000" w:rsidP="00A56D3D">
                <w:pPr>
                  <w:rPr>
                    <w:b/>
                    <w:sz w:val="28"/>
                    <w:szCs w:val="28"/>
                  </w:rPr>
                </w:pPr>
              </w:p>
            </w:sdtContent>
          </w:sdt>
          <w:sdt>
            <w:sdtPr>
              <w:tag w:val="goog_rdk_1356"/>
              <w:id w:val="852921384"/>
            </w:sdtPr>
            <w:sdtContent>
              <w:p w14:paraId="000004E2" w14:textId="77777777" w:rsidR="00860220" w:rsidRDefault="00681D0E" w:rsidP="00A56D3D">
                <w:pPr>
                  <w:rPr>
                    <w:b/>
                    <w:sz w:val="28"/>
                    <w:szCs w:val="28"/>
                  </w:rPr>
                </w:pPr>
                <w:r>
                  <w:rPr>
                    <w:b/>
                    <w:sz w:val="28"/>
                    <w:szCs w:val="28"/>
                  </w:rPr>
                  <w:t>Baseline Report</w:t>
                </w:r>
              </w:p>
            </w:sdtContent>
          </w:sdt>
          <w:sdt>
            <w:sdtPr>
              <w:tag w:val="goog_rdk_1357"/>
              <w:id w:val="1007180330"/>
            </w:sdtPr>
            <w:sdtContent>
              <w:p w14:paraId="000004E3" w14:textId="77777777" w:rsidR="00860220" w:rsidRDefault="00000000" w:rsidP="00A56D3D">
                <w:pPr>
                  <w:rPr>
                    <w:rFonts w:ascii="Tahoma" w:eastAsia="Tahoma" w:hAnsi="Tahoma" w:cs="Tahoma"/>
                  </w:rPr>
                </w:pPr>
              </w:p>
            </w:sdtContent>
          </w:sdt>
          <w:sdt>
            <w:sdtPr>
              <w:tag w:val="goog_rdk_1358"/>
              <w:id w:val="1502630603"/>
            </w:sdtPr>
            <w:sdtContent>
              <w:p w14:paraId="000004E4" w14:textId="77777777" w:rsidR="00860220" w:rsidRDefault="00000000" w:rsidP="00A56D3D">
                <w:pPr>
                  <w:rPr>
                    <w:rFonts w:ascii="Tahoma" w:eastAsia="Tahoma" w:hAnsi="Tahoma" w:cs="Tahoma"/>
                  </w:rPr>
                </w:pPr>
              </w:p>
            </w:sdtContent>
          </w:sdt>
        </w:tc>
        <w:tc>
          <w:tcPr>
            <w:tcW w:w="1550" w:type="dxa"/>
            <w:tcBorders>
              <w:top w:val="single" w:sz="6" w:space="0" w:color="000000"/>
              <w:left w:val="single" w:sz="6" w:space="0" w:color="000000"/>
              <w:bottom w:val="single" w:sz="6" w:space="0" w:color="000000"/>
              <w:right w:val="single" w:sz="6" w:space="0" w:color="000000"/>
            </w:tcBorders>
          </w:tcPr>
          <w:sdt>
            <w:sdtPr>
              <w:tag w:val="goog_rdk_1360"/>
              <w:id w:val="2086034850"/>
            </w:sdtPr>
            <w:sdtContent>
              <w:p w14:paraId="000004E6" w14:textId="77777777" w:rsidR="00860220" w:rsidRDefault="00681D0E" w:rsidP="00A56D3D">
                <w:pPr>
                  <w:rPr>
                    <w:rFonts w:ascii="Tahoma" w:eastAsia="Tahoma" w:hAnsi="Tahoma" w:cs="Tahoma"/>
                  </w:rPr>
                </w:pPr>
                <w:r>
                  <w:rPr>
                    <w:rFonts w:ascii="Tahoma" w:eastAsia="Tahoma" w:hAnsi="Tahoma" w:cs="Tahoma"/>
                    <w:sz w:val="12"/>
                    <w:szCs w:val="12"/>
                  </w:rPr>
                  <w:t>2.  IDENTIFICATION</w:t>
                </w:r>
              </w:p>
            </w:sdtContent>
          </w:sdt>
          <w:sdt>
            <w:sdtPr>
              <w:tag w:val="goog_rdk_1361"/>
              <w:id w:val="1506325340"/>
            </w:sdtPr>
            <w:sdtContent>
              <w:p w14:paraId="000004E7" w14:textId="77777777" w:rsidR="00860220" w:rsidRDefault="00681D0E" w:rsidP="00A56D3D">
                <w:pPr>
                  <w:spacing w:before="120"/>
                  <w:rPr>
                    <w:rFonts w:ascii="Tahoma" w:eastAsia="Tahoma" w:hAnsi="Tahoma" w:cs="Tahoma"/>
                  </w:rPr>
                </w:pPr>
                <w:r>
                  <w:rPr>
                    <w:rFonts w:ascii="Tahoma" w:eastAsia="Tahoma" w:hAnsi="Tahoma" w:cs="Tahoma"/>
                  </w:rPr>
                  <w:t>DID-6</w:t>
                </w:r>
              </w:p>
            </w:sdtContent>
          </w:sdt>
        </w:tc>
      </w:tr>
      <w:tr w:rsidR="00860220" w14:paraId="428DBC0B" w14:textId="77777777">
        <w:tc>
          <w:tcPr>
            <w:tcW w:w="9498" w:type="dxa"/>
            <w:gridSpan w:val="3"/>
            <w:tcBorders>
              <w:top w:val="single" w:sz="6" w:space="0" w:color="000000"/>
              <w:left w:val="single" w:sz="6" w:space="0" w:color="000000"/>
              <w:bottom w:val="single" w:sz="6" w:space="0" w:color="000000"/>
              <w:right w:val="single" w:sz="6" w:space="0" w:color="000000"/>
            </w:tcBorders>
          </w:tcPr>
          <w:sdt>
            <w:sdtPr>
              <w:tag w:val="goog_rdk_1362"/>
              <w:id w:val="1737816029"/>
            </w:sdtPr>
            <w:sdtContent>
              <w:p w14:paraId="000004E8" w14:textId="77777777" w:rsidR="00860220" w:rsidRDefault="00681D0E" w:rsidP="00A56D3D">
                <w:pPr>
                  <w:rPr>
                    <w:rFonts w:ascii="Tahoma" w:eastAsia="Tahoma" w:hAnsi="Tahoma" w:cs="Tahoma"/>
                  </w:rPr>
                </w:pPr>
                <w:r>
                  <w:rPr>
                    <w:rFonts w:ascii="Tahoma" w:eastAsia="Tahoma" w:hAnsi="Tahoma" w:cs="Tahoma"/>
                    <w:sz w:val="12"/>
                    <w:szCs w:val="12"/>
                  </w:rPr>
                  <w:t>3.  DESCRIPTION</w:t>
                </w:r>
              </w:p>
            </w:sdtContent>
          </w:sdt>
          <w:sdt>
            <w:sdtPr>
              <w:tag w:val="goog_rdk_1363"/>
              <w:id w:val="1089040669"/>
            </w:sdtPr>
            <w:sdtContent>
              <w:p w14:paraId="000004E9"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The Baseline Report includes the Requirements Analysis to review and analyse the top-level (user) requirements in combination with a </w:t>
                </w:r>
                <w:proofErr w:type="spellStart"/>
                <w:r>
                  <w:rPr>
                    <w:rFonts w:ascii="Tahoma" w:eastAsia="Tahoma" w:hAnsi="Tahoma" w:cs="Tahoma"/>
                    <w:sz w:val="18"/>
                    <w:szCs w:val="18"/>
                  </w:rPr>
                  <w:t>flowdown</w:t>
                </w:r>
                <w:proofErr w:type="spellEnd"/>
                <w:r>
                  <w:rPr>
                    <w:rFonts w:ascii="Tahoma" w:eastAsia="Tahoma" w:hAnsi="Tahoma" w:cs="Tahoma"/>
                    <w:sz w:val="18"/>
                    <w:szCs w:val="18"/>
                  </w:rPr>
                  <w:t xml:space="preserve"> in mission and system requirements. The document should give a clear picture about all applicable requirements and identify the driving and any killer requirements.</w:t>
                </w:r>
              </w:p>
            </w:sdtContent>
          </w:sdt>
          <w:sdt>
            <w:sdtPr>
              <w:tag w:val="goog_rdk_1364"/>
              <w:id w:val="-833530150"/>
            </w:sdtPr>
            <w:sdtContent>
              <w:p w14:paraId="000004EA" w14:textId="77777777" w:rsidR="00860220" w:rsidRDefault="00000000" w:rsidP="00A56D3D">
                <w:pPr>
                  <w:rPr>
                    <w:rFonts w:ascii="Tahoma" w:eastAsia="Tahoma" w:hAnsi="Tahoma" w:cs="Tahoma"/>
                    <w:sz w:val="18"/>
                    <w:szCs w:val="18"/>
                  </w:rPr>
                </w:pPr>
              </w:p>
            </w:sdtContent>
          </w:sdt>
          <w:sdt>
            <w:sdtPr>
              <w:tag w:val="goog_rdk_1365"/>
              <w:id w:val="939033178"/>
            </w:sdtPr>
            <w:sdtContent>
              <w:p w14:paraId="000004EB" w14:textId="77777777" w:rsidR="00860220" w:rsidRDefault="00681D0E" w:rsidP="00A56D3D">
                <w:pPr>
                  <w:rPr>
                    <w:rFonts w:ascii="Tahoma" w:eastAsia="Tahoma" w:hAnsi="Tahoma" w:cs="Tahoma"/>
                    <w:sz w:val="18"/>
                    <w:szCs w:val="18"/>
                  </w:rPr>
                </w:pPr>
                <w:r>
                  <w:rPr>
                    <w:rFonts w:ascii="Tahoma" w:eastAsia="Tahoma" w:hAnsi="Tahoma" w:cs="Tahoma"/>
                    <w:sz w:val="18"/>
                    <w:szCs w:val="18"/>
                  </w:rPr>
                  <w:t>The Baseline Report is a Technical Design Report.</w:t>
                </w:r>
              </w:p>
            </w:sdtContent>
          </w:sdt>
          <w:sdt>
            <w:sdtPr>
              <w:tag w:val="goog_rdk_1366"/>
              <w:id w:val="210466489"/>
            </w:sdtPr>
            <w:sdtContent>
              <w:p w14:paraId="000004EC" w14:textId="77777777" w:rsidR="00860220" w:rsidRDefault="00000000" w:rsidP="00A56D3D">
                <w:pPr>
                  <w:rPr>
                    <w:rFonts w:ascii="Tahoma" w:eastAsia="Tahoma" w:hAnsi="Tahoma" w:cs="Tahoma"/>
                    <w:sz w:val="18"/>
                    <w:szCs w:val="18"/>
                  </w:rPr>
                </w:pPr>
              </w:p>
            </w:sdtContent>
          </w:sdt>
          <w:sdt>
            <w:sdtPr>
              <w:tag w:val="goog_rdk_1367"/>
              <w:id w:val="-473211367"/>
            </w:sdtPr>
            <w:sdtContent>
              <w:p w14:paraId="000004ED" w14:textId="77777777" w:rsidR="00860220" w:rsidRDefault="00681D0E" w:rsidP="00A56D3D">
                <w:pPr>
                  <w:rPr>
                    <w:rFonts w:ascii="Tahoma" w:eastAsia="Tahoma" w:hAnsi="Tahoma" w:cs="Tahoma"/>
                    <w:sz w:val="18"/>
                    <w:szCs w:val="18"/>
                  </w:rPr>
                </w:pPr>
                <w:r>
                  <w:rPr>
                    <w:rFonts w:ascii="Tahoma" w:eastAsia="Tahoma" w:hAnsi="Tahoma" w:cs="Tahoma"/>
                    <w:sz w:val="18"/>
                    <w:szCs w:val="18"/>
                  </w:rPr>
                  <w:t>Your group may define the format of the report, fitting in the template ("</w:t>
                </w:r>
                <w:proofErr w:type="spellStart"/>
                <w:r>
                  <w:rPr>
                    <w:rFonts w:ascii="Tahoma" w:eastAsia="Tahoma" w:hAnsi="Tahoma" w:cs="Tahoma"/>
                    <w:sz w:val="18"/>
                    <w:szCs w:val="18"/>
                  </w:rPr>
                  <w:t>huisstijl</w:t>
                </w:r>
                <w:proofErr w:type="spellEnd"/>
                <w:r>
                  <w:rPr>
                    <w:rFonts w:ascii="Tahoma" w:eastAsia="Tahoma" w:hAnsi="Tahoma" w:cs="Tahoma"/>
                    <w:sz w:val="18"/>
                    <w:szCs w:val="18"/>
                  </w:rPr>
                  <w:t>") of TU Delft.</w:t>
                </w:r>
              </w:p>
            </w:sdtContent>
          </w:sdt>
          <w:sdt>
            <w:sdtPr>
              <w:tag w:val="goog_rdk_1370"/>
              <w:id w:val="-2124064514"/>
            </w:sdtPr>
            <w:sdtContent>
              <w:p w14:paraId="000004EE" w14:textId="77777777" w:rsidR="00860220" w:rsidRDefault="00681D0E" w:rsidP="00A56D3D">
                <w:pPr>
                  <w:rPr>
                    <w:rFonts w:ascii="Tahoma" w:eastAsia="Tahoma" w:hAnsi="Tahoma" w:cs="Tahoma"/>
                    <w:sz w:val="18"/>
                    <w:szCs w:val="18"/>
                  </w:rPr>
                </w:pPr>
                <w:r>
                  <w:rPr>
                    <w:rFonts w:ascii="Tahoma" w:eastAsia="Tahoma" w:hAnsi="Tahoma" w:cs="Tahoma"/>
                    <w:sz w:val="18"/>
                    <w:szCs w:val="18"/>
                  </w:rPr>
                  <w:t>The maximum number of pages is 50</w:t>
                </w:r>
                <w:sdt>
                  <w:sdtPr>
                    <w:tag w:val="goog_rdk_1368"/>
                    <w:id w:val="1119575161"/>
                  </w:sdtPr>
                  <w:sdtContent>
                    <w:r>
                      <w:rPr>
                        <w:rFonts w:ascii="Tahoma" w:eastAsia="Tahoma" w:hAnsi="Tahoma" w:cs="Tahoma"/>
                        <w:sz w:val="18"/>
                        <w:szCs w:val="18"/>
                      </w:rPr>
                      <w:t xml:space="preserve"> everything included</w:t>
                    </w:r>
                  </w:sdtContent>
                </w:sdt>
                <w:r>
                  <w:rPr>
                    <w:rFonts w:ascii="Tahoma" w:eastAsia="Tahoma" w:hAnsi="Tahoma" w:cs="Tahoma"/>
                    <w:sz w:val="18"/>
                    <w:szCs w:val="18"/>
                  </w:rPr>
                  <w:t>, and is specified by the OSCC.</w:t>
                </w:r>
                <w:sdt>
                  <w:sdtPr>
                    <w:tag w:val="goog_rdk_1369"/>
                    <w:id w:val="-671177257"/>
                  </w:sdtPr>
                  <w:sdtContent/>
                </w:sdt>
              </w:p>
            </w:sdtContent>
          </w:sdt>
          <w:sdt>
            <w:sdtPr>
              <w:tag w:val="goog_rdk_1372"/>
              <w:id w:val="2075466711"/>
            </w:sdtPr>
            <w:sdtContent>
              <w:p w14:paraId="000004EF" w14:textId="3BAD01CE" w:rsidR="00860220" w:rsidRDefault="00000000" w:rsidP="00A56D3D">
                <w:pPr>
                  <w:rPr>
                    <w:rFonts w:ascii="Tahoma" w:eastAsia="Tahoma" w:hAnsi="Tahoma" w:cs="Tahoma"/>
                    <w:sz w:val="18"/>
                    <w:szCs w:val="18"/>
                  </w:rPr>
                </w:pPr>
                <w:sdt>
                  <w:sdtPr>
                    <w:tag w:val="goog_rdk_1371"/>
                    <w:id w:val="1516960598"/>
                    <w:showingPlcHdr/>
                  </w:sdtPr>
                  <w:sdtContent>
                    <w:r w:rsidR="003716F2">
                      <w:t xml:space="preserve">     </w:t>
                    </w:r>
                  </w:sdtContent>
                </w:sdt>
              </w:p>
            </w:sdtContent>
          </w:sdt>
          <w:sdt>
            <w:sdtPr>
              <w:tag w:val="goog_rdk_1374"/>
              <w:id w:val="121738371"/>
            </w:sdtPr>
            <w:sdtContent>
              <w:p w14:paraId="000004F0" w14:textId="77777777" w:rsidR="00860220" w:rsidRDefault="00000000" w:rsidP="00A56D3D">
                <w:pPr>
                  <w:rPr>
                    <w:rFonts w:ascii="Tahoma" w:eastAsia="Tahoma" w:hAnsi="Tahoma" w:cs="Tahoma"/>
                    <w:sz w:val="18"/>
                    <w:szCs w:val="18"/>
                  </w:rPr>
                </w:pPr>
                <w:sdt>
                  <w:sdtPr>
                    <w:tag w:val="goog_rdk_1373"/>
                    <w:id w:val="1721783671"/>
                  </w:sdtPr>
                  <w:sdtContent>
                    <w:r w:rsidR="00681D0E">
                      <w:rPr>
                        <w:rFonts w:ascii="Tahoma" w:eastAsia="Tahoma" w:hAnsi="Tahoma" w:cs="Tahoma"/>
                        <w:sz w:val="18"/>
                        <w:szCs w:val="18"/>
                      </w:rPr>
                      <w:t xml:space="preserve">For large logical diagrams, you are allowed to include A3 pages in you report: </w:t>
                    </w:r>
                  </w:sdtContent>
                </w:sdt>
              </w:p>
            </w:sdtContent>
          </w:sdt>
          <w:sdt>
            <w:sdtPr>
              <w:tag w:val="goog_rdk_1376"/>
              <w:id w:val="-682514217"/>
            </w:sdtPr>
            <w:sdtContent>
              <w:p w14:paraId="000004F1" w14:textId="77777777" w:rsidR="00860220" w:rsidRDefault="00000000" w:rsidP="00A56D3D">
                <w:pPr>
                  <w:rPr>
                    <w:rFonts w:ascii="Tahoma" w:eastAsia="Tahoma" w:hAnsi="Tahoma" w:cs="Tahoma"/>
                    <w:sz w:val="18"/>
                    <w:szCs w:val="18"/>
                  </w:rPr>
                </w:pPr>
                <w:sdt>
                  <w:sdtPr>
                    <w:tag w:val="goog_rdk_1375"/>
                    <w:id w:val="-759285212"/>
                  </w:sdtPr>
                  <w:sdtContent>
                    <w:r w:rsidR="00681D0E">
                      <w:rPr>
                        <w:rFonts w:ascii="Tahoma" w:eastAsia="Tahoma" w:hAnsi="Tahoma" w:cs="Tahoma"/>
                        <w:sz w:val="18"/>
                        <w:szCs w:val="18"/>
                      </w:rPr>
                      <w:t>- 2 for the Functional Flow Diagram</w:t>
                    </w:r>
                  </w:sdtContent>
                </w:sdt>
              </w:p>
            </w:sdtContent>
          </w:sdt>
          <w:sdt>
            <w:sdtPr>
              <w:tag w:val="goog_rdk_1378"/>
              <w:id w:val="1250238972"/>
            </w:sdtPr>
            <w:sdtContent>
              <w:p w14:paraId="000004F2" w14:textId="77777777" w:rsidR="00860220" w:rsidRDefault="00000000" w:rsidP="00A56D3D">
                <w:pPr>
                  <w:rPr>
                    <w:rFonts w:ascii="Tahoma" w:eastAsia="Tahoma" w:hAnsi="Tahoma" w:cs="Tahoma"/>
                    <w:sz w:val="18"/>
                    <w:szCs w:val="18"/>
                  </w:rPr>
                </w:pPr>
                <w:sdt>
                  <w:sdtPr>
                    <w:tag w:val="goog_rdk_1377"/>
                    <w:id w:val="-1468351110"/>
                  </w:sdtPr>
                  <w:sdtContent>
                    <w:r w:rsidR="00681D0E">
                      <w:rPr>
                        <w:rFonts w:ascii="Tahoma" w:eastAsia="Tahoma" w:hAnsi="Tahoma" w:cs="Tahoma"/>
                        <w:sz w:val="18"/>
                        <w:szCs w:val="18"/>
                      </w:rPr>
                      <w:t>- 1 for the Functional Breakdown Structure</w:t>
                    </w:r>
                  </w:sdtContent>
                </w:sdt>
              </w:p>
            </w:sdtContent>
          </w:sdt>
          <w:sdt>
            <w:sdtPr>
              <w:tag w:val="goog_rdk_1380"/>
              <w:id w:val="217634607"/>
            </w:sdtPr>
            <w:sdtContent>
              <w:p w14:paraId="000004F3" w14:textId="77777777" w:rsidR="00860220" w:rsidRDefault="00000000" w:rsidP="00A56D3D">
                <w:pPr>
                  <w:rPr>
                    <w:rFonts w:ascii="Tahoma" w:eastAsia="Tahoma" w:hAnsi="Tahoma" w:cs="Tahoma"/>
                    <w:sz w:val="18"/>
                    <w:szCs w:val="18"/>
                  </w:rPr>
                </w:pPr>
                <w:sdt>
                  <w:sdtPr>
                    <w:tag w:val="goog_rdk_1379"/>
                    <w:id w:val="111804575"/>
                  </w:sdtPr>
                  <w:sdtContent>
                    <w:r w:rsidR="00681D0E">
                      <w:rPr>
                        <w:rFonts w:ascii="Tahoma" w:eastAsia="Tahoma" w:hAnsi="Tahoma" w:cs="Tahoma"/>
                        <w:sz w:val="18"/>
                        <w:szCs w:val="18"/>
                      </w:rPr>
                      <w:t>- 2 for the Design Option Tree(s)</w:t>
                    </w:r>
                  </w:sdtContent>
                </w:sdt>
              </w:p>
            </w:sdtContent>
          </w:sdt>
          <w:sdt>
            <w:sdtPr>
              <w:tag w:val="goog_rdk_1382"/>
              <w:id w:val="-1424955632"/>
            </w:sdtPr>
            <w:sdtContent>
              <w:p w14:paraId="000004F4" w14:textId="77777777" w:rsidR="00860220" w:rsidRDefault="00000000" w:rsidP="00A56D3D">
                <w:pPr>
                  <w:rPr>
                    <w:rFonts w:ascii="Tahoma" w:eastAsia="Tahoma" w:hAnsi="Tahoma" w:cs="Tahoma"/>
                    <w:sz w:val="18"/>
                    <w:szCs w:val="18"/>
                  </w:rPr>
                </w:pPr>
                <w:sdt>
                  <w:sdtPr>
                    <w:tag w:val="goog_rdk_1381"/>
                    <w:id w:val="-1882786251"/>
                  </w:sdtPr>
                  <w:sdtContent>
                    <w:r w:rsidR="00681D0E">
                      <w:rPr>
                        <w:rFonts w:ascii="Tahoma" w:eastAsia="Tahoma" w:hAnsi="Tahoma" w:cs="Tahoma"/>
                        <w:sz w:val="18"/>
                        <w:szCs w:val="18"/>
                      </w:rPr>
                      <w:t xml:space="preserve">These count as 1 page to the page limit. These are specifically to be used for their deliverables, and </w:t>
                    </w:r>
                    <w:proofErr w:type="spellStart"/>
                    <w:r w:rsidR="00681D0E">
                      <w:rPr>
                        <w:rFonts w:ascii="Tahoma" w:eastAsia="Tahoma" w:hAnsi="Tahoma" w:cs="Tahoma"/>
                        <w:sz w:val="18"/>
                        <w:szCs w:val="18"/>
                      </w:rPr>
                      <w:t>can not</w:t>
                    </w:r>
                    <w:proofErr w:type="spellEnd"/>
                    <w:r w:rsidR="00681D0E">
                      <w:rPr>
                        <w:rFonts w:ascii="Tahoma" w:eastAsia="Tahoma" w:hAnsi="Tahoma" w:cs="Tahoma"/>
                        <w:sz w:val="18"/>
                        <w:szCs w:val="18"/>
                      </w:rPr>
                      <w:t xml:space="preserve"> be “traded” to be used elsewhere.</w:t>
                    </w:r>
                  </w:sdtContent>
                </w:sdt>
              </w:p>
            </w:sdtContent>
          </w:sdt>
          <w:sdt>
            <w:sdtPr>
              <w:tag w:val="goog_rdk_1384"/>
              <w:id w:val="-1795831787"/>
            </w:sdtPr>
            <w:sdtContent>
              <w:p w14:paraId="000004F5" w14:textId="378486B2" w:rsidR="00860220" w:rsidRDefault="00000000" w:rsidP="00A56D3D">
                <w:pPr>
                  <w:rPr>
                    <w:ins w:id="34" w:author="Rens van der Zwaard" w:date="2019-06-21T12:09:00Z"/>
                    <w:rFonts w:ascii="Tahoma" w:eastAsia="Tahoma" w:hAnsi="Tahoma" w:cs="Tahoma"/>
                    <w:sz w:val="18"/>
                    <w:szCs w:val="18"/>
                  </w:rPr>
                </w:pPr>
                <w:sdt>
                  <w:sdtPr>
                    <w:tag w:val="goog_rdk_1383"/>
                    <w:id w:val="-1415855057"/>
                    <w:showingPlcHdr/>
                  </w:sdtPr>
                  <w:sdtContent>
                    <w:r w:rsidR="00681D0E">
                      <w:t xml:space="preserve">     </w:t>
                    </w:r>
                  </w:sdtContent>
                </w:sdt>
              </w:p>
            </w:sdtContent>
          </w:sdt>
          <w:sdt>
            <w:sdtPr>
              <w:tag w:val="goog_rdk_1385"/>
              <w:id w:val="1185010783"/>
            </w:sdtPr>
            <w:sdtContent>
              <w:p w14:paraId="000004F6" w14:textId="77777777" w:rsidR="00860220" w:rsidRDefault="00000000" w:rsidP="00A56D3D">
                <w:pPr>
                  <w:rPr>
                    <w:rFonts w:ascii="Tahoma" w:eastAsia="Tahoma" w:hAnsi="Tahoma" w:cs="Tahoma"/>
                    <w:sz w:val="18"/>
                    <w:szCs w:val="18"/>
                  </w:rPr>
                </w:pPr>
              </w:p>
            </w:sdtContent>
          </w:sdt>
          <w:sdt>
            <w:sdtPr>
              <w:tag w:val="goog_rdk_1386"/>
              <w:id w:val="-1745106620"/>
            </w:sdtPr>
            <w:sdtContent>
              <w:p w14:paraId="000004F7" w14:textId="77777777" w:rsidR="00860220" w:rsidRDefault="00681D0E" w:rsidP="00A56D3D">
                <w:pPr>
                  <w:rPr>
                    <w:rFonts w:ascii="Tahoma" w:eastAsia="Tahoma" w:hAnsi="Tahoma" w:cs="Tahoma"/>
                    <w:sz w:val="18"/>
                    <w:szCs w:val="18"/>
                  </w:rPr>
                </w:pPr>
                <w:r>
                  <w:rPr>
                    <w:rFonts w:ascii="Tahoma" w:eastAsia="Tahoma" w:hAnsi="Tahoma" w:cs="Tahoma"/>
                    <w:sz w:val="18"/>
                    <w:szCs w:val="18"/>
                  </w:rPr>
                  <w:t>The report is a stand-alone document.</w:t>
                </w:r>
              </w:p>
            </w:sdtContent>
          </w:sdt>
          <w:sdt>
            <w:sdtPr>
              <w:tag w:val="goog_rdk_1387"/>
              <w:id w:val="-1965113742"/>
            </w:sdtPr>
            <w:sdtContent>
              <w:p w14:paraId="000004F8" w14:textId="77777777" w:rsidR="00860220" w:rsidRDefault="00000000" w:rsidP="00A56D3D">
                <w:pPr>
                  <w:rPr>
                    <w:rFonts w:ascii="Tahoma" w:eastAsia="Tahoma" w:hAnsi="Tahoma" w:cs="Tahoma"/>
                  </w:rPr>
                </w:pPr>
              </w:p>
            </w:sdtContent>
          </w:sdt>
        </w:tc>
      </w:tr>
      <w:tr w:rsidR="00860220" w14:paraId="79881C8D" w14:textId="77777777">
        <w:tc>
          <w:tcPr>
            <w:tcW w:w="5130" w:type="dxa"/>
            <w:tcBorders>
              <w:top w:val="single" w:sz="6" w:space="0" w:color="000000"/>
              <w:left w:val="single" w:sz="6" w:space="0" w:color="000000"/>
              <w:bottom w:val="single" w:sz="6" w:space="0" w:color="000000"/>
              <w:right w:val="single" w:sz="6" w:space="0" w:color="000000"/>
            </w:tcBorders>
          </w:tcPr>
          <w:sdt>
            <w:sdtPr>
              <w:tag w:val="goog_rdk_1390"/>
              <w:id w:val="-1528399583"/>
            </w:sdtPr>
            <w:sdtContent>
              <w:p w14:paraId="000004FB" w14:textId="77777777" w:rsidR="00860220" w:rsidRDefault="00681D0E" w:rsidP="00A56D3D">
                <w:pPr>
                  <w:rPr>
                    <w:rFonts w:ascii="Tahoma" w:eastAsia="Tahoma" w:hAnsi="Tahoma" w:cs="Tahoma"/>
                  </w:rPr>
                </w:pPr>
                <w:r>
                  <w:rPr>
                    <w:rFonts w:ascii="Tahoma" w:eastAsia="Tahoma" w:hAnsi="Tahoma" w:cs="Tahoma"/>
                    <w:sz w:val="12"/>
                    <w:szCs w:val="12"/>
                  </w:rPr>
                  <w:t>4.  APPROVAL DATE</w:t>
                </w:r>
              </w:p>
            </w:sdtContent>
          </w:sdt>
          <w:sdt>
            <w:sdtPr>
              <w:tag w:val="goog_rdk_1391"/>
              <w:id w:val="1145468181"/>
            </w:sdtPr>
            <w:sdtContent>
              <w:p w14:paraId="000004FC" w14:textId="77777777" w:rsidR="00860220" w:rsidRDefault="00681D0E" w:rsidP="00A56D3D">
                <w:pPr>
                  <w:jc w:val="center"/>
                  <w:rPr>
                    <w:rFonts w:ascii="Tahoma" w:eastAsia="Tahoma" w:hAnsi="Tahoma" w:cs="Tahoma"/>
                  </w:rPr>
                </w:pPr>
                <w:r>
                  <w:rPr>
                    <w:rFonts w:ascii="Tahoma" w:eastAsia="Tahoma" w:hAnsi="Tahoma" w:cs="Tahoma"/>
                  </w:rPr>
                  <w:t>April 12, 2018</w:t>
                </w:r>
              </w:p>
            </w:sdtContent>
          </w:sdt>
        </w:tc>
        <w:tc>
          <w:tcPr>
            <w:tcW w:w="4368" w:type="dxa"/>
            <w:gridSpan w:val="2"/>
            <w:tcBorders>
              <w:top w:val="single" w:sz="6" w:space="0" w:color="000000"/>
              <w:left w:val="single" w:sz="6" w:space="0" w:color="000000"/>
              <w:bottom w:val="single" w:sz="6" w:space="0" w:color="000000"/>
              <w:right w:val="single" w:sz="6" w:space="0" w:color="000000"/>
            </w:tcBorders>
          </w:tcPr>
          <w:sdt>
            <w:sdtPr>
              <w:tag w:val="goog_rdk_1392"/>
              <w:id w:val="152884142"/>
            </w:sdtPr>
            <w:sdtContent>
              <w:p w14:paraId="000004FD" w14:textId="77777777" w:rsidR="00860220" w:rsidRDefault="00681D0E" w:rsidP="00A56D3D">
                <w:pPr>
                  <w:rPr>
                    <w:rFonts w:ascii="Tahoma" w:eastAsia="Tahoma" w:hAnsi="Tahoma" w:cs="Tahoma"/>
                  </w:rPr>
                </w:pPr>
                <w:r>
                  <w:rPr>
                    <w:rFonts w:ascii="Tahoma" w:eastAsia="Tahoma" w:hAnsi="Tahoma" w:cs="Tahoma"/>
                    <w:sz w:val="12"/>
                    <w:szCs w:val="12"/>
                  </w:rPr>
                  <w:t>5.  CONFIGURATION CONTROL</w:t>
                </w:r>
              </w:p>
            </w:sdtContent>
          </w:sdt>
          <w:sdt>
            <w:sdtPr>
              <w:tag w:val="goog_rdk_1393"/>
              <w:id w:val="357857807"/>
            </w:sdtPr>
            <w:sdtContent>
              <w:p w14:paraId="000004FE" w14:textId="77777777" w:rsidR="00860220" w:rsidRDefault="00681D0E" w:rsidP="00A56D3D">
                <w:pPr>
                  <w:jc w:val="center"/>
                  <w:rPr>
                    <w:rFonts w:ascii="Tahoma" w:eastAsia="Tahoma" w:hAnsi="Tahoma" w:cs="Tahoma"/>
                  </w:rPr>
                </w:pPr>
                <w:r>
                  <w:rPr>
                    <w:rFonts w:ascii="Tahoma" w:eastAsia="Tahoma" w:hAnsi="Tahoma" w:cs="Tahoma"/>
                  </w:rPr>
                  <w:t>OSCC (</w:t>
                </w:r>
                <w:proofErr w:type="spellStart"/>
                <w:r>
                  <w:rPr>
                    <w:rFonts w:ascii="Tahoma" w:eastAsia="Tahoma" w:hAnsi="Tahoma" w:cs="Tahoma"/>
                  </w:rPr>
                  <w:t>E.Mooij</w:t>
                </w:r>
                <w:proofErr w:type="spellEnd"/>
                <w:r>
                  <w:rPr>
                    <w:rFonts w:ascii="Tahoma" w:eastAsia="Tahoma" w:hAnsi="Tahoma" w:cs="Tahoma"/>
                  </w:rPr>
                  <w:t>/W. Verhagen)</w:t>
                </w:r>
              </w:p>
            </w:sdtContent>
          </w:sdt>
        </w:tc>
      </w:tr>
      <w:tr w:rsidR="00860220" w14:paraId="7DC02F98" w14:textId="77777777">
        <w:tc>
          <w:tcPr>
            <w:tcW w:w="9498" w:type="dxa"/>
            <w:gridSpan w:val="3"/>
            <w:tcBorders>
              <w:top w:val="single" w:sz="6" w:space="0" w:color="000000"/>
              <w:left w:val="single" w:sz="6" w:space="0" w:color="000000"/>
              <w:bottom w:val="single" w:sz="6" w:space="0" w:color="000000"/>
              <w:right w:val="single" w:sz="6" w:space="0" w:color="000000"/>
            </w:tcBorders>
          </w:tcPr>
          <w:sdt>
            <w:sdtPr>
              <w:tag w:val="goog_rdk_1395"/>
              <w:id w:val="-344481007"/>
            </w:sdtPr>
            <w:sdtContent>
              <w:p w14:paraId="00000500" w14:textId="77777777" w:rsidR="00860220" w:rsidRDefault="00681D0E" w:rsidP="00A56D3D">
                <w:pPr>
                  <w:rPr>
                    <w:rFonts w:ascii="Tahoma" w:eastAsia="Tahoma" w:hAnsi="Tahoma" w:cs="Tahoma"/>
                  </w:rPr>
                </w:pPr>
                <w:r>
                  <w:rPr>
                    <w:rFonts w:ascii="Tahoma" w:eastAsia="Tahoma" w:hAnsi="Tahoma" w:cs="Tahoma"/>
                    <w:sz w:val="12"/>
                    <w:szCs w:val="12"/>
                  </w:rPr>
                  <w:t>6.  APPLICATION/INTERRELATIONSHIP</w:t>
                </w:r>
              </w:p>
            </w:sdtContent>
          </w:sdt>
          <w:sdt>
            <w:sdtPr>
              <w:tag w:val="goog_rdk_1396"/>
              <w:id w:val="671993396"/>
            </w:sdtPr>
            <w:sdtContent>
              <w:p w14:paraId="00000501"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The Technical Design Report is a “living” document that reflects the current state of the project design. </w:t>
                </w:r>
              </w:p>
            </w:sdtContent>
          </w:sdt>
          <w:sdt>
            <w:sdtPr>
              <w:tag w:val="goog_rdk_1397"/>
              <w:id w:val="-150056937"/>
            </w:sdtPr>
            <w:sdtContent>
              <w:p w14:paraId="00000502" w14:textId="77777777" w:rsidR="00860220" w:rsidRDefault="00000000" w:rsidP="00A56D3D">
                <w:pPr>
                  <w:rPr>
                    <w:rFonts w:ascii="Tahoma" w:eastAsia="Tahoma" w:hAnsi="Tahoma" w:cs="Tahoma"/>
                    <w:sz w:val="18"/>
                    <w:szCs w:val="18"/>
                  </w:rPr>
                </w:pPr>
              </w:p>
            </w:sdtContent>
          </w:sdt>
          <w:sdt>
            <w:sdtPr>
              <w:tag w:val="goog_rdk_1398"/>
              <w:id w:val="-807006202"/>
            </w:sdtPr>
            <w:sdtContent>
              <w:p w14:paraId="00000503" w14:textId="77777777" w:rsidR="00860220" w:rsidRDefault="00000000" w:rsidP="00A56D3D">
                <w:pPr>
                  <w:rPr>
                    <w:rFonts w:ascii="Tahoma" w:eastAsia="Tahoma" w:hAnsi="Tahoma" w:cs="Tahoma"/>
                  </w:rPr>
                </w:pPr>
              </w:p>
            </w:sdtContent>
          </w:sdt>
        </w:tc>
      </w:tr>
      <w:tr w:rsidR="00860220" w14:paraId="1A7E11AB" w14:textId="77777777">
        <w:tc>
          <w:tcPr>
            <w:tcW w:w="9498" w:type="dxa"/>
            <w:gridSpan w:val="3"/>
            <w:tcBorders>
              <w:top w:val="single" w:sz="6" w:space="0" w:color="000000"/>
              <w:left w:val="single" w:sz="6" w:space="0" w:color="000000"/>
              <w:bottom w:val="single" w:sz="6" w:space="0" w:color="000000"/>
              <w:right w:val="single" w:sz="6" w:space="0" w:color="000000"/>
            </w:tcBorders>
          </w:tcPr>
          <w:sdt>
            <w:sdtPr>
              <w:tag w:val="goog_rdk_1401"/>
              <w:id w:val="-1579358044"/>
            </w:sdtPr>
            <w:sdtContent>
              <w:p w14:paraId="00000506" w14:textId="77777777" w:rsidR="00860220" w:rsidRDefault="00681D0E" w:rsidP="00A56D3D">
                <w:pPr>
                  <w:rPr>
                    <w:rFonts w:ascii="Tahoma" w:eastAsia="Tahoma" w:hAnsi="Tahoma" w:cs="Tahoma"/>
                  </w:rPr>
                </w:pPr>
                <w:r>
                  <w:rPr>
                    <w:rFonts w:ascii="Tahoma" w:eastAsia="Tahoma" w:hAnsi="Tahoma" w:cs="Tahoma"/>
                    <w:sz w:val="12"/>
                    <w:szCs w:val="12"/>
                  </w:rPr>
                  <w:t>7.  PREPARATION INSTRUCTIONS</w:t>
                </w:r>
              </w:p>
            </w:sdtContent>
          </w:sdt>
          <w:sdt>
            <w:sdtPr>
              <w:tag w:val="goog_rdk_1402"/>
              <w:id w:val="1146474763"/>
            </w:sdtPr>
            <w:sdtContent>
              <w:p w14:paraId="00000507" w14:textId="77777777" w:rsidR="00860220" w:rsidRDefault="00681D0E" w:rsidP="00A56D3D">
                <w:pPr>
                  <w:rPr>
                    <w:rFonts w:ascii="Tahoma" w:eastAsia="Tahoma" w:hAnsi="Tahoma" w:cs="Tahoma"/>
                    <w:sz w:val="18"/>
                    <w:szCs w:val="18"/>
                  </w:rPr>
                </w:pPr>
                <w:r>
                  <w:rPr>
                    <w:rFonts w:ascii="Tahoma" w:eastAsia="Tahoma" w:hAnsi="Tahoma" w:cs="Tahoma"/>
                    <w:sz w:val="18"/>
                    <w:szCs w:val="18"/>
                  </w:rPr>
                  <w:t>The engineering information to be included in this document is in part given by the deliverable items in the table in Section 2.5. In addition, the report should include:</w:t>
                </w:r>
              </w:p>
            </w:sdtContent>
          </w:sdt>
          <w:sdt>
            <w:sdtPr>
              <w:tag w:val="goog_rdk_1403"/>
              <w:id w:val="110569747"/>
              <w:showingPlcHdr/>
            </w:sdtPr>
            <w:sdtContent>
              <w:p w14:paraId="00000508" w14:textId="72303985" w:rsidR="00860220" w:rsidRDefault="00681D0E" w:rsidP="00A56D3D">
                <w:pPr>
                  <w:rPr>
                    <w:rFonts w:ascii="Tahoma" w:eastAsia="Tahoma" w:hAnsi="Tahoma" w:cs="Tahoma"/>
                    <w:sz w:val="18"/>
                    <w:szCs w:val="18"/>
                  </w:rPr>
                </w:pPr>
                <w:r>
                  <w:t xml:space="preserve">     </w:t>
                </w:r>
              </w:p>
            </w:sdtContent>
          </w:sdt>
          <w:sdt>
            <w:sdtPr>
              <w:tag w:val="goog_rdk_1404"/>
              <w:id w:val="-51692175"/>
            </w:sdtPr>
            <w:sdtContent>
              <w:p w14:paraId="00000509" w14:textId="77777777" w:rsidR="00860220" w:rsidRDefault="00681D0E" w:rsidP="00A56D3D">
                <w:pPr>
                  <w:numPr>
                    <w:ilvl w:val="6"/>
                    <w:numId w:val="6"/>
                  </w:numPr>
                  <w:tabs>
                    <w:tab w:val="left" w:pos="426"/>
                  </w:tabs>
                  <w:ind w:left="0" w:firstLine="0"/>
                  <w:rPr>
                    <w:rFonts w:ascii="Tahoma" w:eastAsia="Tahoma" w:hAnsi="Tahoma" w:cs="Tahoma"/>
                    <w:sz w:val="18"/>
                    <w:szCs w:val="18"/>
                  </w:rPr>
                </w:pPr>
                <w:r>
                  <w:rPr>
                    <w:rFonts w:ascii="Tahoma" w:eastAsia="Tahoma" w:hAnsi="Tahoma" w:cs="Tahoma"/>
                    <w:sz w:val="18"/>
                    <w:szCs w:val="18"/>
                  </w:rPr>
                  <w:t>Executive Overview (3 pages min, 10 pages, max)</w:t>
                </w:r>
              </w:p>
            </w:sdtContent>
          </w:sdt>
          <w:sdt>
            <w:sdtPr>
              <w:tag w:val="goog_rdk_1405"/>
              <w:id w:val="1553271235"/>
            </w:sdtPr>
            <w:sdtContent>
              <w:p w14:paraId="0000050A" w14:textId="77777777" w:rsidR="00860220" w:rsidRDefault="00681D0E" w:rsidP="00A56D3D">
                <w:pPr>
                  <w:numPr>
                    <w:ilvl w:val="6"/>
                    <w:numId w:val="6"/>
                  </w:numPr>
                  <w:tabs>
                    <w:tab w:val="left" w:pos="426"/>
                  </w:tabs>
                  <w:ind w:left="0" w:firstLine="0"/>
                  <w:rPr>
                    <w:rFonts w:ascii="Tahoma" w:eastAsia="Tahoma" w:hAnsi="Tahoma" w:cs="Tahoma"/>
                    <w:sz w:val="18"/>
                    <w:szCs w:val="18"/>
                  </w:rPr>
                </w:pPr>
                <w:r>
                  <w:rPr>
                    <w:rFonts w:ascii="Tahoma" w:eastAsia="Tahoma" w:hAnsi="Tahoma" w:cs="Tahoma"/>
                    <w:sz w:val="18"/>
                    <w:szCs w:val="18"/>
                  </w:rPr>
                  <w:t>Project Objectives</w:t>
                </w:r>
              </w:p>
            </w:sdtContent>
          </w:sdt>
          <w:sdt>
            <w:sdtPr>
              <w:tag w:val="goog_rdk_1406"/>
              <w:id w:val="-941289544"/>
            </w:sdtPr>
            <w:sdtContent>
              <w:p w14:paraId="0000050B" w14:textId="77777777" w:rsidR="00860220" w:rsidRDefault="00681D0E" w:rsidP="00A56D3D">
                <w:pPr>
                  <w:numPr>
                    <w:ilvl w:val="6"/>
                    <w:numId w:val="6"/>
                  </w:numPr>
                  <w:tabs>
                    <w:tab w:val="left" w:pos="426"/>
                  </w:tabs>
                  <w:ind w:left="0" w:firstLine="0"/>
                  <w:rPr>
                    <w:rFonts w:ascii="Tahoma" w:eastAsia="Tahoma" w:hAnsi="Tahoma" w:cs="Tahoma"/>
                    <w:sz w:val="18"/>
                    <w:szCs w:val="18"/>
                  </w:rPr>
                </w:pPr>
                <w:r>
                  <w:rPr>
                    <w:rFonts w:ascii="Tahoma" w:eastAsia="Tahoma" w:hAnsi="Tahoma" w:cs="Tahoma"/>
                    <w:sz w:val="18"/>
                    <w:szCs w:val="18"/>
                  </w:rPr>
                  <w:t>Requirements and Constraints;</w:t>
                </w:r>
              </w:p>
            </w:sdtContent>
          </w:sdt>
          <w:sdt>
            <w:sdtPr>
              <w:tag w:val="goog_rdk_1407"/>
              <w:id w:val="1377737195"/>
            </w:sdtPr>
            <w:sdtContent>
              <w:p w14:paraId="0000050C" w14:textId="77777777" w:rsidR="00860220" w:rsidRDefault="00681D0E" w:rsidP="00A56D3D">
                <w:pPr>
                  <w:numPr>
                    <w:ilvl w:val="7"/>
                    <w:numId w:val="6"/>
                  </w:numPr>
                  <w:tabs>
                    <w:tab w:val="left" w:pos="426"/>
                  </w:tabs>
                  <w:ind w:left="0" w:firstLine="0"/>
                  <w:rPr>
                    <w:rFonts w:ascii="Tahoma" w:eastAsia="Tahoma" w:hAnsi="Tahoma" w:cs="Tahoma"/>
                    <w:sz w:val="18"/>
                    <w:szCs w:val="18"/>
                  </w:rPr>
                </w:pPr>
                <w:r>
                  <w:rPr>
                    <w:rFonts w:ascii="Tahoma" w:eastAsia="Tahoma" w:hAnsi="Tahoma" w:cs="Tahoma"/>
                    <w:sz w:val="18"/>
                    <w:szCs w:val="18"/>
                  </w:rPr>
                  <w:t>The Requirements Specification must clearly demonstrate that the group understands the user requirements, and identify which requirements will drive the actual design of the product to be developed</w:t>
                </w:r>
              </w:p>
            </w:sdtContent>
          </w:sdt>
          <w:sdt>
            <w:sdtPr>
              <w:tag w:val="goog_rdk_1408"/>
              <w:id w:val="855766285"/>
            </w:sdtPr>
            <w:sdtContent>
              <w:p w14:paraId="0000050D" w14:textId="77777777" w:rsidR="00860220" w:rsidRDefault="00681D0E" w:rsidP="00A56D3D">
                <w:pPr>
                  <w:numPr>
                    <w:ilvl w:val="7"/>
                    <w:numId w:val="6"/>
                  </w:numPr>
                  <w:tabs>
                    <w:tab w:val="left" w:pos="426"/>
                  </w:tabs>
                  <w:ind w:left="0" w:firstLine="0"/>
                  <w:rPr>
                    <w:rFonts w:ascii="Tahoma" w:eastAsia="Tahoma" w:hAnsi="Tahoma" w:cs="Tahoma"/>
                    <w:sz w:val="18"/>
                    <w:szCs w:val="18"/>
                  </w:rPr>
                </w:pPr>
                <w:r>
                  <w:rPr>
                    <w:rFonts w:ascii="Tahoma" w:eastAsia="Tahoma" w:hAnsi="Tahoma" w:cs="Tahoma"/>
                    <w:sz w:val="18"/>
                    <w:szCs w:val="18"/>
                  </w:rPr>
                  <w:t>From the User Requirements the System and Mission Requirements should be derived, and potential sub-system requirements that have an effect on the design options at system level</w:t>
                </w:r>
              </w:p>
            </w:sdtContent>
          </w:sdt>
          <w:sdt>
            <w:sdtPr>
              <w:tag w:val="goog_rdk_1409"/>
              <w:id w:val="1453821701"/>
            </w:sdtPr>
            <w:sdtContent>
              <w:p w14:paraId="0000050E" w14:textId="77777777" w:rsidR="00860220" w:rsidRDefault="00681D0E" w:rsidP="00A56D3D">
                <w:pPr>
                  <w:numPr>
                    <w:ilvl w:val="6"/>
                    <w:numId w:val="6"/>
                  </w:numPr>
                  <w:tabs>
                    <w:tab w:val="left" w:pos="426"/>
                  </w:tabs>
                  <w:ind w:left="0" w:firstLine="0"/>
                  <w:rPr>
                    <w:rFonts w:ascii="Tahoma" w:eastAsia="Tahoma" w:hAnsi="Tahoma" w:cs="Tahoma"/>
                    <w:sz w:val="18"/>
                    <w:szCs w:val="18"/>
                  </w:rPr>
                </w:pPr>
                <w:r>
                  <w:rPr>
                    <w:rFonts w:ascii="Tahoma" w:eastAsia="Tahoma" w:hAnsi="Tahoma" w:cs="Tahoma"/>
                    <w:sz w:val="18"/>
                    <w:szCs w:val="18"/>
                  </w:rPr>
                  <w:t>Given the User Requirements, a (set of) Design Option Tree(s) with all potential solutions should be provided; from this the design options for the Midterm Phase are selected.</w:t>
                </w:r>
              </w:p>
            </w:sdtContent>
          </w:sdt>
          <w:sdt>
            <w:sdtPr>
              <w:tag w:val="goog_rdk_1410"/>
              <w:id w:val="123121600"/>
            </w:sdtPr>
            <w:sdtContent>
              <w:p w14:paraId="0000050F" w14:textId="77777777" w:rsidR="00860220" w:rsidRDefault="00681D0E" w:rsidP="00A56D3D">
                <w:pPr>
                  <w:numPr>
                    <w:ilvl w:val="6"/>
                    <w:numId w:val="6"/>
                  </w:numPr>
                  <w:tabs>
                    <w:tab w:val="left" w:pos="426"/>
                  </w:tabs>
                  <w:ind w:left="0" w:firstLine="0"/>
                  <w:rPr>
                    <w:rFonts w:ascii="Tahoma" w:eastAsia="Tahoma" w:hAnsi="Tahoma" w:cs="Tahoma"/>
                    <w:sz w:val="18"/>
                    <w:szCs w:val="18"/>
                  </w:rPr>
                </w:pPr>
                <w:r>
                  <w:rPr>
                    <w:rFonts w:ascii="Tahoma" w:eastAsia="Tahoma" w:hAnsi="Tahoma" w:cs="Tahoma"/>
                    <w:sz w:val="18"/>
                    <w:szCs w:val="18"/>
                  </w:rPr>
                  <w:t>Level of detail of concepts discussion should be sufficient to understand the choices made</w:t>
                </w:r>
              </w:p>
            </w:sdtContent>
          </w:sdt>
          <w:sdt>
            <w:sdtPr>
              <w:tag w:val="goog_rdk_1411"/>
              <w:id w:val="-844863277"/>
            </w:sdtPr>
            <w:sdtContent>
              <w:p w14:paraId="00000510" w14:textId="77777777" w:rsidR="00860220" w:rsidRDefault="00000000" w:rsidP="00A56D3D">
                <w:pPr>
                  <w:rPr>
                    <w:rFonts w:ascii="Tahoma" w:eastAsia="Tahoma" w:hAnsi="Tahoma" w:cs="Tahoma"/>
                    <w:sz w:val="18"/>
                    <w:szCs w:val="18"/>
                  </w:rPr>
                </w:pPr>
              </w:p>
            </w:sdtContent>
          </w:sdt>
          <w:sdt>
            <w:sdtPr>
              <w:tag w:val="goog_rdk_1412"/>
              <w:id w:val="-1271937816"/>
            </w:sdtPr>
            <w:sdtContent>
              <w:p w14:paraId="00000511" w14:textId="77777777" w:rsidR="00860220" w:rsidRDefault="00000000" w:rsidP="00A56D3D">
                <w:pPr>
                  <w:rPr>
                    <w:rFonts w:ascii="Tahoma" w:eastAsia="Tahoma" w:hAnsi="Tahoma" w:cs="Tahoma"/>
                    <w:sz w:val="18"/>
                    <w:szCs w:val="18"/>
                  </w:rPr>
                </w:pPr>
              </w:p>
            </w:sdtContent>
          </w:sdt>
          <w:sdt>
            <w:sdtPr>
              <w:tag w:val="goog_rdk_1413"/>
              <w:id w:val="1761639137"/>
            </w:sdtPr>
            <w:sdtContent>
              <w:p w14:paraId="00000512" w14:textId="77777777" w:rsidR="00860220" w:rsidRDefault="00681D0E" w:rsidP="00A56D3D">
                <w:pPr>
                  <w:numPr>
                    <w:ilvl w:val="0"/>
                    <w:numId w:val="8"/>
                  </w:numPr>
                  <w:pBdr>
                    <w:top w:val="nil"/>
                    <w:left w:val="nil"/>
                    <w:bottom w:val="nil"/>
                    <w:right w:val="nil"/>
                    <w:between w:val="nil"/>
                  </w:pBdr>
                  <w:tabs>
                    <w:tab w:val="left" w:pos="284"/>
                  </w:tabs>
                  <w:ind w:left="0" w:firstLine="0"/>
                  <w:rPr>
                    <w:rFonts w:ascii="Tahoma" w:eastAsia="Tahoma" w:hAnsi="Tahoma" w:cs="Tahoma"/>
                    <w:color w:val="000000"/>
                    <w:sz w:val="18"/>
                    <w:szCs w:val="18"/>
                  </w:rPr>
                </w:pPr>
                <w:r>
                  <w:rPr>
                    <w:rFonts w:ascii="Tahoma" w:eastAsia="Tahoma" w:hAnsi="Tahoma" w:cs="Tahoma"/>
                    <w:color w:val="000000"/>
                    <w:sz w:val="18"/>
                    <w:szCs w:val="18"/>
                  </w:rPr>
                  <w:t>Delivered to: 'Deliverables'-folder of your group (within AE3001-network folder)</w:t>
                </w:r>
              </w:p>
            </w:sdtContent>
          </w:sdt>
          <w:sdt>
            <w:sdtPr>
              <w:tag w:val="goog_rdk_1414"/>
              <w:id w:val="1882125362"/>
            </w:sdtPr>
            <w:sdtContent>
              <w:p w14:paraId="00000513" w14:textId="77777777" w:rsidR="00860220" w:rsidRDefault="00681D0E" w:rsidP="00A56D3D">
                <w:pPr>
                  <w:numPr>
                    <w:ilvl w:val="0"/>
                    <w:numId w:val="8"/>
                  </w:numPr>
                  <w:pBdr>
                    <w:top w:val="nil"/>
                    <w:left w:val="nil"/>
                    <w:bottom w:val="nil"/>
                    <w:right w:val="nil"/>
                    <w:between w:val="nil"/>
                  </w:pBdr>
                  <w:tabs>
                    <w:tab w:val="left" w:pos="284"/>
                  </w:tabs>
                  <w:ind w:left="0" w:firstLine="0"/>
                  <w:rPr>
                    <w:rFonts w:ascii="Tahoma" w:eastAsia="Tahoma" w:hAnsi="Tahoma" w:cs="Tahoma"/>
                    <w:color w:val="000000"/>
                    <w:sz w:val="18"/>
                    <w:szCs w:val="18"/>
                  </w:rPr>
                </w:pPr>
                <w:r>
                  <w:rPr>
                    <w:rFonts w:ascii="Tahoma" w:eastAsia="Tahoma" w:hAnsi="Tahoma" w:cs="Tahoma"/>
                    <w:color w:val="000000"/>
                    <w:sz w:val="18"/>
                    <w:szCs w:val="18"/>
                  </w:rPr>
                  <w:t>Format: [Group#]_[Group_name]_</w:t>
                </w:r>
                <w:proofErr w:type="spellStart"/>
                <w:r>
                  <w:rPr>
                    <w:rFonts w:ascii="Tahoma" w:eastAsia="Tahoma" w:hAnsi="Tahoma" w:cs="Tahoma"/>
                    <w:color w:val="000000"/>
                    <w:sz w:val="18"/>
                    <w:szCs w:val="18"/>
                  </w:rPr>
                  <w:t>BaselineReport_draft</w:t>
                </w:r>
                <w:proofErr w:type="spellEnd"/>
                <w:r>
                  <w:rPr>
                    <w:rFonts w:ascii="Tahoma" w:eastAsia="Tahoma" w:hAnsi="Tahoma" w:cs="Tahoma"/>
                    <w:color w:val="000000"/>
                    <w:sz w:val="18"/>
                    <w:szCs w:val="18"/>
                  </w:rPr>
                  <w:t>/final.pdf</w:t>
                </w:r>
              </w:p>
            </w:sdtContent>
          </w:sdt>
          <w:sdt>
            <w:sdtPr>
              <w:tag w:val="goog_rdk_1415"/>
              <w:id w:val="-1899123223"/>
            </w:sdtPr>
            <w:sdtContent>
              <w:p w14:paraId="00000514" w14:textId="77777777" w:rsidR="00860220" w:rsidRDefault="00681D0E" w:rsidP="00A56D3D">
                <w:pPr>
                  <w:numPr>
                    <w:ilvl w:val="0"/>
                    <w:numId w:val="8"/>
                  </w:numPr>
                  <w:pBdr>
                    <w:top w:val="nil"/>
                    <w:left w:val="nil"/>
                    <w:bottom w:val="nil"/>
                    <w:right w:val="nil"/>
                    <w:between w:val="nil"/>
                  </w:pBdr>
                  <w:tabs>
                    <w:tab w:val="left" w:pos="284"/>
                  </w:tabs>
                  <w:ind w:left="0" w:firstLine="0"/>
                  <w:rPr>
                    <w:rFonts w:ascii="Tahoma" w:eastAsia="Tahoma" w:hAnsi="Tahoma" w:cs="Tahoma"/>
                    <w:color w:val="000000"/>
                    <w:sz w:val="18"/>
                    <w:szCs w:val="18"/>
                  </w:rPr>
                </w:pPr>
                <w:r>
                  <w:rPr>
                    <w:rFonts w:ascii="Tahoma" w:eastAsia="Tahoma" w:hAnsi="Tahoma" w:cs="Tahoma"/>
                    <w:color w:val="000000"/>
                    <w:sz w:val="18"/>
                    <w:szCs w:val="18"/>
                  </w:rPr>
                  <w:t xml:space="preserve">Layout: adhere to </w:t>
                </w:r>
                <w:proofErr w:type="spellStart"/>
                <w:r>
                  <w:rPr>
                    <w:rFonts w:ascii="Tahoma" w:eastAsia="Tahoma" w:hAnsi="Tahoma" w:cs="Tahoma"/>
                    <w:color w:val="000000"/>
                    <w:sz w:val="18"/>
                    <w:szCs w:val="18"/>
                  </w:rPr>
                  <w:t>TUDelft</w:t>
                </w:r>
                <w:proofErr w:type="spellEnd"/>
                <w:r>
                  <w:rPr>
                    <w:rFonts w:ascii="Tahoma" w:eastAsia="Tahoma" w:hAnsi="Tahoma" w:cs="Tahoma"/>
                    <w:color w:val="000000"/>
                    <w:sz w:val="18"/>
                    <w:szCs w:val="18"/>
                  </w:rPr>
                  <w:t xml:space="preserve"> '</w:t>
                </w:r>
                <w:proofErr w:type="spellStart"/>
                <w:r>
                  <w:rPr>
                    <w:rFonts w:ascii="Tahoma" w:eastAsia="Tahoma" w:hAnsi="Tahoma" w:cs="Tahoma"/>
                    <w:color w:val="000000"/>
                    <w:sz w:val="18"/>
                    <w:szCs w:val="18"/>
                  </w:rPr>
                  <w:t>huisstijl</w:t>
                </w:r>
                <w:proofErr w:type="spellEnd"/>
                <w:r>
                  <w:rPr>
                    <w:rFonts w:ascii="Tahoma" w:eastAsia="Tahoma" w:hAnsi="Tahoma" w:cs="Tahoma"/>
                    <w:color w:val="000000"/>
                    <w:sz w:val="18"/>
                    <w:szCs w:val="18"/>
                  </w:rPr>
                  <w:t>' - www.huisstijl.tudelft.nl</w:t>
                </w:r>
              </w:p>
            </w:sdtContent>
          </w:sdt>
          <w:sdt>
            <w:sdtPr>
              <w:tag w:val="goog_rdk_1416"/>
              <w:id w:val="857394981"/>
            </w:sdtPr>
            <w:sdtContent>
              <w:p w14:paraId="00000515" w14:textId="77777777" w:rsidR="00860220" w:rsidRDefault="00000000" w:rsidP="00A56D3D">
                <w:pPr>
                  <w:rPr>
                    <w:rFonts w:ascii="Tahoma" w:eastAsia="Tahoma" w:hAnsi="Tahoma" w:cs="Tahoma"/>
                  </w:rPr>
                </w:pPr>
              </w:p>
            </w:sdtContent>
          </w:sdt>
        </w:tc>
      </w:tr>
    </w:tbl>
    <w:sdt>
      <w:sdtPr>
        <w:tag w:val="goog_rdk_1419"/>
        <w:id w:val="-487559839"/>
        <w:showingPlcHdr/>
      </w:sdtPr>
      <w:sdtContent>
        <w:p w14:paraId="00000518" w14:textId="3F1BA1DF" w:rsidR="00860220" w:rsidRDefault="00681D0E" w:rsidP="00A56D3D">
          <w:pPr>
            <w:pBdr>
              <w:top w:val="nil"/>
              <w:left w:val="nil"/>
              <w:bottom w:val="nil"/>
              <w:right w:val="nil"/>
              <w:between w:val="nil"/>
            </w:pBdr>
            <w:spacing w:after="120"/>
            <w:rPr>
              <w:rFonts w:ascii="Tahoma" w:eastAsia="Tahoma" w:hAnsi="Tahoma" w:cs="Tahoma"/>
              <w:color w:val="000000"/>
            </w:rPr>
          </w:pPr>
          <w:r>
            <w:t xml:space="preserve">     </w:t>
          </w:r>
        </w:p>
      </w:sdtContent>
    </w:sdt>
    <w:sdt>
      <w:sdtPr>
        <w:tag w:val="goog_rdk_1420"/>
        <w:id w:val="1813066835"/>
        <w:showingPlcHdr/>
      </w:sdtPr>
      <w:sdtContent>
        <w:p w14:paraId="00000519" w14:textId="7509B7F8" w:rsidR="00860220" w:rsidRDefault="00681D0E" w:rsidP="00A56D3D">
          <w:pPr>
            <w:pBdr>
              <w:top w:val="nil"/>
              <w:left w:val="nil"/>
              <w:bottom w:val="nil"/>
              <w:right w:val="nil"/>
              <w:between w:val="nil"/>
            </w:pBdr>
            <w:spacing w:after="120"/>
            <w:rPr>
              <w:rFonts w:ascii="Tahoma" w:eastAsia="Tahoma" w:hAnsi="Tahoma" w:cs="Tahoma"/>
              <w:color w:val="000000"/>
            </w:rPr>
          </w:pPr>
          <w:r>
            <w:t xml:space="preserve">     </w:t>
          </w:r>
        </w:p>
      </w:sdtContent>
    </w:sdt>
    <w:tbl>
      <w:tblPr>
        <w:tblStyle w:val="af"/>
        <w:tblW w:w="9322" w:type="dxa"/>
        <w:tblInd w:w="-34" w:type="dxa"/>
        <w:tblLayout w:type="fixed"/>
        <w:tblLook w:val="0000" w:firstRow="0" w:lastRow="0" w:firstColumn="0" w:lastColumn="0" w:noHBand="0" w:noVBand="0"/>
      </w:tblPr>
      <w:tblGrid>
        <w:gridCol w:w="4687"/>
        <w:gridCol w:w="2808"/>
        <w:gridCol w:w="1827"/>
      </w:tblGrid>
      <w:tr w:rsidR="00860220" w14:paraId="221B2A69" w14:textId="77777777">
        <w:tc>
          <w:tcPr>
            <w:tcW w:w="9322" w:type="dxa"/>
            <w:gridSpan w:val="3"/>
            <w:tcBorders>
              <w:top w:val="single" w:sz="6" w:space="0" w:color="000000"/>
              <w:left w:val="single" w:sz="6" w:space="0" w:color="000000"/>
              <w:bottom w:val="single" w:sz="6" w:space="0" w:color="000000"/>
              <w:right w:val="single" w:sz="6" w:space="0" w:color="000000"/>
            </w:tcBorders>
          </w:tcPr>
          <w:sdt>
            <w:sdtPr>
              <w:tag w:val="goog_rdk_1421"/>
              <w:id w:val="-1642262551"/>
            </w:sdtPr>
            <w:sdtContent>
              <w:p w14:paraId="0000051A" w14:textId="77777777" w:rsidR="00860220" w:rsidRDefault="00000000" w:rsidP="00A56D3D">
                <w:pPr>
                  <w:rPr>
                    <w:rFonts w:ascii="Tahoma" w:eastAsia="Tahoma" w:hAnsi="Tahoma" w:cs="Tahoma"/>
                  </w:rPr>
                </w:pPr>
              </w:p>
            </w:sdtContent>
          </w:sdt>
          <w:sdt>
            <w:sdtPr>
              <w:tag w:val="goog_rdk_1422"/>
              <w:id w:val="-1469664471"/>
            </w:sdtPr>
            <w:sdtContent>
              <w:p w14:paraId="0000051B" w14:textId="77777777" w:rsidR="00860220" w:rsidRDefault="00000000" w:rsidP="00A56D3D">
                <w:pPr>
                  <w:rPr>
                    <w:rFonts w:ascii="Tahoma" w:eastAsia="Tahoma" w:hAnsi="Tahoma" w:cs="Tahoma"/>
                  </w:rPr>
                </w:pPr>
              </w:p>
            </w:sdtContent>
          </w:sdt>
          <w:sdt>
            <w:sdtPr>
              <w:tag w:val="goog_rdk_1423"/>
              <w:id w:val="-2066027733"/>
            </w:sdtPr>
            <w:sdtContent>
              <w:p w14:paraId="0000051C" w14:textId="77777777" w:rsidR="00860220" w:rsidRDefault="00681D0E" w:rsidP="00A56D3D">
                <w:pPr>
                  <w:jc w:val="center"/>
                  <w:rPr>
                    <w:rFonts w:ascii="Tahoma" w:eastAsia="Tahoma" w:hAnsi="Tahoma" w:cs="Tahoma"/>
                  </w:rPr>
                </w:pPr>
                <w:r>
                  <w:rPr>
                    <w:rFonts w:ascii="Tahoma" w:eastAsia="Tahoma" w:hAnsi="Tahoma" w:cs="Tahoma"/>
                    <w:sz w:val="28"/>
                    <w:szCs w:val="28"/>
                  </w:rPr>
                  <w:t>Deliverable Item Description</w:t>
                </w:r>
              </w:p>
            </w:sdtContent>
          </w:sdt>
          <w:sdt>
            <w:sdtPr>
              <w:tag w:val="goog_rdk_1424"/>
              <w:id w:val="1197436002"/>
            </w:sdtPr>
            <w:sdtContent>
              <w:p w14:paraId="0000051D" w14:textId="77777777" w:rsidR="00860220" w:rsidRDefault="00000000" w:rsidP="00A56D3D">
                <w:pPr>
                  <w:rPr>
                    <w:rFonts w:ascii="Tahoma" w:eastAsia="Tahoma" w:hAnsi="Tahoma" w:cs="Tahoma"/>
                  </w:rPr>
                </w:pPr>
              </w:p>
            </w:sdtContent>
          </w:sdt>
        </w:tc>
      </w:tr>
      <w:tr w:rsidR="00860220" w14:paraId="571599FB" w14:textId="77777777">
        <w:tc>
          <w:tcPr>
            <w:tcW w:w="7495" w:type="dxa"/>
            <w:gridSpan w:val="2"/>
            <w:tcBorders>
              <w:top w:val="single" w:sz="6" w:space="0" w:color="000000"/>
              <w:left w:val="single" w:sz="6" w:space="0" w:color="000000"/>
              <w:bottom w:val="single" w:sz="6" w:space="0" w:color="000000"/>
              <w:right w:val="single" w:sz="6" w:space="0" w:color="000000"/>
            </w:tcBorders>
          </w:tcPr>
          <w:sdt>
            <w:sdtPr>
              <w:tag w:val="goog_rdk_1427"/>
              <w:id w:val="242070373"/>
            </w:sdtPr>
            <w:sdtContent>
              <w:p w14:paraId="00000520" w14:textId="77777777" w:rsidR="00860220" w:rsidRDefault="00681D0E" w:rsidP="00A56D3D">
                <w:pPr>
                  <w:rPr>
                    <w:rFonts w:ascii="Tahoma" w:eastAsia="Tahoma" w:hAnsi="Tahoma" w:cs="Tahoma"/>
                  </w:rPr>
                </w:pPr>
                <w:r>
                  <w:rPr>
                    <w:rFonts w:ascii="Tahoma" w:eastAsia="Tahoma" w:hAnsi="Tahoma" w:cs="Tahoma"/>
                    <w:sz w:val="12"/>
                    <w:szCs w:val="12"/>
                  </w:rPr>
                  <w:t>1.  TITLE</w:t>
                </w:r>
              </w:p>
            </w:sdtContent>
          </w:sdt>
          <w:sdt>
            <w:sdtPr>
              <w:tag w:val="goog_rdk_1428"/>
              <w:id w:val="-1872601794"/>
            </w:sdtPr>
            <w:sdtContent>
              <w:p w14:paraId="00000521" w14:textId="77777777" w:rsidR="00860220" w:rsidRDefault="00000000" w:rsidP="00A56D3D">
                <w:pPr>
                  <w:rPr>
                    <w:b/>
                    <w:sz w:val="28"/>
                    <w:szCs w:val="28"/>
                  </w:rPr>
                </w:pPr>
              </w:p>
            </w:sdtContent>
          </w:sdt>
          <w:sdt>
            <w:sdtPr>
              <w:tag w:val="goog_rdk_1429"/>
              <w:id w:val="1744363947"/>
            </w:sdtPr>
            <w:sdtContent>
              <w:p w14:paraId="00000522" w14:textId="77777777" w:rsidR="00860220" w:rsidRDefault="00681D0E" w:rsidP="00A56D3D">
                <w:pPr>
                  <w:rPr>
                    <w:b/>
                    <w:sz w:val="28"/>
                    <w:szCs w:val="28"/>
                  </w:rPr>
                </w:pPr>
                <w:r>
                  <w:rPr>
                    <w:b/>
                    <w:sz w:val="28"/>
                    <w:szCs w:val="28"/>
                  </w:rPr>
                  <w:t>Mid-Term Review</w:t>
                </w:r>
              </w:p>
            </w:sdtContent>
          </w:sdt>
          <w:sdt>
            <w:sdtPr>
              <w:tag w:val="goog_rdk_1430"/>
              <w:id w:val="-1063709465"/>
            </w:sdtPr>
            <w:sdtContent>
              <w:p w14:paraId="00000523" w14:textId="77777777" w:rsidR="00860220" w:rsidRDefault="00000000" w:rsidP="00A56D3D">
                <w:pPr>
                  <w:pBdr>
                    <w:top w:val="nil"/>
                    <w:left w:val="nil"/>
                    <w:bottom w:val="nil"/>
                    <w:right w:val="nil"/>
                    <w:between w:val="nil"/>
                  </w:pBdr>
                  <w:rPr>
                    <w:rFonts w:ascii="Tahoma" w:eastAsia="Tahoma" w:hAnsi="Tahoma" w:cs="Tahoma"/>
                    <w:color w:val="000000"/>
                  </w:rPr>
                </w:pPr>
              </w:p>
            </w:sdtContent>
          </w:sdt>
          <w:sdt>
            <w:sdtPr>
              <w:tag w:val="goog_rdk_1431"/>
              <w:id w:val="950141863"/>
            </w:sdtPr>
            <w:sdtContent>
              <w:p w14:paraId="00000524" w14:textId="77777777" w:rsidR="00860220" w:rsidRDefault="00000000" w:rsidP="00A56D3D">
                <w:pPr>
                  <w:pBdr>
                    <w:top w:val="nil"/>
                    <w:left w:val="nil"/>
                    <w:bottom w:val="nil"/>
                    <w:right w:val="nil"/>
                    <w:between w:val="nil"/>
                  </w:pBdr>
                  <w:rPr>
                    <w:rFonts w:ascii="Tahoma" w:eastAsia="Tahoma" w:hAnsi="Tahoma" w:cs="Tahoma"/>
                    <w:color w:val="000000"/>
                  </w:rPr>
                </w:pPr>
              </w:p>
            </w:sdtContent>
          </w:sdt>
        </w:tc>
        <w:tc>
          <w:tcPr>
            <w:tcW w:w="1827" w:type="dxa"/>
            <w:tcBorders>
              <w:top w:val="single" w:sz="6" w:space="0" w:color="000000"/>
              <w:left w:val="single" w:sz="6" w:space="0" w:color="000000"/>
              <w:bottom w:val="single" w:sz="6" w:space="0" w:color="000000"/>
              <w:right w:val="single" w:sz="6" w:space="0" w:color="000000"/>
            </w:tcBorders>
          </w:tcPr>
          <w:sdt>
            <w:sdtPr>
              <w:tag w:val="goog_rdk_1433"/>
              <w:id w:val="1431079270"/>
            </w:sdtPr>
            <w:sdtContent>
              <w:p w14:paraId="00000526" w14:textId="77777777" w:rsidR="00860220" w:rsidRDefault="00681D0E" w:rsidP="00A56D3D">
                <w:pPr>
                  <w:rPr>
                    <w:rFonts w:ascii="Tahoma" w:eastAsia="Tahoma" w:hAnsi="Tahoma" w:cs="Tahoma"/>
                  </w:rPr>
                </w:pPr>
                <w:r>
                  <w:rPr>
                    <w:rFonts w:ascii="Tahoma" w:eastAsia="Tahoma" w:hAnsi="Tahoma" w:cs="Tahoma"/>
                    <w:sz w:val="12"/>
                    <w:szCs w:val="12"/>
                  </w:rPr>
                  <w:t>2.  IDENTIFICATION</w:t>
                </w:r>
              </w:p>
            </w:sdtContent>
          </w:sdt>
          <w:sdt>
            <w:sdtPr>
              <w:tag w:val="goog_rdk_1434"/>
              <w:id w:val="2077084173"/>
            </w:sdtPr>
            <w:sdtContent>
              <w:p w14:paraId="00000527" w14:textId="77777777" w:rsidR="00860220" w:rsidRDefault="00681D0E" w:rsidP="00A56D3D">
                <w:pPr>
                  <w:spacing w:before="120"/>
                  <w:rPr>
                    <w:rFonts w:ascii="Tahoma" w:eastAsia="Tahoma" w:hAnsi="Tahoma" w:cs="Tahoma"/>
                  </w:rPr>
                </w:pPr>
                <w:r>
                  <w:rPr>
                    <w:rFonts w:ascii="Tahoma" w:eastAsia="Tahoma" w:hAnsi="Tahoma" w:cs="Tahoma"/>
                  </w:rPr>
                  <w:t>DID-7</w:t>
                </w:r>
              </w:p>
            </w:sdtContent>
          </w:sdt>
        </w:tc>
      </w:tr>
      <w:tr w:rsidR="00860220" w14:paraId="3C9F1423" w14:textId="77777777">
        <w:tc>
          <w:tcPr>
            <w:tcW w:w="9322" w:type="dxa"/>
            <w:gridSpan w:val="3"/>
            <w:tcBorders>
              <w:top w:val="single" w:sz="6" w:space="0" w:color="000000"/>
              <w:left w:val="single" w:sz="6" w:space="0" w:color="000000"/>
              <w:bottom w:val="single" w:sz="6" w:space="0" w:color="000000"/>
              <w:right w:val="single" w:sz="6" w:space="0" w:color="000000"/>
            </w:tcBorders>
          </w:tcPr>
          <w:sdt>
            <w:sdtPr>
              <w:tag w:val="goog_rdk_1435"/>
              <w:id w:val="-444472063"/>
            </w:sdtPr>
            <w:sdtContent>
              <w:p w14:paraId="00000528" w14:textId="77777777" w:rsidR="00860220" w:rsidRDefault="00681D0E" w:rsidP="00A56D3D">
                <w:pPr>
                  <w:rPr>
                    <w:rFonts w:ascii="Tahoma" w:eastAsia="Tahoma" w:hAnsi="Tahoma" w:cs="Tahoma"/>
                  </w:rPr>
                </w:pPr>
                <w:r>
                  <w:rPr>
                    <w:rFonts w:ascii="Tahoma" w:eastAsia="Tahoma" w:hAnsi="Tahoma" w:cs="Tahoma"/>
                    <w:sz w:val="12"/>
                    <w:szCs w:val="12"/>
                  </w:rPr>
                  <w:t>3.  DESCRIPTION</w:t>
                </w:r>
              </w:p>
            </w:sdtContent>
          </w:sdt>
          <w:sdt>
            <w:sdtPr>
              <w:tag w:val="goog_rdk_1436"/>
              <w:id w:val="-990634458"/>
            </w:sdtPr>
            <w:sdtContent>
              <w:p w14:paraId="00000529"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The purpose of the Mid Term Review is to provide the principal tutor, coaches, members of the faculty, and other invited guests with a </w:t>
                </w:r>
                <w:r>
                  <w:rPr>
                    <w:rFonts w:ascii="Tahoma" w:eastAsia="Tahoma" w:hAnsi="Tahoma" w:cs="Tahoma"/>
                    <w:b/>
                    <w:sz w:val="18"/>
                    <w:szCs w:val="18"/>
                  </w:rPr>
                  <w:t xml:space="preserve">formal briefing </w:t>
                </w:r>
                <w:r>
                  <w:rPr>
                    <w:rFonts w:ascii="Tahoma" w:eastAsia="Tahoma" w:hAnsi="Tahoma" w:cs="Tahoma"/>
                    <w:sz w:val="18"/>
                    <w:szCs w:val="18"/>
                  </w:rPr>
                  <w:t xml:space="preserve">on the progress of your project. </w:t>
                </w:r>
              </w:p>
            </w:sdtContent>
          </w:sdt>
          <w:sdt>
            <w:sdtPr>
              <w:tag w:val="goog_rdk_1437"/>
              <w:id w:val="-602418084"/>
              <w:showingPlcHdr/>
            </w:sdtPr>
            <w:sdtContent>
              <w:p w14:paraId="0000052A" w14:textId="174DCA85" w:rsidR="00860220" w:rsidRDefault="003716F2" w:rsidP="00A56D3D">
                <w:pPr>
                  <w:rPr>
                    <w:rFonts w:ascii="Tahoma" w:eastAsia="Tahoma" w:hAnsi="Tahoma" w:cs="Tahoma"/>
                    <w:sz w:val="18"/>
                    <w:szCs w:val="18"/>
                  </w:rPr>
                </w:pPr>
                <w:r>
                  <w:t xml:space="preserve">     </w:t>
                </w:r>
              </w:p>
            </w:sdtContent>
          </w:sdt>
          <w:sdt>
            <w:sdtPr>
              <w:tag w:val="goog_rdk_1438"/>
              <w:id w:val="710160902"/>
            </w:sdtPr>
            <w:sdtContent>
              <w:p w14:paraId="0000052B" w14:textId="77777777" w:rsidR="00860220" w:rsidRDefault="00681D0E" w:rsidP="00A56D3D">
                <w:pPr>
                  <w:rPr>
                    <w:rFonts w:ascii="Tahoma" w:eastAsia="Tahoma" w:hAnsi="Tahoma" w:cs="Tahoma"/>
                    <w:sz w:val="18"/>
                    <w:szCs w:val="18"/>
                  </w:rPr>
                </w:pPr>
                <w:r>
                  <w:rPr>
                    <w:rFonts w:ascii="Tahoma" w:eastAsia="Tahoma" w:hAnsi="Tahoma" w:cs="Tahoma"/>
                    <w:sz w:val="18"/>
                    <w:szCs w:val="18"/>
                  </w:rPr>
                  <w:t>The briefing should include your Project Plan, the key requirements, the design options tree, the ranking of the options with trade-off background, thereby showing that a system-engineering approach has been followed</w:t>
                </w:r>
              </w:p>
            </w:sdtContent>
          </w:sdt>
          <w:sdt>
            <w:sdtPr>
              <w:tag w:val="goog_rdk_1439"/>
              <w:id w:val="1562214151"/>
            </w:sdtPr>
            <w:sdtContent>
              <w:p w14:paraId="0000052C" w14:textId="77777777" w:rsidR="00860220" w:rsidRDefault="00000000" w:rsidP="00A56D3D">
                <w:pPr>
                  <w:rPr>
                    <w:rFonts w:ascii="Tahoma" w:eastAsia="Tahoma" w:hAnsi="Tahoma" w:cs="Tahoma"/>
                  </w:rPr>
                </w:pPr>
              </w:p>
            </w:sdtContent>
          </w:sdt>
        </w:tc>
      </w:tr>
      <w:tr w:rsidR="00860220" w14:paraId="3695AA42" w14:textId="77777777">
        <w:tc>
          <w:tcPr>
            <w:tcW w:w="4687" w:type="dxa"/>
            <w:tcBorders>
              <w:top w:val="single" w:sz="6" w:space="0" w:color="000000"/>
              <w:left w:val="single" w:sz="6" w:space="0" w:color="000000"/>
              <w:bottom w:val="single" w:sz="6" w:space="0" w:color="000000"/>
              <w:right w:val="single" w:sz="6" w:space="0" w:color="000000"/>
            </w:tcBorders>
          </w:tcPr>
          <w:sdt>
            <w:sdtPr>
              <w:tag w:val="goog_rdk_1442"/>
              <w:id w:val="2074618502"/>
            </w:sdtPr>
            <w:sdtContent>
              <w:p w14:paraId="0000052F" w14:textId="77777777" w:rsidR="00860220" w:rsidRDefault="00681D0E" w:rsidP="00A56D3D">
                <w:pPr>
                  <w:rPr>
                    <w:rFonts w:ascii="Tahoma" w:eastAsia="Tahoma" w:hAnsi="Tahoma" w:cs="Tahoma"/>
                  </w:rPr>
                </w:pPr>
                <w:r>
                  <w:rPr>
                    <w:rFonts w:ascii="Tahoma" w:eastAsia="Tahoma" w:hAnsi="Tahoma" w:cs="Tahoma"/>
                    <w:sz w:val="12"/>
                    <w:szCs w:val="12"/>
                  </w:rPr>
                  <w:t>4.  APPROVAL DATE</w:t>
                </w:r>
              </w:p>
            </w:sdtContent>
          </w:sdt>
          <w:sdt>
            <w:sdtPr>
              <w:tag w:val="goog_rdk_1443"/>
              <w:id w:val="-1648823679"/>
            </w:sdtPr>
            <w:sdtContent>
              <w:p w14:paraId="00000530" w14:textId="77777777" w:rsidR="00860220" w:rsidRDefault="00681D0E" w:rsidP="00A56D3D">
                <w:pPr>
                  <w:jc w:val="center"/>
                  <w:rPr>
                    <w:rFonts w:ascii="Tahoma" w:eastAsia="Tahoma" w:hAnsi="Tahoma" w:cs="Tahoma"/>
                  </w:rPr>
                </w:pPr>
                <w:r>
                  <w:rPr>
                    <w:rFonts w:ascii="Tahoma" w:eastAsia="Tahoma" w:hAnsi="Tahoma" w:cs="Tahoma"/>
                  </w:rPr>
                  <w:t>April 12, 2018</w:t>
                </w:r>
              </w:p>
            </w:sdtContent>
          </w:sdt>
        </w:tc>
        <w:tc>
          <w:tcPr>
            <w:tcW w:w="4635" w:type="dxa"/>
            <w:gridSpan w:val="2"/>
            <w:tcBorders>
              <w:top w:val="single" w:sz="6" w:space="0" w:color="000000"/>
              <w:left w:val="single" w:sz="6" w:space="0" w:color="000000"/>
              <w:bottom w:val="single" w:sz="6" w:space="0" w:color="000000"/>
              <w:right w:val="single" w:sz="6" w:space="0" w:color="000000"/>
            </w:tcBorders>
          </w:tcPr>
          <w:sdt>
            <w:sdtPr>
              <w:tag w:val="goog_rdk_1444"/>
              <w:id w:val="-1306082343"/>
            </w:sdtPr>
            <w:sdtContent>
              <w:p w14:paraId="00000531" w14:textId="77777777" w:rsidR="00860220" w:rsidRDefault="00681D0E" w:rsidP="00A56D3D">
                <w:pPr>
                  <w:rPr>
                    <w:rFonts w:ascii="Tahoma" w:eastAsia="Tahoma" w:hAnsi="Tahoma" w:cs="Tahoma"/>
                  </w:rPr>
                </w:pPr>
                <w:r>
                  <w:rPr>
                    <w:rFonts w:ascii="Tahoma" w:eastAsia="Tahoma" w:hAnsi="Tahoma" w:cs="Tahoma"/>
                    <w:sz w:val="12"/>
                    <w:szCs w:val="12"/>
                  </w:rPr>
                  <w:t>5.  CONFIGURATION CONTROL</w:t>
                </w:r>
              </w:p>
            </w:sdtContent>
          </w:sdt>
          <w:sdt>
            <w:sdtPr>
              <w:tag w:val="goog_rdk_1445"/>
              <w:id w:val="-1225438031"/>
            </w:sdtPr>
            <w:sdtContent>
              <w:p w14:paraId="00000532" w14:textId="77777777" w:rsidR="00860220" w:rsidRDefault="00681D0E" w:rsidP="00A56D3D">
                <w:pPr>
                  <w:jc w:val="center"/>
                  <w:rPr>
                    <w:rFonts w:ascii="Tahoma" w:eastAsia="Tahoma" w:hAnsi="Tahoma" w:cs="Tahoma"/>
                  </w:rPr>
                </w:pPr>
                <w:r>
                  <w:rPr>
                    <w:rFonts w:ascii="Tahoma" w:eastAsia="Tahoma" w:hAnsi="Tahoma" w:cs="Tahoma"/>
                  </w:rPr>
                  <w:t>OSCC (</w:t>
                </w:r>
                <w:proofErr w:type="spellStart"/>
                <w:r>
                  <w:rPr>
                    <w:rFonts w:ascii="Tahoma" w:eastAsia="Tahoma" w:hAnsi="Tahoma" w:cs="Tahoma"/>
                  </w:rPr>
                  <w:t>E.Mooij</w:t>
                </w:r>
                <w:proofErr w:type="spellEnd"/>
                <w:r>
                  <w:rPr>
                    <w:rFonts w:ascii="Tahoma" w:eastAsia="Tahoma" w:hAnsi="Tahoma" w:cs="Tahoma"/>
                  </w:rPr>
                  <w:t>/W. Verhagen)</w:t>
                </w:r>
              </w:p>
            </w:sdtContent>
          </w:sdt>
        </w:tc>
      </w:tr>
      <w:tr w:rsidR="00860220" w14:paraId="534D546A" w14:textId="77777777">
        <w:tc>
          <w:tcPr>
            <w:tcW w:w="9322" w:type="dxa"/>
            <w:gridSpan w:val="3"/>
            <w:tcBorders>
              <w:top w:val="single" w:sz="6" w:space="0" w:color="000000"/>
              <w:left w:val="single" w:sz="6" w:space="0" w:color="000000"/>
              <w:bottom w:val="single" w:sz="6" w:space="0" w:color="000000"/>
              <w:right w:val="single" w:sz="6" w:space="0" w:color="000000"/>
            </w:tcBorders>
          </w:tcPr>
          <w:sdt>
            <w:sdtPr>
              <w:tag w:val="goog_rdk_1447"/>
              <w:id w:val="1298269603"/>
            </w:sdtPr>
            <w:sdtContent>
              <w:p w14:paraId="00000534" w14:textId="77777777" w:rsidR="00860220" w:rsidRDefault="00681D0E" w:rsidP="00A56D3D">
                <w:pPr>
                  <w:rPr>
                    <w:rFonts w:ascii="Tahoma" w:eastAsia="Tahoma" w:hAnsi="Tahoma" w:cs="Tahoma"/>
                  </w:rPr>
                </w:pPr>
                <w:r>
                  <w:rPr>
                    <w:rFonts w:ascii="Tahoma" w:eastAsia="Tahoma" w:hAnsi="Tahoma" w:cs="Tahoma"/>
                    <w:sz w:val="12"/>
                    <w:szCs w:val="12"/>
                  </w:rPr>
                  <w:t>6.  APPLICATION/INTERRELATIONSHIP</w:t>
                </w:r>
              </w:p>
            </w:sdtContent>
          </w:sdt>
          <w:sdt>
            <w:sdtPr>
              <w:tag w:val="goog_rdk_1448"/>
              <w:id w:val="-2006742473"/>
            </w:sdtPr>
            <w:sdtContent>
              <w:p w14:paraId="00000535" w14:textId="77777777" w:rsidR="00860220" w:rsidRDefault="00681D0E" w:rsidP="00A56D3D">
                <w:pPr>
                  <w:rPr>
                    <w:rFonts w:ascii="Tahoma" w:eastAsia="Tahoma" w:hAnsi="Tahoma" w:cs="Tahoma"/>
                    <w:sz w:val="18"/>
                    <w:szCs w:val="18"/>
                  </w:rPr>
                </w:pPr>
                <w:r>
                  <w:rPr>
                    <w:rFonts w:ascii="Tahoma" w:eastAsia="Tahoma" w:hAnsi="Tahoma" w:cs="Tahoma"/>
                    <w:sz w:val="18"/>
                    <w:szCs w:val="18"/>
                  </w:rPr>
                  <w:t>The Mid Term Review will be presented during a two-hour session (= 1.5 hour + 15 min break). It should contain information on the progress that has been achieved to date.</w:t>
                </w:r>
              </w:p>
            </w:sdtContent>
          </w:sdt>
          <w:sdt>
            <w:sdtPr>
              <w:tag w:val="goog_rdk_1449"/>
              <w:id w:val="-1413164424"/>
              <w:showingPlcHdr/>
            </w:sdtPr>
            <w:sdtContent>
              <w:p w14:paraId="00000536" w14:textId="10E39F4E" w:rsidR="00860220" w:rsidRDefault="00681D0E" w:rsidP="00A56D3D">
                <w:pPr>
                  <w:rPr>
                    <w:rFonts w:ascii="Tahoma" w:eastAsia="Tahoma" w:hAnsi="Tahoma" w:cs="Tahoma"/>
                  </w:rPr>
                </w:pPr>
                <w:r>
                  <w:t xml:space="preserve">     </w:t>
                </w:r>
              </w:p>
            </w:sdtContent>
          </w:sdt>
        </w:tc>
      </w:tr>
      <w:tr w:rsidR="00860220" w14:paraId="509DE73C" w14:textId="77777777">
        <w:tc>
          <w:tcPr>
            <w:tcW w:w="9322" w:type="dxa"/>
            <w:gridSpan w:val="3"/>
            <w:tcBorders>
              <w:top w:val="single" w:sz="6" w:space="0" w:color="000000"/>
              <w:left w:val="single" w:sz="6" w:space="0" w:color="000000"/>
              <w:bottom w:val="single" w:sz="6" w:space="0" w:color="000000"/>
              <w:right w:val="single" w:sz="6" w:space="0" w:color="000000"/>
            </w:tcBorders>
          </w:tcPr>
          <w:sdt>
            <w:sdtPr>
              <w:tag w:val="goog_rdk_1452"/>
              <w:id w:val="-1319647631"/>
            </w:sdtPr>
            <w:sdtContent>
              <w:p w14:paraId="00000539" w14:textId="77777777" w:rsidR="00860220" w:rsidRDefault="00681D0E" w:rsidP="00A56D3D">
                <w:pPr>
                  <w:rPr>
                    <w:rFonts w:ascii="Tahoma" w:eastAsia="Tahoma" w:hAnsi="Tahoma" w:cs="Tahoma"/>
                  </w:rPr>
                </w:pPr>
                <w:r>
                  <w:rPr>
                    <w:rFonts w:ascii="Tahoma" w:eastAsia="Tahoma" w:hAnsi="Tahoma" w:cs="Tahoma"/>
                    <w:sz w:val="12"/>
                    <w:szCs w:val="12"/>
                  </w:rPr>
                  <w:t>7.  PREPARATION INSTRUCTIONS</w:t>
                </w:r>
              </w:p>
            </w:sdtContent>
          </w:sdt>
          <w:sdt>
            <w:sdtPr>
              <w:tag w:val="goog_rdk_1453"/>
              <w:id w:val="841665719"/>
            </w:sdtPr>
            <w:sdtContent>
              <w:p w14:paraId="0000053A" w14:textId="77777777" w:rsidR="00860220" w:rsidRDefault="00681D0E" w:rsidP="00A56D3D">
                <w:pPr>
                  <w:rPr>
                    <w:rFonts w:ascii="Tahoma" w:eastAsia="Tahoma" w:hAnsi="Tahoma" w:cs="Tahoma"/>
                    <w:sz w:val="18"/>
                    <w:szCs w:val="18"/>
                  </w:rPr>
                </w:pPr>
                <w:r>
                  <w:rPr>
                    <w:rFonts w:ascii="Tahoma" w:eastAsia="Tahoma" w:hAnsi="Tahoma" w:cs="Tahoma"/>
                    <w:sz w:val="18"/>
                    <w:szCs w:val="18"/>
                  </w:rPr>
                  <w:t>You should plan to brief for no more than one hour and leave half an hour for questions and discussion. You should assume that your audience is unfamiliar with the details of the Project and your progress to date (assume your audience is not familiar with the Design Exercise).</w:t>
                </w:r>
              </w:p>
            </w:sdtContent>
          </w:sdt>
          <w:sdt>
            <w:sdtPr>
              <w:tag w:val="goog_rdk_1454"/>
              <w:id w:val="-101198249"/>
            </w:sdtPr>
            <w:sdtContent>
              <w:p w14:paraId="0000053B" w14:textId="77777777" w:rsidR="00860220" w:rsidRDefault="00000000" w:rsidP="00A56D3D">
                <w:pPr>
                  <w:rPr>
                    <w:rFonts w:ascii="Tahoma" w:eastAsia="Tahoma" w:hAnsi="Tahoma" w:cs="Tahoma"/>
                    <w:sz w:val="18"/>
                    <w:szCs w:val="18"/>
                  </w:rPr>
                </w:pPr>
              </w:p>
            </w:sdtContent>
          </w:sdt>
          <w:sdt>
            <w:sdtPr>
              <w:tag w:val="goog_rdk_1455"/>
              <w:id w:val="519816033"/>
            </w:sdtPr>
            <w:sdtContent>
              <w:p w14:paraId="0000053C" w14:textId="77777777" w:rsidR="00860220" w:rsidRDefault="00681D0E" w:rsidP="00A56D3D">
                <w:pPr>
                  <w:ind w:right="720"/>
                  <w:rPr>
                    <w:rFonts w:ascii="Tahoma" w:eastAsia="Tahoma" w:hAnsi="Tahoma" w:cs="Tahoma"/>
                    <w:sz w:val="18"/>
                    <w:szCs w:val="18"/>
                  </w:rPr>
                </w:pPr>
                <w:r>
                  <w:rPr>
                    <w:rFonts w:ascii="Tahoma" w:eastAsia="Tahoma" w:hAnsi="Tahoma" w:cs="Tahoma"/>
                    <w:b/>
                    <w:sz w:val="18"/>
                    <w:szCs w:val="18"/>
                  </w:rPr>
                  <w:t>You should submit an agenda for this review 1 week beforehand, and invite (external/internal) guests when appropriate</w:t>
                </w:r>
                <w:r>
                  <w:rPr>
                    <w:rFonts w:ascii="Tahoma" w:eastAsia="Tahoma" w:hAnsi="Tahoma" w:cs="Tahoma"/>
                    <w:sz w:val="18"/>
                    <w:szCs w:val="18"/>
                  </w:rPr>
                  <w:t>.</w:t>
                </w:r>
              </w:p>
            </w:sdtContent>
          </w:sdt>
          <w:sdt>
            <w:sdtPr>
              <w:tag w:val="goog_rdk_1456"/>
              <w:id w:val="-650364769"/>
            </w:sdtPr>
            <w:sdtContent>
              <w:p w14:paraId="0000053D" w14:textId="77777777" w:rsidR="00860220" w:rsidRDefault="00000000" w:rsidP="00A56D3D">
                <w:pPr>
                  <w:rPr>
                    <w:rFonts w:ascii="Tahoma" w:eastAsia="Tahoma" w:hAnsi="Tahoma" w:cs="Tahoma"/>
                    <w:sz w:val="18"/>
                    <w:szCs w:val="18"/>
                  </w:rPr>
                </w:pPr>
              </w:p>
            </w:sdtContent>
          </w:sdt>
          <w:sdt>
            <w:sdtPr>
              <w:tag w:val="goog_rdk_1457"/>
              <w:id w:val="2065835987"/>
            </w:sdtPr>
            <w:sdtContent>
              <w:p w14:paraId="0000053E" w14:textId="77777777" w:rsidR="00860220" w:rsidRDefault="00681D0E" w:rsidP="00A56D3D">
                <w:pPr>
                  <w:rPr>
                    <w:rFonts w:ascii="Tahoma" w:eastAsia="Tahoma" w:hAnsi="Tahoma" w:cs="Tahoma"/>
                    <w:sz w:val="18"/>
                    <w:szCs w:val="18"/>
                  </w:rPr>
                </w:pPr>
                <w:r>
                  <w:rPr>
                    <w:rFonts w:ascii="Tahoma" w:eastAsia="Tahoma" w:hAnsi="Tahoma" w:cs="Tahoma"/>
                    <w:sz w:val="18"/>
                    <w:szCs w:val="18"/>
                  </w:rPr>
                  <w:t>Each of the students shall present a more or less equal part of the work.</w:t>
                </w:r>
              </w:p>
            </w:sdtContent>
          </w:sdt>
          <w:sdt>
            <w:sdtPr>
              <w:tag w:val="goog_rdk_1458"/>
              <w:id w:val="224807674"/>
            </w:sdtPr>
            <w:sdtContent>
              <w:p w14:paraId="0000053F" w14:textId="77777777" w:rsidR="00860220" w:rsidRDefault="00000000" w:rsidP="00A56D3D">
                <w:pPr>
                  <w:ind w:right="720"/>
                  <w:rPr>
                    <w:rFonts w:ascii="Tahoma" w:eastAsia="Tahoma" w:hAnsi="Tahoma" w:cs="Tahoma"/>
                  </w:rPr>
                </w:pPr>
              </w:p>
            </w:sdtContent>
          </w:sdt>
        </w:tc>
      </w:tr>
    </w:tbl>
    <w:sdt>
      <w:sdtPr>
        <w:tag w:val="goog_rdk_1461"/>
        <w:id w:val="-1451699243"/>
      </w:sdtPr>
      <w:sdtContent>
        <w:p w14:paraId="00000542" w14:textId="77777777" w:rsidR="00860220" w:rsidRDefault="00000000" w:rsidP="00A56D3D">
          <w:pPr>
            <w:pBdr>
              <w:top w:val="nil"/>
              <w:left w:val="nil"/>
              <w:bottom w:val="nil"/>
              <w:right w:val="nil"/>
              <w:between w:val="nil"/>
            </w:pBdr>
            <w:spacing w:after="120"/>
            <w:rPr>
              <w:rFonts w:ascii="Tahoma" w:eastAsia="Tahoma" w:hAnsi="Tahoma" w:cs="Tahoma"/>
              <w:color w:val="000000"/>
            </w:rPr>
          </w:pPr>
        </w:p>
      </w:sdtContent>
    </w:sdt>
    <w:sdt>
      <w:sdtPr>
        <w:tag w:val="goog_rdk_1462"/>
        <w:id w:val="-48313704"/>
      </w:sdtPr>
      <w:sdtContent>
        <w:p w14:paraId="00000543" w14:textId="77777777" w:rsidR="00860220" w:rsidRDefault="00681D0E" w:rsidP="00A56D3D">
          <w:pPr>
            <w:pBdr>
              <w:top w:val="nil"/>
              <w:left w:val="nil"/>
              <w:bottom w:val="nil"/>
              <w:right w:val="nil"/>
              <w:between w:val="nil"/>
            </w:pBdr>
            <w:spacing w:after="120"/>
            <w:rPr>
              <w:rFonts w:ascii="Tahoma" w:eastAsia="Tahoma" w:hAnsi="Tahoma" w:cs="Tahoma"/>
              <w:color w:val="000000"/>
            </w:rPr>
          </w:pPr>
          <w:r>
            <w:br w:type="page"/>
          </w:r>
        </w:p>
      </w:sdtContent>
    </w:sdt>
    <w:tbl>
      <w:tblPr>
        <w:tblStyle w:val="af0"/>
        <w:tblW w:w="9498" w:type="dxa"/>
        <w:tblInd w:w="-34" w:type="dxa"/>
        <w:tblLayout w:type="fixed"/>
        <w:tblLook w:val="0000" w:firstRow="0" w:lastRow="0" w:firstColumn="0" w:lastColumn="0" w:noHBand="0" w:noVBand="0"/>
      </w:tblPr>
      <w:tblGrid>
        <w:gridCol w:w="5130"/>
        <w:gridCol w:w="2818"/>
        <w:gridCol w:w="1550"/>
      </w:tblGrid>
      <w:tr w:rsidR="00860220" w14:paraId="480C6008" w14:textId="77777777">
        <w:tc>
          <w:tcPr>
            <w:tcW w:w="9498" w:type="dxa"/>
            <w:gridSpan w:val="3"/>
            <w:tcBorders>
              <w:top w:val="single" w:sz="6" w:space="0" w:color="000000"/>
              <w:left w:val="single" w:sz="6" w:space="0" w:color="000000"/>
              <w:bottom w:val="single" w:sz="6" w:space="0" w:color="000000"/>
              <w:right w:val="single" w:sz="6" w:space="0" w:color="000000"/>
            </w:tcBorders>
          </w:tcPr>
          <w:sdt>
            <w:sdtPr>
              <w:tag w:val="goog_rdk_1463"/>
              <w:id w:val="-2011983586"/>
              <w:showingPlcHdr/>
            </w:sdtPr>
            <w:sdtContent>
              <w:p w14:paraId="00000544" w14:textId="5D7FA962" w:rsidR="00860220" w:rsidRDefault="003716F2" w:rsidP="00A56D3D">
                <w:pPr>
                  <w:rPr>
                    <w:rFonts w:ascii="Tahoma" w:eastAsia="Tahoma" w:hAnsi="Tahoma" w:cs="Tahoma"/>
                  </w:rPr>
                </w:pPr>
                <w:r>
                  <w:t xml:space="preserve">     </w:t>
                </w:r>
              </w:p>
            </w:sdtContent>
          </w:sdt>
          <w:sdt>
            <w:sdtPr>
              <w:tag w:val="goog_rdk_1464"/>
              <w:id w:val="2121489166"/>
            </w:sdtPr>
            <w:sdtContent>
              <w:p w14:paraId="00000545" w14:textId="77777777" w:rsidR="00860220" w:rsidRDefault="00000000" w:rsidP="00A56D3D">
                <w:pPr>
                  <w:rPr>
                    <w:rFonts w:ascii="Tahoma" w:eastAsia="Tahoma" w:hAnsi="Tahoma" w:cs="Tahoma"/>
                  </w:rPr>
                </w:pPr>
              </w:p>
            </w:sdtContent>
          </w:sdt>
          <w:sdt>
            <w:sdtPr>
              <w:tag w:val="goog_rdk_1465"/>
              <w:id w:val="2043020037"/>
            </w:sdtPr>
            <w:sdtContent>
              <w:p w14:paraId="00000546" w14:textId="77777777" w:rsidR="00860220" w:rsidRDefault="00681D0E" w:rsidP="00A56D3D">
                <w:pPr>
                  <w:jc w:val="center"/>
                  <w:rPr>
                    <w:rFonts w:ascii="Tahoma" w:eastAsia="Tahoma" w:hAnsi="Tahoma" w:cs="Tahoma"/>
                  </w:rPr>
                </w:pPr>
                <w:r>
                  <w:rPr>
                    <w:rFonts w:ascii="Tahoma" w:eastAsia="Tahoma" w:hAnsi="Tahoma" w:cs="Tahoma"/>
                    <w:sz w:val="28"/>
                    <w:szCs w:val="28"/>
                  </w:rPr>
                  <w:t>Deliverable Item Description</w:t>
                </w:r>
              </w:p>
            </w:sdtContent>
          </w:sdt>
          <w:sdt>
            <w:sdtPr>
              <w:tag w:val="goog_rdk_1466"/>
              <w:id w:val="389077197"/>
            </w:sdtPr>
            <w:sdtContent>
              <w:p w14:paraId="00000547" w14:textId="77777777" w:rsidR="00860220" w:rsidRDefault="00000000" w:rsidP="00A56D3D">
                <w:pPr>
                  <w:rPr>
                    <w:rFonts w:ascii="Tahoma" w:eastAsia="Tahoma" w:hAnsi="Tahoma" w:cs="Tahoma"/>
                  </w:rPr>
                </w:pPr>
              </w:p>
            </w:sdtContent>
          </w:sdt>
        </w:tc>
      </w:tr>
      <w:tr w:rsidR="00860220" w14:paraId="12C08E40" w14:textId="77777777">
        <w:tc>
          <w:tcPr>
            <w:tcW w:w="7948" w:type="dxa"/>
            <w:gridSpan w:val="2"/>
            <w:tcBorders>
              <w:top w:val="single" w:sz="6" w:space="0" w:color="000000"/>
              <w:left w:val="single" w:sz="6" w:space="0" w:color="000000"/>
              <w:bottom w:val="single" w:sz="6" w:space="0" w:color="000000"/>
              <w:right w:val="single" w:sz="6" w:space="0" w:color="000000"/>
            </w:tcBorders>
          </w:tcPr>
          <w:sdt>
            <w:sdtPr>
              <w:tag w:val="goog_rdk_1469"/>
              <w:id w:val="999929657"/>
            </w:sdtPr>
            <w:sdtContent>
              <w:p w14:paraId="0000054A" w14:textId="77777777" w:rsidR="00860220" w:rsidRDefault="00681D0E" w:rsidP="00A56D3D">
                <w:pPr>
                  <w:rPr>
                    <w:rFonts w:ascii="Tahoma" w:eastAsia="Tahoma" w:hAnsi="Tahoma" w:cs="Tahoma"/>
                  </w:rPr>
                </w:pPr>
                <w:r>
                  <w:rPr>
                    <w:rFonts w:ascii="Tahoma" w:eastAsia="Tahoma" w:hAnsi="Tahoma" w:cs="Tahoma"/>
                    <w:sz w:val="12"/>
                    <w:szCs w:val="12"/>
                  </w:rPr>
                  <w:t>1.  TITLE</w:t>
                </w:r>
              </w:p>
            </w:sdtContent>
          </w:sdt>
          <w:sdt>
            <w:sdtPr>
              <w:tag w:val="goog_rdk_1470"/>
              <w:id w:val="1759165453"/>
            </w:sdtPr>
            <w:sdtContent>
              <w:p w14:paraId="0000054B" w14:textId="77777777" w:rsidR="00860220" w:rsidRDefault="00000000" w:rsidP="00A56D3D">
                <w:pPr>
                  <w:rPr>
                    <w:b/>
                    <w:sz w:val="28"/>
                    <w:szCs w:val="28"/>
                  </w:rPr>
                </w:pPr>
              </w:p>
            </w:sdtContent>
          </w:sdt>
          <w:sdt>
            <w:sdtPr>
              <w:tag w:val="goog_rdk_1471"/>
              <w:id w:val="-1414774242"/>
            </w:sdtPr>
            <w:sdtContent>
              <w:p w14:paraId="0000054C" w14:textId="77777777" w:rsidR="00860220" w:rsidRDefault="00681D0E" w:rsidP="00A56D3D">
                <w:pPr>
                  <w:rPr>
                    <w:b/>
                    <w:sz w:val="28"/>
                    <w:szCs w:val="28"/>
                  </w:rPr>
                </w:pPr>
                <w:r>
                  <w:rPr>
                    <w:b/>
                    <w:sz w:val="28"/>
                    <w:szCs w:val="28"/>
                  </w:rPr>
                  <w:t>Midterm Report</w:t>
                </w:r>
              </w:p>
            </w:sdtContent>
          </w:sdt>
          <w:sdt>
            <w:sdtPr>
              <w:tag w:val="goog_rdk_1472"/>
              <w:id w:val="-849333206"/>
            </w:sdtPr>
            <w:sdtContent>
              <w:p w14:paraId="0000054D" w14:textId="77777777" w:rsidR="00860220" w:rsidRDefault="00000000" w:rsidP="00A56D3D">
                <w:pPr>
                  <w:rPr>
                    <w:rFonts w:ascii="Tahoma" w:eastAsia="Tahoma" w:hAnsi="Tahoma" w:cs="Tahoma"/>
                  </w:rPr>
                </w:pPr>
              </w:p>
            </w:sdtContent>
          </w:sdt>
          <w:sdt>
            <w:sdtPr>
              <w:tag w:val="goog_rdk_1473"/>
              <w:id w:val="-2048679263"/>
            </w:sdtPr>
            <w:sdtContent>
              <w:p w14:paraId="0000054E" w14:textId="77777777" w:rsidR="00860220" w:rsidRDefault="00000000" w:rsidP="00A56D3D">
                <w:pPr>
                  <w:rPr>
                    <w:rFonts w:ascii="Tahoma" w:eastAsia="Tahoma" w:hAnsi="Tahoma" w:cs="Tahoma"/>
                  </w:rPr>
                </w:pPr>
              </w:p>
            </w:sdtContent>
          </w:sdt>
        </w:tc>
        <w:tc>
          <w:tcPr>
            <w:tcW w:w="1550" w:type="dxa"/>
            <w:tcBorders>
              <w:top w:val="single" w:sz="6" w:space="0" w:color="000000"/>
              <w:left w:val="single" w:sz="6" w:space="0" w:color="000000"/>
              <w:bottom w:val="single" w:sz="6" w:space="0" w:color="000000"/>
              <w:right w:val="single" w:sz="6" w:space="0" w:color="000000"/>
            </w:tcBorders>
          </w:tcPr>
          <w:sdt>
            <w:sdtPr>
              <w:tag w:val="goog_rdk_1475"/>
              <w:id w:val="1346209793"/>
            </w:sdtPr>
            <w:sdtContent>
              <w:p w14:paraId="00000550" w14:textId="77777777" w:rsidR="00860220" w:rsidRDefault="00681D0E" w:rsidP="00A56D3D">
                <w:pPr>
                  <w:rPr>
                    <w:rFonts w:ascii="Tahoma" w:eastAsia="Tahoma" w:hAnsi="Tahoma" w:cs="Tahoma"/>
                  </w:rPr>
                </w:pPr>
                <w:r>
                  <w:rPr>
                    <w:rFonts w:ascii="Tahoma" w:eastAsia="Tahoma" w:hAnsi="Tahoma" w:cs="Tahoma"/>
                    <w:sz w:val="12"/>
                    <w:szCs w:val="12"/>
                  </w:rPr>
                  <w:t>2.  IDENTIFICATION</w:t>
                </w:r>
              </w:p>
            </w:sdtContent>
          </w:sdt>
          <w:sdt>
            <w:sdtPr>
              <w:tag w:val="goog_rdk_1476"/>
              <w:id w:val="-114983284"/>
            </w:sdtPr>
            <w:sdtContent>
              <w:p w14:paraId="00000551" w14:textId="77777777" w:rsidR="00860220" w:rsidRDefault="00681D0E" w:rsidP="00A56D3D">
                <w:pPr>
                  <w:spacing w:before="120"/>
                  <w:rPr>
                    <w:rFonts w:ascii="Tahoma" w:eastAsia="Tahoma" w:hAnsi="Tahoma" w:cs="Tahoma"/>
                  </w:rPr>
                </w:pPr>
                <w:r>
                  <w:rPr>
                    <w:rFonts w:ascii="Tahoma" w:eastAsia="Tahoma" w:hAnsi="Tahoma" w:cs="Tahoma"/>
                  </w:rPr>
                  <w:t>DID-8</w:t>
                </w:r>
              </w:p>
            </w:sdtContent>
          </w:sdt>
        </w:tc>
      </w:tr>
      <w:tr w:rsidR="00860220" w14:paraId="2FEBE584" w14:textId="77777777">
        <w:tc>
          <w:tcPr>
            <w:tcW w:w="9498" w:type="dxa"/>
            <w:gridSpan w:val="3"/>
            <w:tcBorders>
              <w:top w:val="single" w:sz="6" w:space="0" w:color="000000"/>
              <w:left w:val="single" w:sz="6" w:space="0" w:color="000000"/>
              <w:bottom w:val="single" w:sz="6" w:space="0" w:color="000000"/>
              <w:right w:val="single" w:sz="6" w:space="0" w:color="000000"/>
            </w:tcBorders>
          </w:tcPr>
          <w:sdt>
            <w:sdtPr>
              <w:tag w:val="goog_rdk_1477"/>
              <w:id w:val="3877941"/>
            </w:sdtPr>
            <w:sdtContent>
              <w:p w14:paraId="00000552" w14:textId="77777777" w:rsidR="00860220" w:rsidRDefault="00681D0E" w:rsidP="00A56D3D">
                <w:pPr>
                  <w:rPr>
                    <w:rFonts w:ascii="Tahoma" w:eastAsia="Tahoma" w:hAnsi="Tahoma" w:cs="Tahoma"/>
                  </w:rPr>
                </w:pPr>
                <w:r>
                  <w:rPr>
                    <w:rFonts w:ascii="Tahoma" w:eastAsia="Tahoma" w:hAnsi="Tahoma" w:cs="Tahoma"/>
                    <w:sz w:val="12"/>
                    <w:szCs w:val="12"/>
                  </w:rPr>
                  <w:t>3.  DESCRIPTION</w:t>
                </w:r>
              </w:p>
            </w:sdtContent>
          </w:sdt>
          <w:sdt>
            <w:sdtPr>
              <w:tag w:val="goog_rdk_1478"/>
              <w:id w:val="791948794"/>
            </w:sdtPr>
            <w:sdtContent>
              <w:p w14:paraId="00000553"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The Midterm Report describes the results of the analysis and design activities that the group performed that leads to the selected concept entering the detailed design phase. It is motivated that the selected concept will work and meets requirements. It should contain all necessary technical details associated with the Design Exercise. </w:t>
                </w:r>
              </w:p>
            </w:sdtContent>
          </w:sdt>
          <w:sdt>
            <w:sdtPr>
              <w:tag w:val="goog_rdk_1479"/>
              <w:id w:val="726885209"/>
              <w:showingPlcHdr/>
            </w:sdtPr>
            <w:sdtContent>
              <w:p w14:paraId="00000554" w14:textId="03503A2B" w:rsidR="00860220" w:rsidRDefault="00681D0E" w:rsidP="00A56D3D">
                <w:pPr>
                  <w:rPr>
                    <w:rFonts w:ascii="Tahoma" w:eastAsia="Tahoma" w:hAnsi="Tahoma" w:cs="Tahoma"/>
                    <w:sz w:val="18"/>
                    <w:szCs w:val="18"/>
                  </w:rPr>
                </w:pPr>
                <w:r>
                  <w:t xml:space="preserve">     </w:t>
                </w:r>
              </w:p>
            </w:sdtContent>
          </w:sdt>
          <w:sdt>
            <w:sdtPr>
              <w:tag w:val="goog_rdk_1480"/>
              <w:id w:val="-1427578725"/>
            </w:sdtPr>
            <w:sdtContent>
              <w:p w14:paraId="00000555" w14:textId="77777777" w:rsidR="00860220" w:rsidRDefault="00681D0E" w:rsidP="00A56D3D">
                <w:pPr>
                  <w:rPr>
                    <w:rFonts w:ascii="Tahoma" w:eastAsia="Tahoma" w:hAnsi="Tahoma" w:cs="Tahoma"/>
                    <w:sz w:val="18"/>
                    <w:szCs w:val="18"/>
                  </w:rPr>
                </w:pPr>
                <w:r>
                  <w:rPr>
                    <w:rFonts w:ascii="Tahoma" w:eastAsia="Tahoma" w:hAnsi="Tahoma" w:cs="Tahoma"/>
                    <w:sz w:val="18"/>
                    <w:szCs w:val="18"/>
                  </w:rPr>
                  <w:t>Your group may define the format of the report, fitting in the template ("</w:t>
                </w:r>
                <w:proofErr w:type="spellStart"/>
                <w:r>
                  <w:rPr>
                    <w:rFonts w:ascii="Tahoma" w:eastAsia="Tahoma" w:hAnsi="Tahoma" w:cs="Tahoma"/>
                    <w:sz w:val="18"/>
                    <w:szCs w:val="18"/>
                  </w:rPr>
                  <w:t>huisstijl</w:t>
                </w:r>
                <w:proofErr w:type="spellEnd"/>
                <w:r>
                  <w:rPr>
                    <w:rFonts w:ascii="Tahoma" w:eastAsia="Tahoma" w:hAnsi="Tahoma" w:cs="Tahoma"/>
                    <w:sz w:val="18"/>
                    <w:szCs w:val="18"/>
                  </w:rPr>
                  <w:t>") of TU Delft.</w:t>
                </w:r>
              </w:p>
            </w:sdtContent>
          </w:sdt>
          <w:sdt>
            <w:sdtPr>
              <w:tag w:val="goog_rdk_1483"/>
              <w:id w:val="-213424449"/>
            </w:sdtPr>
            <w:sdtContent>
              <w:p w14:paraId="00000556" w14:textId="77777777" w:rsidR="00860220" w:rsidRDefault="00681D0E" w:rsidP="00A56D3D">
                <w:pPr>
                  <w:rPr>
                    <w:rFonts w:ascii="Tahoma" w:eastAsia="Tahoma" w:hAnsi="Tahoma" w:cs="Tahoma"/>
                    <w:sz w:val="18"/>
                    <w:szCs w:val="18"/>
                  </w:rPr>
                </w:pPr>
                <w:r>
                  <w:rPr>
                    <w:rFonts w:ascii="Tahoma" w:eastAsia="Tahoma" w:hAnsi="Tahoma" w:cs="Tahoma"/>
                    <w:sz w:val="18"/>
                    <w:szCs w:val="18"/>
                  </w:rPr>
                  <w:t>The maximum number of pages is 75</w:t>
                </w:r>
                <w:sdt>
                  <w:sdtPr>
                    <w:tag w:val="goog_rdk_1481"/>
                    <w:id w:val="-170341691"/>
                  </w:sdtPr>
                  <w:sdtContent>
                    <w:r>
                      <w:rPr>
                        <w:rFonts w:ascii="Tahoma" w:eastAsia="Tahoma" w:hAnsi="Tahoma" w:cs="Tahoma"/>
                        <w:sz w:val="18"/>
                        <w:szCs w:val="18"/>
                      </w:rPr>
                      <w:t xml:space="preserve"> everything included</w:t>
                    </w:r>
                  </w:sdtContent>
                </w:sdt>
                <w:r>
                  <w:rPr>
                    <w:rFonts w:ascii="Tahoma" w:eastAsia="Tahoma" w:hAnsi="Tahoma" w:cs="Tahoma"/>
                    <w:sz w:val="18"/>
                    <w:szCs w:val="18"/>
                  </w:rPr>
                  <w:t>, and specified by the OSCC.</w:t>
                </w:r>
                <w:sdt>
                  <w:sdtPr>
                    <w:tag w:val="goog_rdk_1482"/>
                    <w:id w:val="1057823474"/>
                  </w:sdtPr>
                  <w:sdtContent>
                    <w:r>
                      <w:rPr>
                        <w:rFonts w:ascii="Tahoma" w:eastAsia="Tahoma" w:hAnsi="Tahoma" w:cs="Tahoma"/>
                        <w:sz w:val="18"/>
                        <w:szCs w:val="18"/>
                      </w:rPr>
                      <w:t xml:space="preserve"> </w:t>
                    </w:r>
                    <w:r>
                      <w:rPr>
                        <w:sz w:val="18"/>
                        <w:szCs w:val="18"/>
                      </w:rPr>
                      <w:t>You are allowed to use a similar amount of A3 pages for specific deliverables as for the previous reports.</w:t>
                    </w:r>
                  </w:sdtContent>
                </w:sdt>
              </w:p>
            </w:sdtContent>
          </w:sdt>
          <w:sdt>
            <w:sdtPr>
              <w:tag w:val="goog_rdk_1484"/>
              <w:id w:val="138072584"/>
              <w:showingPlcHdr/>
            </w:sdtPr>
            <w:sdtContent>
              <w:p w14:paraId="00000557" w14:textId="37D42FC1" w:rsidR="00860220" w:rsidRDefault="00681D0E" w:rsidP="00A56D3D">
                <w:pPr>
                  <w:rPr>
                    <w:rFonts w:ascii="Tahoma" w:eastAsia="Tahoma" w:hAnsi="Tahoma" w:cs="Tahoma"/>
                    <w:sz w:val="18"/>
                    <w:szCs w:val="18"/>
                  </w:rPr>
                </w:pPr>
                <w:r>
                  <w:t xml:space="preserve">     </w:t>
                </w:r>
              </w:p>
            </w:sdtContent>
          </w:sdt>
          <w:sdt>
            <w:sdtPr>
              <w:tag w:val="goog_rdk_1485"/>
              <w:id w:val="-576674673"/>
            </w:sdtPr>
            <w:sdtContent>
              <w:p w14:paraId="00000558" w14:textId="77777777" w:rsidR="00860220" w:rsidRDefault="00681D0E" w:rsidP="00A56D3D">
                <w:pPr>
                  <w:rPr>
                    <w:rFonts w:ascii="Tahoma" w:eastAsia="Tahoma" w:hAnsi="Tahoma" w:cs="Tahoma"/>
                    <w:sz w:val="18"/>
                    <w:szCs w:val="18"/>
                  </w:rPr>
                </w:pPr>
                <w:r>
                  <w:rPr>
                    <w:rFonts w:ascii="Tahoma" w:eastAsia="Tahoma" w:hAnsi="Tahoma" w:cs="Tahoma"/>
                    <w:sz w:val="18"/>
                    <w:szCs w:val="18"/>
                  </w:rPr>
                  <w:t>The report is a stand-alone document.</w:t>
                </w:r>
              </w:p>
            </w:sdtContent>
          </w:sdt>
          <w:sdt>
            <w:sdtPr>
              <w:tag w:val="goog_rdk_1486"/>
              <w:id w:val="1691564992"/>
              <w:showingPlcHdr/>
            </w:sdtPr>
            <w:sdtContent>
              <w:p w14:paraId="00000559" w14:textId="076330B5" w:rsidR="00860220" w:rsidRDefault="00681D0E" w:rsidP="00A56D3D">
                <w:pPr>
                  <w:rPr>
                    <w:rFonts w:ascii="Tahoma" w:eastAsia="Tahoma" w:hAnsi="Tahoma" w:cs="Tahoma"/>
                    <w:sz w:val="18"/>
                    <w:szCs w:val="18"/>
                  </w:rPr>
                </w:pPr>
                <w:r>
                  <w:t xml:space="preserve">     </w:t>
                </w:r>
              </w:p>
            </w:sdtContent>
          </w:sdt>
          <w:sdt>
            <w:sdtPr>
              <w:tag w:val="goog_rdk_1487"/>
              <w:id w:val="-1850556855"/>
            </w:sdtPr>
            <w:sdtContent>
              <w:p w14:paraId="0000055A" w14:textId="77777777" w:rsidR="00860220" w:rsidRDefault="00000000" w:rsidP="00A56D3D">
                <w:pPr>
                  <w:rPr>
                    <w:rFonts w:ascii="Tahoma" w:eastAsia="Tahoma" w:hAnsi="Tahoma" w:cs="Tahoma"/>
                  </w:rPr>
                </w:pPr>
              </w:p>
            </w:sdtContent>
          </w:sdt>
        </w:tc>
      </w:tr>
      <w:tr w:rsidR="00860220" w14:paraId="5D5C4E72" w14:textId="77777777">
        <w:tc>
          <w:tcPr>
            <w:tcW w:w="5130" w:type="dxa"/>
            <w:tcBorders>
              <w:top w:val="single" w:sz="6" w:space="0" w:color="000000"/>
              <w:left w:val="single" w:sz="6" w:space="0" w:color="000000"/>
              <w:bottom w:val="single" w:sz="6" w:space="0" w:color="000000"/>
              <w:right w:val="single" w:sz="6" w:space="0" w:color="000000"/>
            </w:tcBorders>
          </w:tcPr>
          <w:sdt>
            <w:sdtPr>
              <w:tag w:val="goog_rdk_1490"/>
              <w:id w:val="262267097"/>
            </w:sdtPr>
            <w:sdtContent>
              <w:p w14:paraId="0000055D" w14:textId="77777777" w:rsidR="00860220" w:rsidRDefault="00681D0E" w:rsidP="00A56D3D">
                <w:pPr>
                  <w:rPr>
                    <w:rFonts w:ascii="Tahoma" w:eastAsia="Tahoma" w:hAnsi="Tahoma" w:cs="Tahoma"/>
                  </w:rPr>
                </w:pPr>
                <w:r>
                  <w:rPr>
                    <w:rFonts w:ascii="Tahoma" w:eastAsia="Tahoma" w:hAnsi="Tahoma" w:cs="Tahoma"/>
                    <w:sz w:val="12"/>
                    <w:szCs w:val="12"/>
                  </w:rPr>
                  <w:t>4.  APPROVAL DATE</w:t>
                </w:r>
              </w:p>
            </w:sdtContent>
          </w:sdt>
          <w:sdt>
            <w:sdtPr>
              <w:tag w:val="goog_rdk_1491"/>
              <w:id w:val="1338572637"/>
            </w:sdtPr>
            <w:sdtContent>
              <w:p w14:paraId="0000055E" w14:textId="4359934B" w:rsidR="00860220" w:rsidRDefault="00681D0E" w:rsidP="00A56D3D">
                <w:pPr>
                  <w:jc w:val="center"/>
                  <w:rPr>
                    <w:rFonts w:ascii="Tahoma" w:eastAsia="Tahoma" w:hAnsi="Tahoma" w:cs="Tahoma"/>
                  </w:rPr>
                </w:pPr>
                <w:r>
                  <w:rPr>
                    <w:rFonts w:ascii="Tahoma" w:eastAsia="Tahoma" w:hAnsi="Tahoma" w:cs="Tahoma"/>
                  </w:rPr>
                  <w:t xml:space="preserve">April </w:t>
                </w:r>
                <w:r w:rsidR="00752C46">
                  <w:rPr>
                    <w:rFonts w:ascii="Tahoma" w:eastAsia="Tahoma" w:hAnsi="Tahoma" w:cs="Tahoma"/>
                  </w:rPr>
                  <w:t>7</w:t>
                </w:r>
                <w:r>
                  <w:rPr>
                    <w:rFonts w:ascii="Tahoma" w:eastAsia="Tahoma" w:hAnsi="Tahoma" w:cs="Tahoma"/>
                  </w:rPr>
                  <w:t>, 20</w:t>
                </w:r>
                <w:r w:rsidR="00752C46">
                  <w:rPr>
                    <w:rFonts w:ascii="Tahoma" w:eastAsia="Tahoma" w:hAnsi="Tahoma" w:cs="Tahoma"/>
                  </w:rPr>
                  <w:t>20</w:t>
                </w:r>
              </w:p>
            </w:sdtContent>
          </w:sdt>
        </w:tc>
        <w:tc>
          <w:tcPr>
            <w:tcW w:w="4368" w:type="dxa"/>
            <w:gridSpan w:val="2"/>
            <w:tcBorders>
              <w:top w:val="single" w:sz="6" w:space="0" w:color="000000"/>
              <w:left w:val="single" w:sz="6" w:space="0" w:color="000000"/>
              <w:bottom w:val="single" w:sz="6" w:space="0" w:color="000000"/>
              <w:right w:val="single" w:sz="6" w:space="0" w:color="000000"/>
            </w:tcBorders>
          </w:tcPr>
          <w:sdt>
            <w:sdtPr>
              <w:tag w:val="goog_rdk_1492"/>
              <w:id w:val="139232203"/>
            </w:sdtPr>
            <w:sdtContent>
              <w:p w14:paraId="0000055F" w14:textId="77777777" w:rsidR="00860220" w:rsidRDefault="00681D0E" w:rsidP="00A56D3D">
                <w:pPr>
                  <w:rPr>
                    <w:rFonts w:ascii="Tahoma" w:eastAsia="Tahoma" w:hAnsi="Tahoma" w:cs="Tahoma"/>
                  </w:rPr>
                </w:pPr>
                <w:r>
                  <w:rPr>
                    <w:rFonts w:ascii="Tahoma" w:eastAsia="Tahoma" w:hAnsi="Tahoma" w:cs="Tahoma"/>
                    <w:sz w:val="12"/>
                    <w:szCs w:val="12"/>
                  </w:rPr>
                  <w:t>5.  CONFIGURATION CONTROL</w:t>
                </w:r>
              </w:p>
            </w:sdtContent>
          </w:sdt>
          <w:sdt>
            <w:sdtPr>
              <w:tag w:val="goog_rdk_1493"/>
              <w:id w:val="1791160801"/>
            </w:sdtPr>
            <w:sdtContent>
              <w:p w14:paraId="00000560" w14:textId="5215613F" w:rsidR="00860220" w:rsidRDefault="00681D0E" w:rsidP="00A56D3D">
                <w:pPr>
                  <w:jc w:val="center"/>
                  <w:rPr>
                    <w:rFonts w:ascii="Tahoma" w:eastAsia="Tahoma" w:hAnsi="Tahoma" w:cs="Tahoma"/>
                  </w:rPr>
                </w:pPr>
                <w:r>
                  <w:rPr>
                    <w:rFonts w:ascii="Tahoma" w:eastAsia="Tahoma" w:hAnsi="Tahoma" w:cs="Tahoma"/>
                  </w:rPr>
                  <w:t>OSCC (</w:t>
                </w:r>
                <w:r w:rsidR="00752C46">
                  <w:rPr>
                    <w:rFonts w:ascii="Tahoma" w:eastAsia="Tahoma" w:hAnsi="Tahoma" w:cs="Tahoma"/>
                  </w:rPr>
                  <w:t>J. Sinke</w:t>
                </w:r>
                <w:r>
                  <w:rPr>
                    <w:rFonts w:ascii="Tahoma" w:eastAsia="Tahoma" w:hAnsi="Tahoma" w:cs="Tahoma"/>
                  </w:rPr>
                  <w:t>)</w:t>
                </w:r>
              </w:p>
            </w:sdtContent>
          </w:sdt>
        </w:tc>
      </w:tr>
      <w:tr w:rsidR="00860220" w14:paraId="1DE1A9E1" w14:textId="77777777">
        <w:tc>
          <w:tcPr>
            <w:tcW w:w="9498" w:type="dxa"/>
            <w:gridSpan w:val="3"/>
            <w:tcBorders>
              <w:top w:val="single" w:sz="6" w:space="0" w:color="000000"/>
              <w:left w:val="single" w:sz="6" w:space="0" w:color="000000"/>
              <w:bottom w:val="single" w:sz="6" w:space="0" w:color="000000"/>
              <w:right w:val="single" w:sz="6" w:space="0" w:color="000000"/>
            </w:tcBorders>
          </w:tcPr>
          <w:sdt>
            <w:sdtPr>
              <w:tag w:val="goog_rdk_1495"/>
              <w:id w:val="1920212411"/>
            </w:sdtPr>
            <w:sdtContent>
              <w:p w14:paraId="00000562" w14:textId="77777777" w:rsidR="00860220" w:rsidRDefault="00681D0E" w:rsidP="00A56D3D">
                <w:pPr>
                  <w:rPr>
                    <w:rFonts w:ascii="Tahoma" w:eastAsia="Tahoma" w:hAnsi="Tahoma" w:cs="Tahoma"/>
                  </w:rPr>
                </w:pPr>
                <w:r>
                  <w:rPr>
                    <w:rFonts w:ascii="Tahoma" w:eastAsia="Tahoma" w:hAnsi="Tahoma" w:cs="Tahoma"/>
                    <w:sz w:val="12"/>
                    <w:szCs w:val="12"/>
                  </w:rPr>
                  <w:t>6.  APPLICATION/INTERRELATIONSHIP</w:t>
                </w:r>
              </w:p>
            </w:sdtContent>
          </w:sdt>
          <w:sdt>
            <w:sdtPr>
              <w:tag w:val="goog_rdk_1496"/>
              <w:id w:val="-378408745"/>
            </w:sdtPr>
            <w:sdtContent>
              <w:p w14:paraId="00000563"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The Technical Design Report is a “living” document that reflects the current state of the project design. </w:t>
                </w:r>
              </w:p>
            </w:sdtContent>
          </w:sdt>
          <w:sdt>
            <w:sdtPr>
              <w:tag w:val="goog_rdk_1497"/>
              <w:id w:val="-541123492"/>
            </w:sdtPr>
            <w:sdtContent>
              <w:p w14:paraId="00000564" w14:textId="77777777" w:rsidR="00860220" w:rsidRDefault="00000000" w:rsidP="00A56D3D">
                <w:pPr>
                  <w:rPr>
                    <w:rFonts w:ascii="Tahoma" w:eastAsia="Tahoma" w:hAnsi="Tahoma" w:cs="Tahoma"/>
                  </w:rPr>
                </w:pPr>
              </w:p>
            </w:sdtContent>
          </w:sdt>
        </w:tc>
      </w:tr>
      <w:tr w:rsidR="00860220" w14:paraId="6C0EA52B" w14:textId="77777777">
        <w:tc>
          <w:tcPr>
            <w:tcW w:w="9498" w:type="dxa"/>
            <w:gridSpan w:val="3"/>
            <w:tcBorders>
              <w:top w:val="single" w:sz="6" w:space="0" w:color="000000"/>
              <w:left w:val="single" w:sz="6" w:space="0" w:color="000000"/>
              <w:bottom w:val="single" w:sz="6" w:space="0" w:color="000000"/>
              <w:right w:val="single" w:sz="6" w:space="0" w:color="000000"/>
            </w:tcBorders>
          </w:tcPr>
          <w:sdt>
            <w:sdtPr>
              <w:tag w:val="goog_rdk_1500"/>
              <w:id w:val="-360968624"/>
            </w:sdtPr>
            <w:sdtContent>
              <w:p w14:paraId="00000567" w14:textId="77777777" w:rsidR="00860220" w:rsidRDefault="00681D0E" w:rsidP="00A56D3D">
                <w:pPr>
                  <w:rPr>
                    <w:rFonts w:ascii="Tahoma" w:eastAsia="Tahoma" w:hAnsi="Tahoma" w:cs="Tahoma"/>
                  </w:rPr>
                </w:pPr>
                <w:r>
                  <w:rPr>
                    <w:rFonts w:ascii="Tahoma" w:eastAsia="Tahoma" w:hAnsi="Tahoma" w:cs="Tahoma"/>
                    <w:sz w:val="12"/>
                    <w:szCs w:val="12"/>
                  </w:rPr>
                  <w:t>7.  PREPARATION INSTRUCTIONS</w:t>
                </w:r>
              </w:p>
            </w:sdtContent>
          </w:sdt>
          <w:sdt>
            <w:sdtPr>
              <w:tag w:val="goog_rdk_1501"/>
              <w:id w:val="1467544616"/>
            </w:sdtPr>
            <w:sdtContent>
              <w:p w14:paraId="00000568" w14:textId="77777777" w:rsidR="00860220" w:rsidRDefault="00681D0E" w:rsidP="00A56D3D">
                <w:pPr>
                  <w:rPr>
                    <w:rFonts w:ascii="Tahoma" w:eastAsia="Tahoma" w:hAnsi="Tahoma" w:cs="Tahoma"/>
                    <w:sz w:val="18"/>
                    <w:szCs w:val="18"/>
                  </w:rPr>
                </w:pPr>
                <w:r>
                  <w:rPr>
                    <w:rFonts w:ascii="Tahoma" w:eastAsia="Tahoma" w:hAnsi="Tahoma" w:cs="Tahoma"/>
                    <w:sz w:val="18"/>
                    <w:szCs w:val="18"/>
                  </w:rPr>
                  <w:t>The engineering information to be included in this document are in part given by the deliverable items in the table in Section 2.5. In addition, the report should include:</w:t>
                </w:r>
              </w:p>
            </w:sdtContent>
          </w:sdt>
          <w:sdt>
            <w:sdtPr>
              <w:tag w:val="goog_rdk_1502"/>
              <w:id w:val="211854454"/>
            </w:sdtPr>
            <w:sdtContent>
              <w:p w14:paraId="00000569" w14:textId="77777777" w:rsidR="00860220" w:rsidRDefault="00000000" w:rsidP="00A56D3D">
                <w:pPr>
                  <w:rPr>
                    <w:rFonts w:ascii="Tahoma" w:eastAsia="Tahoma" w:hAnsi="Tahoma" w:cs="Tahoma"/>
                    <w:sz w:val="18"/>
                    <w:szCs w:val="18"/>
                  </w:rPr>
                </w:pPr>
              </w:p>
            </w:sdtContent>
          </w:sdt>
          <w:sdt>
            <w:sdtPr>
              <w:tag w:val="goog_rdk_1503"/>
              <w:id w:val="-1532946407"/>
            </w:sdtPr>
            <w:sdtContent>
              <w:p w14:paraId="0000056A" w14:textId="77777777" w:rsidR="00860220" w:rsidRDefault="00681D0E" w:rsidP="00A56D3D">
                <w:pPr>
                  <w:numPr>
                    <w:ilvl w:val="0"/>
                    <w:numId w:val="15"/>
                  </w:numPr>
                  <w:tabs>
                    <w:tab w:val="left" w:pos="426"/>
                    <w:tab w:val="left" w:pos="743"/>
                  </w:tabs>
                  <w:ind w:left="0" w:firstLine="0"/>
                  <w:rPr>
                    <w:rFonts w:ascii="Tahoma" w:eastAsia="Tahoma" w:hAnsi="Tahoma" w:cs="Tahoma"/>
                    <w:sz w:val="18"/>
                    <w:szCs w:val="18"/>
                  </w:rPr>
                </w:pPr>
                <w:r>
                  <w:rPr>
                    <w:rFonts w:ascii="Tahoma" w:eastAsia="Tahoma" w:hAnsi="Tahoma" w:cs="Tahoma"/>
                    <w:sz w:val="18"/>
                    <w:szCs w:val="18"/>
                  </w:rPr>
                  <w:t>Executive Overview (3 pages min, 10 pages, max)</w:t>
                </w:r>
              </w:p>
            </w:sdtContent>
          </w:sdt>
          <w:sdt>
            <w:sdtPr>
              <w:tag w:val="goog_rdk_1504"/>
              <w:id w:val="-759676762"/>
            </w:sdtPr>
            <w:sdtContent>
              <w:p w14:paraId="0000056B" w14:textId="77777777" w:rsidR="00860220" w:rsidRDefault="00681D0E" w:rsidP="00A56D3D">
                <w:pPr>
                  <w:numPr>
                    <w:ilvl w:val="0"/>
                    <w:numId w:val="15"/>
                  </w:numPr>
                  <w:tabs>
                    <w:tab w:val="left" w:pos="426"/>
                    <w:tab w:val="left" w:pos="743"/>
                  </w:tabs>
                  <w:ind w:left="0" w:firstLine="0"/>
                  <w:rPr>
                    <w:rFonts w:ascii="Tahoma" w:eastAsia="Tahoma" w:hAnsi="Tahoma" w:cs="Tahoma"/>
                    <w:sz w:val="18"/>
                    <w:szCs w:val="18"/>
                  </w:rPr>
                </w:pPr>
                <w:r>
                  <w:rPr>
                    <w:rFonts w:ascii="Tahoma" w:eastAsia="Tahoma" w:hAnsi="Tahoma" w:cs="Tahoma"/>
                    <w:sz w:val="18"/>
                    <w:szCs w:val="18"/>
                  </w:rPr>
                  <w:t>Project Objectives</w:t>
                </w:r>
              </w:p>
            </w:sdtContent>
          </w:sdt>
          <w:sdt>
            <w:sdtPr>
              <w:tag w:val="goog_rdk_1505"/>
              <w:id w:val="1984116549"/>
            </w:sdtPr>
            <w:sdtContent>
              <w:p w14:paraId="0000056C" w14:textId="77777777" w:rsidR="00860220" w:rsidRDefault="00681D0E" w:rsidP="00A56D3D">
                <w:pPr>
                  <w:numPr>
                    <w:ilvl w:val="0"/>
                    <w:numId w:val="15"/>
                  </w:numPr>
                  <w:tabs>
                    <w:tab w:val="left" w:pos="426"/>
                    <w:tab w:val="left" w:pos="743"/>
                  </w:tabs>
                  <w:ind w:left="0" w:firstLine="0"/>
                  <w:rPr>
                    <w:rFonts w:ascii="Tahoma" w:eastAsia="Tahoma" w:hAnsi="Tahoma" w:cs="Tahoma"/>
                    <w:sz w:val="18"/>
                    <w:szCs w:val="18"/>
                  </w:rPr>
                </w:pPr>
                <w:r>
                  <w:rPr>
                    <w:rFonts w:ascii="Tahoma" w:eastAsia="Tahoma" w:hAnsi="Tahoma" w:cs="Tahoma"/>
                    <w:sz w:val="18"/>
                    <w:szCs w:val="18"/>
                  </w:rPr>
                  <w:t>All concepts considered for the trade off, with a balanced analysis for a fair trade off</w:t>
                </w:r>
              </w:p>
            </w:sdtContent>
          </w:sdt>
          <w:sdt>
            <w:sdtPr>
              <w:tag w:val="goog_rdk_1506"/>
              <w:id w:val="-1452555573"/>
            </w:sdtPr>
            <w:sdtContent>
              <w:p w14:paraId="0000056D" w14:textId="77777777" w:rsidR="00860220" w:rsidRDefault="00681D0E" w:rsidP="00A56D3D">
                <w:pPr>
                  <w:numPr>
                    <w:ilvl w:val="0"/>
                    <w:numId w:val="15"/>
                  </w:numPr>
                  <w:tabs>
                    <w:tab w:val="left" w:pos="426"/>
                    <w:tab w:val="left" w:pos="743"/>
                  </w:tabs>
                  <w:ind w:left="0" w:firstLine="0"/>
                  <w:rPr>
                    <w:rFonts w:ascii="Tahoma" w:eastAsia="Tahoma" w:hAnsi="Tahoma" w:cs="Tahoma"/>
                    <w:sz w:val="18"/>
                    <w:szCs w:val="18"/>
                  </w:rPr>
                </w:pPr>
                <w:r>
                  <w:rPr>
                    <w:rFonts w:ascii="Tahoma" w:eastAsia="Tahoma" w:hAnsi="Tahoma" w:cs="Tahoma"/>
                    <w:sz w:val="18"/>
                    <w:szCs w:val="18"/>
                  </w:rPr>
                  <w:t xml:space="preserve">Engineering Design and Analysis of the Aerospace vehicle (or component thereof) and its major components or subsystems, to a sufficient level of detail, to be agreed upon by the Principal Tutor and in light of the design phase. </w:t>
                </w:r>
              </w:p>
            </w:sdtContent>
          </w:sdt>
          <w:sdt>
            <w:sdtPr>
              <w:tag w:val="goog_rdk_1507"/>
              <w:id w:val="1057353123"/>
            </w:sdtPr>
            <w:sdtContent>
              <w:p w14:paraId="0000056E" w14:textId="77777777" w:rsidR="00860220" w:rsidRDefault="00000000" w:rsidP="00A56D3D">
                <w:pPr>
                  <w:rPr>
                    <w:rFonts w:ascii="Tahoma" w:eastAsia="Tahoma" w:hAnsi="Tahoma" w:cs="Tahoma"/>
                    <w:sz w:val="18"/>
                    <w:szCs w:val="18"/>
                  </w:rPr>
                </w:pPr>
              </w:p>
            </w:sdtContent>
          </w:sdt>
          <w:sdt>
            <w:sdtPr>
              <w:tag w:val="goog_rdk_1508"/>
              <w:id w:val="-53320118"/>
            </w:sdtPr>
            <w:sdtContent>
              <w:p w14:paraId="0000056F" w14:textId="77777777" w:rsidR="00860220" w:rsidRDefault="00681D0E" w:rsidP="00A56D3D">
                <w:pPr>
                  <w:numPr>
                    <w:ilvl w:val="0"/>
                    <w:numId w:val="8"/>
                  </w:numPr>
                  <w:pBdr>
                    <w:top w:val="nil"/>
                    <w:left w:val="nil"/>
                    <w:bottom w:val="nil"/>
                    <w:right w:val="nil"/>
                    <w:between w:val="nil"/>
                  </w:pBdr>
                  <w:tabs>
                    <w:tab w:val="left" w:pos="284"/>
                  </w:tabs>
                  <w:ind w:left="0" w:firstLine="0"/>
                  <w:rPr>
                    <w:rFonts w:ascii="Tahoma" w:eastAsia="Tahoma" w:hAnsi="Tahoma" w:cs="Tahoma"/>
                    <w:color w:val="000000"/>
                    <w:sz w:val="18"/>
                    <w:szCs w:val="18"/>
                  </w:rPr>
                </w:pPr>
                <w:r>
                  <w:rPr>
                    <w:rFonts w:ascii="Tahoma" w:eastAsia="Tahoma" w:hAnsi="Tahoma" w:cs="Tahoma"/>
                    <w:color w:val="000000"/>
                    <w:sz w:val="18"/>
                    <w:szCs w:val="18"/>
                  </w:rPr>
                  <w:t>Delivered to: 'Deliverables'-folder of your group (within AE3001-network folder)</w:t>
                </w:r>
              </w:p>
            </w:sdtContent>
          </w:sdt>
          <w:sdt>
            <w:sdtPr>
              <w:tag w:val="goog_rdk_1509"/>
              <w:id w:val="1938330545"/>
            </w:sdtPr>
            <w:sdtContent>
              <w:p w14:paraId="00000570" w14:textId="77777777" w:rsidR="00860220" w:rsidRDefault="00681D0E" w:rsidP="00A56D3D">
                <w:pPr>
                  <w:numPr>
                    <w:ilvl w:val="0"/>
                    <w:numId w:val="8"/>
                  </w:numPr>
                  <w:pBdr>
                    <w:top w:val="nil"/>
                    <w:left w:val="nil"/>
                    <w:bottom w:val="nil"/>
                    <w:right w:val="nil"/>
                    <w:between w:val="nil"/>
                  </w:pBdr>
                  <w:tabs>
                    <w:tab w:val="left" w:pos="284"/>
                  </w:tabs>
                  <w:ind w:left="0" w:firstLine="0"/>
                  <w:rPr>
                    <w:rFonts w:ascii="Tahoma" w:eastAsia="Tahoma" w:hAnsi="Tahoma" w:cs="Tahoma"/>
                    <w:color w:val="000000"/>
                    <w:sz w:val="18"/>
                    <w:szCs w:val="18"/>
                  </w:rPr>
                </w:pPr>
                <w:r>
                  <w:rPr>
                    <w:rFonts w:ascii="Tahoma" w:eastAsia="Tahoma" w:hAnsi="Tahoma" w:cs="Tahoma"/>
                    <w:color w:val="000000"/>
                    <w:sz w:val="18"/>
                    <w:szCs w:val="18"/>
                  </w:rPr>
                  <w:t>Format: [Group#]_[Group_name]_</w:t>
                </w:r>
                <w:proofErr w:type="spellStart"/>
                <w:r>
                  <w:rPr>
                    <w:rFonts w:ascii="Tahoma" w:eastAsia="Tahoma" w:hAnsi="Tahoma" w:cs="Tahoma"/>
                    <w:color w:val="000000"/>
                    <w:sz w:val="18"/>
                    <w:szCs w:val="18"/>
                  </w:rPr>
                  <w:t>MidtermReport_draft</w:t>
                </w:r>
                <w:proofErr w:type="spellEnd"/>
                <w:r>
                  <w:rPr>
                    <w:rFonts w:ascii="Tahoma" w:eastAsia="Tahoma" w:hAnsi="Tahoma" w:cs="Tahoma"/>
                    <w:color w:val="000000"/>
                    <w:sz w:val="18"/>
                    <w:szCs w:val="18"/>
                  </w:rPr>
                  <w:t>/final.pdf</w:t>
                </w:r>
              </w:p>
            </w:sdtContent>
          </w:sdt>
          <w:sdt>
            <w:sdtPr>
              <w:tag w:val="goog_rdk_1510"/>
              <w:id w:val="1030533131"/>
            </w:sdtPr>
            <w:sdtContent>
              <w:p w14:paraId="00000571" w14:textId="77777777" w:rsidR="00860220" w:rsidRDefault="00681D0E" w:rsidP="00A56D3D">
                <w:pPr>
                  <w:numPr>
                    <w:ilvl w:val="0"/>
                    <w:numId w:val="8"/>
                  </w:numPr>
                  <w:pBdr>
                    <w:top w:val="nil"/>
                    <w:left w:val="nil"/>
                    <w:bottom w:val="nil"/>
                    <w:right w:val="nil"/>
                    <w:between w:val="nil"/>
                  </w:pBdr>
                  <w:tabs>
                    <w:tab w:val="left" w:pos="284"/>
                  </w:tabs>
                  <w:ind w:left="0" w:firstLine="0"/>
                  <w:rPr>
                    <w:rFonts w:ascii="Tahoma" w:eastAsia="Tahoma" w:hAnsi="Tahoma" w:cs="Tahoma"/>
                    <w:color w:val="000000"/>
                    <w:sz w:val="18"/>
                    <w:szCs w:val="18"/>
                  </w:rPr>
                </w:pPr>
                <w:r>
                  <w:rPr>
                    <w:rFonts w:ascii="Tahoma" w:eastAsia="Tahoma" w:hAnsi="Tahoma" w:cs="Tahoma"/>
                    <w:color w:val="000000"/>
                    <w:sz w:val="18"/>
                    <w:szCs w:val="18"/>
                  </w:rPr>
                  <w:t xml:space="preserve">Layout: adhere to </w:t>
                </w:r>
                <w:proofErr w:type="spellStart"/>
                <w:r>
                  <w:rPr>
                    <w:rFonts w:ascii="Tahoma" w:eastAsia="Tahoma" w:hAnsi="Tahoma" w:cs="Tahoma"/>
                    <w:color w:val="000000"/>
                    <w:sz w:val="18"/>
                    <w:szCs w:val="18"/>
                  </w:rPr>
                  <w:t>TUDelft</w:t>
                </w:r>
                <w:proofErr w:type="spellEnd"/>
                <w:r>
                  <w:rPr>
                    <w:rFonts w:ascii="Tahoma" w:eastAsia="Tahoma" w:hAnsi="Tahoma" w:cs="Tahoma"/>
                    <w:color w:val="000000"/>
                    <w:sz w:val="18"/>
                    <w:szCs w:val="18"/>
                  </w:rPr>
                  <w:t xml:space="preserve"> '</w:t>
                </w:r>
                <w:proofErr w:type="spellStart"/>
                <w:r>
                  <w:rPr>
                    <w:rFonts w:ascii="Tahoma" w:eastAsia="Tahoma" w:hAnsi="Tahoma" w:cs="Tahoma"/>
                    <w:color w:val="000000"/>
                    <w:sz w:val="18"/>
                    <w:szCs w:val="18"/>
                  </w:rPr>
                  <w:t>huisstijl</w:t>
                </w:r>
                <w:proofErr w:type="spellEnd"/>
                <w:r>
                  <w:rPr>
                    <w:rFonts w:ascii="Tahoma" w:eastAsia="Tahoma" w:hAnsi="Tahoma" w:cs="Tahoma"/>
                    <w:color w:val="000000"/>
                    <w:sz w:val="18"/>
                    <w:szCs w:val="18"/>
                  </w:rPr>
                  <w:t>' - www.huisstijl.tudelft.nl</w:t>
                </w:r>
              </w:p>
            </w:sdtContent>
          </w:sdt>
          <w:sdt>
            <w:sdtPr>
              <w:tag w:val="goog_rdk_1511"/>
              <w:id w:val="862662"/>
            </w:sdtPr>
            <w:sdtContent>
              <w:p w14:paraId="00000572" w14:textId="77777777" w:rsidR="00860220" w:rsidRDefault="00000000" w:rsidP="00A56D3D">
                <w:pPr>
                  <w:rPr>
                    <w:rFonts w:ascii="Tahoma" w:eastAsia="Tahoma" w:hAnsi="Tahoma" w:cs="Tahoma"/>
                  </w:rPr>
                </w:pPr>
              </w:p>
            </w:sdtContent>
          </w:sdt>
        </w:tc>
      </w:tr>
    </w:tbl>
    <w:sdt>
      <w:sdtPr>
        <w:tag w:val="goog_rdk_1514"/>
        <w:id w:val="298198087"/>
      </w:sdtPr>
      <w:sdtContent>
        <w:p w14:paraId="00000575" w14:textId="77777777" w:rsidR="00860220" w:rsidRDefault="00681D0E" w:rsidP="00A56D3D">
          <w:pPr>
            <w:pBdr>
              <w:top w:val="nil"/>
              <w:left w:val="nil"/>
              <w:bottom w:val="nil"/>
              <w:right w:val="nil"/>
              <w:between w:val="nil"/>
            </w:pBdr>
            <w:spacing w:after="120"/>
            <w:rPr>
              <w:rFonts w:ascii="Tahoma" w:eastAsia="Tahoma" w:hAnsi="Tahoma" w:cs="Tahoma"/>
              <w:color w:val="000000"/>
            </w:rPr>
          </w:pPr>
          <w:r>
            <w:br w:type="page"/>
          </w:r>
        </w:p>
      </w:sdtContent>
    </w:sdt>
    <w:tbl>
      <w:tblPr>
        <w:tblStyle w:val="af1"/>
        <w:tblW w:w="9322" w:type="dxa"/>
        <w:tblInd w:w="-34" w:type="dxa"/>
        <w:tblLayout w:type="fixed"/>
        <w:tblLook w:val="0000" w:firstRow="0" w:lastRow="0" w:firstColumn="0" w:lastColumn="0" w:noHBand="0" w:noVBand="0"/>
      </w:tblPr>
      <w:tblGrid>
        <w:gridCol w:w="4687"/>
        <w:gridCol w:w="2808"/>
        <w:gridCol w:w="1827"/>
      </w:tblGrid>
      <w:tr w:rsidR="00860220" w14:paraId="2E8596F2" w14:textId="77777777">
        <w:tc>
          <w:tcPr>
            <w:tcW w:w="9322" w:type="dxa"/>
            <w:gridSpan w:val="3"/>
            <w:tcBorders>
              <w:top w:val="single" w:sz="6" w:space="0" w:color="000000"/>
              <w:left w:val="single" w:sz="6" w:space="0" w:color="000000"/>
              <w:bottom w:val="single" w:sz="6" w:space="0" w:color="000000"/>
              <w:right w:val="single" w:sz="6" w:space="0" w:color="000000"/>
            </w:tcBorders>
          </w:tcPr>
          <w:sdt>
            <w:sdtPr>
              <w:tag w:val="goog_rdk_1515"/>
              <w:id w:val="-210417115"/>
            </w:sdtPr>
            <w:sdtContent>
              <w:p w14:paraId="00000576" w14:textId="77777777" w:rsidR="00860220" w:rsidRDefault="00000000" w:rsidP="00A56D3D">
                <w:pPr>
                  <w:rPr>
                    <w:rFonts w:ascii="Tahoma" w:eastAsia="Tahoma" w:hAnsi="Tahoma" w:cs="Tahoma"/>
                  </w:rPr>
                </w:pPr>
              </w:p>
            </w:sdtContent>
          </w:sdt>
          <w:sdt>
            <w:sdtPr>
              <w:tag w:val="goog_rdk_1516"/>
              <w:id w:val="-859514399"/>
            </w:sdtPr>
            <w:sdtContent>
              <w:p w14:paraId="00000577" w14:textId="77777777" w:rsidR="00860220" w:rsidRDefault="00000000" w:rsidP="00A56D3D">
                <w:pPr>
                  <w:rPr>
                    <w:rFonts w:ascii="Tahoma" w:eastAsia="Tahoma" w:hAnsi="Tahoma" w:cs="Tahoma"/>
                  </w:rPr>
                </w:pPr>
              </w:p>
            </w:sdtContent>
          </w:sdt>
          <w:sdt>
            <w:sdtPr>
              <w:tag w:val="goog_rdk_1517"/>
              <w:id w:val="-400829891"/>
            </w:sdtPr>
            <w:sdtContent>
              <w:p w14:paraId="00000578" w14:textId="77777777" w:rsidR="00860220" w:rsidRDefault="00681D0E" w:rsidP="00A56D3D">
                <w:pPr>
                  <w:jc w:val="center"/>
                  <w:rPr>
                    <w:rFonts w:ascii="Tahoma" w:eastAsia="Tahoma" w:hAnsi="Tahoma" w:cs="Tahoma"/>
                  </w:rPr>
                </w:pPr>
                <w:r>
                  <w:rPr>
                    <w:rFonts w:ascii="Tahoma" w:eastAsia="Tahoma" w:hAnsi="Tahoma" w:cs="Tahoma"/>
                    <w:sz w:val="28"/>
                    <w:szCs w:val="28"/>
                  </w:rPr>
                  <w:t>Deliverable Item Description</w:t>
                </w:r>
              </w:p>
            </w:sdtContent>
          </w:sdt>
          <w:sdt>
            <w:sdtPr>
              <w:tag w:val="goog_rdk_1518"/>
              <w:id w:val="-588765794"/>
            </w:sdtPr>
            <w:sdtContent>
              <w:p w14:paraId="00000579" w14:textId="77777777" w:rsidR="00860220" w:rsidRDefault="00000000" w:rsidP="00A56D3D">
                <w:pPr>
                  <w:rPr>
                    <w:rFonts w:ascii="Tahoma" w:eastAsia="Tahoma" w:hAnsi="Tahoma" w:cs="Tahoma"/>
                  </w:rPr>
                </w:pPr>
              </w:p>
            </w:sdtContent>
          </w:sdt>
        </w:tc>
      </w:tr>
      <w:tr w:rsidR="00860220" w14:paraId="0A44A59C" w14:textId="77777777">
        <w:tc>
          <w:tcPr>
            <w:tcW w:w="7495" w:type="dxa"/>
            <w:gridSpan w:val="2"/>
            <w:tcBorders>
              <w:top w:val="single" w:sz="6" w:space="0" w:color="000000"/>
              <w:left w:val="single" w:sz="6" w:space="0" w:color="000000"/>
              <w:bottom w:val="single" w:sz="6" w:space="0" w:color="000000"/>
              <w:right w:val="single" w:sz="6" w:space="0" w:color="000000"/>
            </w:tcBorders>
          </w:tcPr>
          <w:sdt>
            <w:sdtPr>
              <w:tag w:val="goog_rdk_1521"/>
              <w:id w:val="-1409766433"/>
            </w:sdtPr>
            <w:sdtContent>
              <w:p w14:paraId="0000057C" w14:textId="77777777" w:rsidR="00860220" w:rsidRDefault="00681D0E" w:rsidP="00A56D3D">
                <w:pPr>
                  <w:rPr>
                    <w:rFonts w:ascii="Tahoma" w:eastAsia="Tahoma" w:hAnsi="Tahoma" w:cs="Tahoma"/>
                  </w:rPr>
                </w:pPr>
                <w:r>
                  <w:rPr>
                    <w:rFonts w:ascii="Tahoma" w:eastAsia="Tahoma" w:hAnsi="Tahoma" w:cs="Tahoma"/>
                    <w:sz w:val="12"/>
                    <w:szCs w:val="12"/>
                  </w:rPr>
                  <w:t>1.  TITLE</w:t>
                </w:r>
              </w:p>
            </w:sdtContent>
          </w:sdt>
          <w:bookmarkStart w:id="35" w:name="_heading=h.147n2zr" w:colFirst="0" w:colLast="0" w:displacedByCustomXml="next"/>
          <w:bookmarkEnd w:id="35" w:displacedByCustomXml="next"/>
          <w:sdt>
            <w:sdtPr>
              <w:tag w:val="goog_rdk_1522"/>
              <w:id w:val="-145209172"/>
            </w:sdtPr>
            <w:sdtContent>
              <w:p w14:paraId="0000057D" w14:textId="77777777" w:rsidR="00860220" w:rsidRDefault="00000000" w:rsidP="00A56D3D">
                <w:pPr>
                  <w:rPr>
                    <w:b/>
                    <w:sz w:val="28"/>
                    <w:szCs w:val="28"/>
                  </w:rPr>
                </w:pPr>
              </w:p>
            </w:sdtContent>
          </w:sdt>
          <w:sdt>
            <w:sdtPr>
              <w:tag w:val="goog_rdk_1523"/>
              <w:id w:val="836655738"/>
            </w:sdtPr>
            <w:sdtContent>
              <w:p w14:paraId="0000057E" w14:textId="77777777" w:rsidR="00860220" w:rsidRDefault="00681D0E" w:rsidP="00A56D3D">
                <w:pPr>
                  <w:rPr>
                    <w:b/>
                    <w:sz w:val="28"/>
                    <w:szCs w:val="28"/>
                  </w:rPr>
                </w:pPr>
                <w:r>
                  <w:rPr>
                    <w:b/>
                    <w:sz w:val="28"/>
                    <w:szCs w:val="28"/>
                  </w:rPr>
                  <w:t>Final Review</w:t>
                </w:r>
              </w:p>
            </w:sdtContent>
          </w:sdt>
          <w:sdt>
            <w:sdtPr>
              <w:tag w:val="goog_rdk_1524"/>
              <w:id w:val="1455300645"/>
            </w:sdtPr>
            <w:sdtContent>
              <w:p w14:paraId="0000057F" w14:textId="77777777" w:rsidR="00860220" w:rsidRDefault="00000000" w:rsidP="00A56D3D">
                <w:pPr>
                  <w:rPr>
                    <w:rFonts w:ascii="Tahoma" w:eastAsia="Tahoma" w:hAnsi="Tahoma" w:cs="Tahoma"/>
                  </w:rPr>
                </w:pPr>
              </w:p>
            </w:sdtContent>
          </w:sdt>
          <w:sdt>
            <w:sdtPr>
              <w:tag w:val="goog_rdk_1525"/>
              <w:id w:val="1904403951"/>
            </w:sdtPr>
            <w:sdtContent>
              <w:p w14:paraId="00000580" w14:textId="77777777" w:rsidR="00860220" w:rsidRDefault="00000000" w:rsidP="00A56D3D">
                <w:pPr>
                  <w:rPr>
                    <w:rFonts w:ascii="Tahoma" w:eastAsia="Tahoma" w:hAnsi="Tahoma" w:cs="Tahoma"/>
                  </w:rPr>
                </w:pPr>
              </w:p>
            </w:sdtContent>
          </w:sdt>
        </w:tc>
        <w:tc>
          <w:tcPr>
            <w:tcW w:w="1827" w:type="dxa"/>
            <w:tcBorders>
              <w:top w:val="single" w:sz="6" w:space="0" w:color="000000"/>
              <w:left w:val="single" w:sz="6" w:space="0" w:color="000000"/>
              <w:bottom w:val="single" w:sz="6" w:space="0" w:color="000000"/>
              <w:right w:val="single" w:sz="6" w:space="0" w:color="000000"/>
            </w:tcBorders>
          </w:tcPr>
          <w:sdt>
            <w:sdtPr>
              <w:tag w:val="goog_rdk_1527"/>
              <w:id w:val="1775447573"/>
            </w:sdtPr>
            <w:sdtContent>
              <w:p w14:paraId="00000582" w14:textId="77777777" w:rsidR="00860220" w:rsidRDefault="00681D0E" w:rsidP="00A56D3D">
                <w:pPr>
                  <w:rPr>
                    <w:rFonts w:ascii="Tahoma" w:eastAsia="Tahoma" w:hAnsi="Tahoma" w:cs="Tahoma"/>
                  </w:rPr>
                </w:pPr>
                <w:r>
                  <w:rPr>
                    <w:rFonts w:ascii="Tahoma" w:eastAsia="Tahoma" w:hAnsi="Tahoma" w:cs="Tahoma"/>
                    <w:sz w:val="12"/>
                    <w:szCs w:val="12"/>
                  </w:rPr>
                  <w:t>2.  IDENTIFICATION</w:t>
                </w:r>
              </w:p>
            </w:sdtContent>
          </w:sdt>
          <w:sdt>
            <w:sdtPr>
              <w:tag w:val="goog_rdk_1528"/>
              <w:id w:val="624348844"/>
            </w:sdtPr>
            <w:sdtContent>
              <w:p w14:paraId="00000583" w14:textId="77777777" w:rsidR="00860220" w:rsidRDefault="00681D0E" w:rsidP="00A56D3D">
                <w:pPr>
                  <w:spacing w:before="120"/>
                  <w:rPr>
                    <w:rFonts w:ascii="Tahoma" w:eastAsia="Tahoma" w:hAnsi="Tahoma" w:cs="Tahoma"/>
                  </w:rPr>
                </w:pPr>
                <w:r>
                  <w:rPr>
                    <w:rFonts w:ascii="Tahoma" w:eastAsia="Tahoma" w:hAnsi="Tahoma" w:cs="Tahoma"/>
                  </w:rPr>
                  <w:t>DID-9</w:t>
                </w:r>
              </w:p>
            </w:sdtContent>
          </w:sdt>
        </w:tc>
      </w:tr>
      <w:tr w:rsidR="00860220" w14:paraId="3D91D23C" w14:textId="77777777">
        <w:tc>
          <w:tcPr>
            <w:tcW w:w="9322" w:type="dxa"/>
            <w:gridSpan w:val="3"/>
            <w:tcBorders>
              <w:top w:val="single" w:sz="6" w:space="0" w:color="000000"/>
              <w:left w:val="single" w:sz="6" w:space="0" w:color="000000"/>
              <w:bottom w:val="single" w:sz="6" w:space="0" w:color="000000"/>
              <w:right w:val="single" w:sz="6" w:space="0" w:color="000000"/>
            </w:tcBorders>
          </w:tcPr>
          <w:sdt>
            <w:sdtPr>
              <w:tag w:val="goog_rdk_1529"/>
              <w:id w:val="220419017"/>
            </w:sdtPr>
            <w:sdtContent>
              <w:p w14:paraId="00000584" w14:textId="77777777" w:rsidR="00860220" w:rsidRDefault="00681D0E" w:rsidP="00A56D3D">
                <w:pPr>
                  <w:rPr>
                    <w:rFonts w:ascii="Tahoma" w:eastAsia="Tahoma" w:hAnsi="Tahoma" w:cs="Tahoma"/>
                  </w:rPr>
                </w:pPr>
                <w:r>
                  <w:rPr>
                    <w:rFonts w:ascii="Tahoma" w:eastAsia="Tahoma" w:hAnsi="Tahoma" w:cs="Tahoma"/>
                    <w:sz w:val="12"/>
                    <w:szCs w:val="12"/>
                  </w:rPr>
                  <w:t>3.  DESCRIPTION</w:t>
                </w:r>
              </w:p>
            </w:sdtContent>
          </w:sdt>
          <w:sdt>
            <w:sdtPr>
              <w:tag w:val="goog_rdk_1530"/>
              <w:id w:val="-1410077833"/>
            </w:sdtPr>
            <w:sdtContent>
              <w:p w14:paraId="00000585"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The purpose of the Final Review is to provide the principal tutor, coaches, members of the faculty, and other invited guests with a </w:t>
                </w:r>
                <w:r>
                  <w:rPr>
                    <w:rFonts w:ascii="Tahoma" w:eastAsia="Tahoma" w:hAnsi="Tahoma" w:cs="Tahoma"/>
                    <w:b/>
                    <w:sz w:val="18"/>
                    <w:szCs w:val="18"/>
                  </w:rPr>
                  <w:t>complete and formal briefing</w:t>
                </w:r>
                <w:r>
                  <w:rPr>
                    <w:rFonts w:ascii="Tahoma" w:eastAsia="Tahoma" w:hAnsi="Tahoma" w:cs="Tahoma"/>
                    <w:sz w:val="18"/>
                    <w:szCs w:val="18"/>
                  </w:rPr>
                  <w:t xml:space="preserve"> on your project</w:t>
                </w:r>
              </w:p>
            </w:sdtContent>
          </w:sdt>
          <w:sdt>
            <w:sdtPr>
              <w:tag w:val="goog_rdk_1531"/>
              <w:id w:val="-1767373928"/>
            </w:sdtPr>
            <w:sdtContent>
              <w:p w14:paraId="00000586" w14:textId="77777777" w:rsidR="00860220" w:rsidRDefault="00000000" w:rsidP="00A56D3D">
                <w:pPr>
                  <w:rPr>
                    <w:rFonts w:ascii="Tahoma" w:eastAsia="Tahoma" w:hAnsi="Tahoma" w:cs="Tahoma"/>
                    <w:sz w:val="18"/>
                    <w:szCs w:val="18"/>
                  </w:rPr>
                </w:pPr>
              </w:p>
            </w:sdtContent>
          </w:sdt>
          <w:sdt>
            <w:sdtPr>
              <w:tag w:val="goog_rdk_1532"/>
              <w:id w:val="538552070"/>
            </w:sdtPr>
            <w:sdtContent>
              <w:p w14:paraId="00000587" w14:textId="77777777" w:rsidR="00860220" w:rsidRDefault="00681D0E" w:rsidP="00A56D3D">
                <w:pPr>
                  <w:rPr>
                    <w:rFonts w:ascii="Tahoma" w:eastAsia="Tahoma" w:hAnsi="Tahoma" w:cs="Tahoma"/>
                    <w:sz w:val="18"/>
                    <w:szCs w:val="18"/>
                  </w:rPr>
                </w:pPr>
                <w:r>
                  <w:rPr>
                    <w:rFonts w:ascii="Tahoma" w:eastAsia="Tahoma" w:hAnsi="Tahoma" w:cs="Tahoma"/>
                    <w:sz w:val="18"/>
                    <w:szCs w:val="18"/>
                  </w:rPr>
                  <w:t>The briefing should include a wrap-up of the development process and results up till the Mid-Term Review, followed by the details and the design justifications of the finally selected concept, and a statement of compliance with the requirements.</w:t>
                </w:r>
              </w:p>
            </w:sdtContent>
          </w:sdt>
          <w:sdt>
            <w:sdtPr>
              <w:tag w:val="goog_rdk_1533"/>
              <w:id w:val="-116834385"/>
            </w:sdtPr>
            <w:sdtContent>
              <w:p w14:paraId="00000588" w14:textId="77777777" w:rsidR="00860220" w:rsidRDefault="00000000" w:rsidP="00A56D3D">
                <w:pPr>
                  <w:rPr>
                    <w:rFonts w:ascii="Tahoma" w:eastAsia="Tahoma" w:hAnsi="Tahoma" w:cs="Tahoma"/>
                  </w:rPr>
                </w:pPr>
              </w:p>
            </w:sdtContent>
          </w:sdt>
        </w:tc>
      </w:tr>
      <w:tr w:rsidR="00860220" w14:paraId="69035FC1" w14:textId="77777777">
        <w:tc>
          <w:tcPr>
            <w:tcW w:w="4687" w:type="dxa"/>
            <w:tcBorders>
              <w:top w:val="single" w:sz="6" w:space="0" w:color="000000"/>
              <w:left w:val="single" w:sz="6" w:space="0" w:color="000000"/>
              <w:bottom w:val="single" w:sz="6" w:space="0" w:color="000000"/>
              <w:right w:val="single" w:sz="6" w:space="0" w:color="000000"/>
            </w:tcBorders>
          </w:tcPr>
          <w:sdt>
            <w:sdtPr>
              <w:tag w:val="goog_rdk_1536"/>
              <w:id w:val="1014414039"/>
            </w:sdtPr>
            <w:sdtContent>
              <w:p w14:paraId="0000058B" w14:textId="77777777" w:rsidR="00860220" w:rsidRDefault="00681D0E" w:rsidP="00A56D3D">
                <w:pPr>
                  <w:rPr>
                    <w:rFonts w:ascii="Tahoma" w:eastAsia="Tahoma" w:hAnsi="Tahoma" w:cs="Tahoma"/>
                  </w:rPr>
                </w:pPr>
                <w:r>
                  <w:rPr>
                    <w:rFonts w:ascii="Tahoma" w:eastAsia="Tahoma" w:hAnsi="Tahoma" w:cs="Tahoma"/>
                    <w:sz w:val="12"/>
                    <w:szCs w:val="12"/>
                  </w:rPr>
                  <w:t>4.  APPROVAL DATE</w:t>
                </w:r>
              </w:p>
            </w:sdtContent>
          </w:sdt>
          <w:sdt>
            <w:sdtPr>
              <w:tag w:val="goog_rdk_1537"/>
              <w:id w:val="1114947212"/>
            </w:sdtPr>
            <w:sdtContent>
              <w:p w14:paraId="0000058C" w14:textId="77777777" w:rsidR="00860220" w:rsidRDefault="00681D0E" w:rsidP="00A56D3D">
                <w:pPr>
                  <w:jc w:val="center"/>
                  <w:rPr>
                    <w:rFonts w:ascii="Tahoma" w:eastAsia="Tahoma" w:hAnsi="Tahoma" w:cs="Tahoma"/>
                  </w:rPr>
                </w:pPr>
                <w:r>
                  <w:rPr>
                    <w:rFonts w:ascii="Tahoma" w:eastAsia="Tahoma" w:hAnsi="Tahoma" w:cs="Tahoma"/>
                  </w:rPr>
                  <w:t>April 12, 2018</w:t>
                </w:r>
              </w:p>
            </w:sdtContent>
          </w:sdt>
        </w:tc>
        <w:tc>
          <w:tcPr>
            <w:tcW w:w="4635" w:type="dxa"/>
            <w:gridSpan w:val="2"/>
            <w:tcBorders>
              <w:top w:val="single" w:sz="6" w:space="0" w:color="000000"/>
              <w:left w:val="single" w:sz="6" w:space="0" w:color="000000"/>
              <w:bottom w:val="single" w:sz="6" w:space="0" w:color="000000"/>
              <w:right w:val="single" w:sz="6" w:space="0" w:color="000000"/>
            </w:tcBorders>
          </w:tcPr>
          <w:sdt>
            <w:sdtPr>
              <w:tag w:val="goog_rdk_1538"/>
              <w:id w:val="1454896637"/>
            </w:sdtPr>
            <w:sdtContent>
              <w:p w14:paraId="0000058D" w14:textId="77777777" w:rsidR="00860220" w:rsidRDefault="00681D0E" w:rsidP="00A56D3D">
                <w:pPr>
                  <w:rPr>
                    <w:rFonts w:ascii="Tahoma" w:eastAsia="Tahoma" w:hAnsi="Tahoma" w:cs="Tahoma"/>
                  </w:rPr>
                </w:pPr>
                <w:r>
                  <w:rPr>
                    <w:rFonts w:ascii="Tahoma" w:eastAsia="Tahoma" w:hAnsi="Tahoma" w:cs="Tahoma"/>
                    <w:sz w:val="12"/>
                    <w:szCs w:val="12"/>
                  </w:rPr>
                  <w:t>5.  CONFIGURATION CONTROL</w:t>
                </w:r>
              </w:p>
            </w:sdtContent>
          </w:sdt>
          <w:sdt>
            <w:sdtPr>
              <w:tag w:val="goog_rdk_1539"/>
              <w:id w:val="1774434875"/>
            </w:sdtPr>
            <w:sdtContent>
              <w:p w14:paraId="0000058E" w14:textId="77777777" w:rsidR="00860220" w:rsidRDefault="00681D0E" w:rsidP="00A56D3D">
                <w:pPr>
                  <w:jc w:val="center"/>
                  <w:rPr>
                    <w:rFonts w:ascii="Tahoma" w:eastAsia="Tahoma" w:hAnsi="Tahoma" w:cs="Tahoma"/>
                  </w:rPr>
                </w:pPr>
                <w:r>
                  <w:rPr>
                    <w:rFonts w:ascii="Tahoma" w:eastAsia="Tahoma" w:hAnsi="Tahoma" w:cs="Tahoma"/>
                  </w:rPr>
                  <w:t>OSCC (E. Mooij/W. Verhagen)</w:t>
                </w:r>
              </w:p>
            </w:sdtContent>
          </w:sdt>
        </w:tc>
      </w:tr>
      <w:tr w:rsidR="00860220" w14:paraId="35ABF748" w14:textId="77777777">
        <w:tc>
          <w:tcPr>
            <w:tcW w:w="9322" w:type="dxa"/>
            <w:gridSpan w:val="3"/>
            <w:tcBorders>
              <w:top w:val="single" w:sz="6" w:space="0" w:color="000000"/>
              <w:left w:val="single" w:sz="6" w:space="0" w:color="000000"/>
              <w:bottom w:val="single" w:sz="6" w:space="0" w:color="000000"/>
              <w:right w:val="single" w:sz="6" w:space="0" w:color="000000"/>
            </w:tcBorders>
          </w:tcPr>
          <w:sdt>
            <w:sdtPr>
              <w:tag w:val="goog_rdk_1541"/>
              <w:id w:val="-2097544809"/>
            </w:sdtPr>
            <w:sdtContent>
              <w:p w14:paraId="00000590" w14:textId="77777777" w:rsidR="00860220" w:rsidRDefault="00681D0E" w:rsidP="00A56D3D">
                <w:pPr>
                  <w:rPr>
                    <w:rFonts w:ascii="Tahoma" w:eastAsia="Tahoma" w:hAnsi="Tahoma" w:cs="Tahoma"/>
                  </w:rPr>
                </w:pPr>
                <w:r>
                  <w:rPr>
                    <w:rFonts w:ascii="Tahoma" w:eastAsia="Tahoma" w:hAnsi="Tahoma" w:cs="Tahoma"/>
                    <w:sz w:val="12"/>
                    <w:szCs w:val="12"/>
                  </w:rPr>
                  <w:t>6.  APPLICATION/INTERRELATIONSHIP</w:t>
                </w:r>
              </w:p>
            </w:sdtContent>
          </w:sdt>
          <w:sdt>
            <w:sdtPr>
              <w:tag w:val="goog_rdk_1542"/>
              <w:id w:val="1106158346"/>
            </w:sdtPr>
            <w:sdtContent>
              <w:p w14:paraId="00000591" w14:textId="77777777" w:rsidR="00860220" w:rsidRDefault="00681D0E" w:rsidP="00A56D3D">
                <w:pPr>
                  <w:rPr>
                    <w:rFonts w:ascii="Tahoma" w:eastAsia="Tahoma" w:hAnsi="Tahoma" w:cs="Tahoma"/>
                    <w:sz w:val="18"/>
                    <w:szCs w:val="18"/>
                  </w:rPr>
                </w:pPr>
                <w:r>
                  <w:rPr>
                    <w:rFonts w:ascii="Tahoma" w:eastAsia="Tahoma" w:hAnsi="Tahoma" w:cs="Tahoma"/>
                    <w:sz w:val="18"/>
                    <w:szCs w:val="18"/>
                  </w:rPr>
                  <w:t>The Final Review will be presented and discussed during a two-hour session (= 1.5 hr + 15 min break).</w:t>
                </w:r>
              </w:p>
            </w:sdtContent>
          </w:sdt>
          <w:sdt>
            <w:sdtPr>
              <w:tag w:val="goog_rdk_1543"/>
              <w:id w:val="97919473"/>
            </w:sdtPr>
            <w:sdtContent>
              <w:p w14:paraId="00000592" w14:textId="77777777" w:rsidR="00860220" w:rsidRDefault="00000000" w:rsidP="00A56D3D">
                <w:pPr>
                  <w:rPr>
                    <w:rFonts w:ascii="Tahoma" w:eastAsia="Tahoma" w:hAnsi="Tahoma" w:cs="Tahoma"/>
                  </w:rPr>
                </w:pPr>
              </w:p>
            </w:sdtContent>
          </w:sdt>
        </w:tc>
      </w:tr>
      <w:tr w:rsidR="00860220" w14:paraId="404CE2F0" w14:textId="77777777">
        <w:tc>
          <w:tcPr>
            <w:tcW w:w="9322" w:type="dxa"/>
            <w:gridSpan w:val="3"/>
            <w:tcBorders>
              <w:top w:val="single" w:sz="6" w:space="0" w:color="000000"/>
              <w:left w:val="single" w:sz="6" w:space="0" w:color="000000"/>
              <w:bottom w:val="single" w:sz="6" w:space="0" w:color="000000"/>
              <w:right w:val="single" w:sz="6" w:space="0" w:color="000000"/>
            </w:tcBorders>
          </w:tcPr>
          <w:sdt>
            <w:sdtPr>
              <w:tag w:val="goog_rdk_1546"/>
              <w:id w:val="1114943698"/>
            </w:sdtPr>
            <w:sdtContent>
              <w:p w14:paraId="00000595" w14:textId="77777777" w:rsidR="00860220" w:rsidRDefault="00681D0E" w:rsidP="00A56D3D">
                <w:pPr>
                  <w:rPr>
                    <w:rFonts w:ascii="Tahoma" w:eastAsia="Tahoma" w:hAnsi="Tahoma" w:cs="Tahoma"/>
                  </w:rPr>
                </w:pPr>
                <w:r>
                  <w:rPr>
                    <w:rFonts w:ascii="Tahoma" w:eastAsia="Tahoma" w:hAnsi="Tahoma" w:cs="Tahoma"/>
                    <w:sz w:val="12"/>
                    <w:szCs w:val="12"/>
                  </w:rPr>
                  <w:t>7.  PREPARATION INSTRUCTIONS</w:t>
                </w:r>
              </w:p>
            </w:sdtContent>
          </w:sdt>
          <w:sdt>
            <w:sdtPr>
              <w:tag w:val="goog_rdk_1547"/>
              <w:id w:val="-1144186507"/>
            </w:sdtPr>
            <w:sdtContent>
              <w:p w14:paraId="00000596"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This Final Review is equivalent to a final exam for this Design Exercise. You should strive to make it perfect! </w:t>
                </w:r>
              </w:p>
            </w:sdtContent>
          </w:sdt>
          <w:sdt>
            <w:sdtPr>
              <w:tag w:val="goog_rdk_1548"/>
              <w:id w:val="-414791666"/>
            </w:sdtPr>
            <w:sdtContent>
              <w:p w14:paraId="00000597" w14:textId="77777777" w:rsidR="00860220" w:rsidRDefault="00681D0E" w:rsidP="00A56D3D">
                <w:pPr>
                  <w:rPr>
                    <w:rFonts w:ascii="Tahoma" w:eastAsia="Tahoma" w:hAnsi="Tahoma" w:cs="Tahoma"/>
                    <w:sz w:val="18"/>
                    <w:szCs w:val="18"/>
                  </w:rPr>
                </w:pPr>
                <w:r>
                  <w:rPr>
                    <w:rFonts w:ascii="Tahoma" w:eastAsia="Tahoma" w:hAnsi="Tahoma" w:cs="Tahoma"/>
                    <w:sz w:val="18"/>
                    <w:szCs w:val="18"/>
                  </w:rPr>
                  <w:t>You should plan to brief for approximately one hour and leave half an hour for questions and discussion. You should assume that your audience is unfamiliar with the details of the project (assume your audience is not familiar with the Design Exercise).</w:t>
                </w:r>
              </w:p>
            </w:sdtContent>
          </w:sdt>
          <w:sdt>
            <w:sdtPr>
              <w:tag w:val="goog_rdk_1549"/>
              <w:id w:val="798882455"/>
            </w:sdtPr>
            <w:sdtContent>
              <w:p w14:paraId="00000598" w14:textId="77777777" w:rsidR="00860220" w:rsidRDefault="00000000" w:rsidP="00A56D3D">
                <w:pPr>
                  <w:rPr>
                    <w:rFonts w:ascii="Tahoma" w:eastAsia="Tahoma" w:hAnsi="Tahoma" w:cs="Tahoma"/>
                    <w:sz w:val="18"/>
                    <w:szCs w:val="18"/>
                  </w:rPr>
                </w:pPr>
              </w:p>
            </w:sdtContent>
          </w:sdt>
          <w:sdt>
            <w:sdtPr>
              <w:tag w:val="goog_rdk_1550"/>
              <w:id w:val="-615142433"/>
            </w:sdtPr>
            <w:sdtContent>
              <w:p w14:paraId="00000599" w14:textId="77777777" w:rsidR="00860220" w:rsidRDefault="00681D0E" w:rsidP="00A56D3D">
                <w:pPr>
                  <w:ind w:right="720"/>
                  <w:rPr>
                    <w:rFonts w:ascii="Tahoma" w:eastAsia="Tahoma" w:hAnsi="Tahoma" w:cs="Tahoma"/>
                    <w:sz w:val="18"/>
                    <w:szCs w:val="18"/>
                  </w:rPr>
                </w:pPr>
                <w:r>
                  <w:rPr>
                    <w:rFonts w:ascii="Tahoma" w:eastAsia="Tahoma" w:hAnsi="Tahoma" w:cs="Tahoma"/>
                    <w:b/>
                    <w:sz w:val="18"/>
                    <w:szCs w:val="18"/>
                  </w:rPr>
                  <w:t>You should submit an agenda for this review 1 week beforehand, and invite (external/internal) guests when appropriate</w:t>
                </w:r>
                <w:r>
                  <w:rPr>
                    <w:rFonts w:ascii="Tahoma" w:eastAsia="Tahoma" w:hAnsi="Tahoma" w:cs="Tahoma"/>
                    <w:sz w:val="18"/>
                    <w:szCs w:val="18"/>
                  </w:rPr>
                  <w:t>.</w:t>
                </w:r>
              </w:p>
            </w:sdtContent>
          </w:sdt>
          <w:sdt>
            <w:sdtPr>
              <w:tag w:val="goog_rdk_1551"/>
              <w:id w:val="-167094796"/>
            </w:sdtPr>
            <w:sdtContent>
              <w:p w14:paraId="0000059A" w14:textId="77777777" w:rsidR="00860220" w:rsidRDefault="00000000" w:rsidP="00A56D3D">
                <w:pPr>
                  <w:rPr>
                    <w:rFonts w:ascii="Tahoma" w:eastAsia="Tahoma" w:hAnsi="Tahoma" w:cs="Tahoma"/>
                    <w:sz w:val="18"/>
                    <w:szCs w:val="18"/>
                  </w:rPr>
                </w:pPr>
              </w:p>
            </w:sdtContent>
          </w:sdt>
          <w:sdt>
            <w:sdtPr>
              <w:tag w:val="goog_rdk_1552"/>
              <w:id w:val="-1235464884"/>
            </w:sdtPr>
            <w:sdtContent>
              <w:p w14:paraId="0000059B" w14:textId="77777777" w:rsidR="00860220" w:rsidRDefault="00681D0E" w:rsidP="00A56D3D">
                <w:pPr>
                  <w:rPr>
                    <w:rFonts w:ascii="Tahoma" w:eastAsia="Tahoma" w:hAnsi="Tahoma" w:cs="Tahoma"/>
                    <w:sz w:val="18"/>
                    <w:szCs w:val="18"/>
                  </w:rPr>
                </w:pPr>
                <w:r>
                  <w:rPr>
                    <w:rFonts w:ascii="Tahoma" w:eastAsia="Tahoma" w:hAnsi="Tahoma" w:cs="Tahoma"/>
                    <w:sz w:val="18"/>
                    <w:szCs w:val="18"/>
                  </w:rPr>
                  <w:t>Each of the students should present a more or less equal part of the work.</w:t>
                </w:r>
              </w:p>
            </w:sdtContent>
          </w:sdt>
          <w:sdt>
            <w:sdtPr>
              <w:tag w:val="goog_rdk_1553"/>
              <w:id w:val="-1574896463"/>
            </w:sdtPr>
            <w:sdtContent>
              <w:p w14:paraId="0000059C" w14:textId="77777777" w:rsidR="00860220" w:rsidRDefault="00000000" w:rsidP="00A56D3D">
                <w:pPr>
                  <w:ind w:right="720"/>
                  <w:rPr>
                    <w:rFonts w:ascii="Tahoma" w:eastAsia="Tahoma" w:hAnsi="Tahoma" w:cs="Tahoma"/>
                  </w:rPr>
                </w:pPr>
              </w:p>
            </w:sdtContent>
          </w:sdt>
        </w:tc>
      </w:tr>
    </w:tbl>
    <w:sdt>
      <w:sdtPr>
        <w:tag w:val="goog_rdk_1556"/>
        <w:id w:val="-1051448386"/>
      </w:sdtPr>
      <w:sdtContent>
        <w:p w14:paraId="0000059F" w14:textId="77777777" w:rsidR="00860220" w:rsidRDefault="00000000" w:rsidP="00A56D3D"/>
      </w:sdtContent>
    </w:sdt>
    <w:sdt>
      <w:sdtPr>
        <w:tag w:val="goog_rdk_1557"/>
        <w:id w:val="1743365459"/>
      </w:sdtPr>
      <w:sdtContent>
        <w:p w14:paraId="000005A0" w14:textId="77777777" w:rsidR="00860220" w:rsidRDefault="00681D0E" w:rsidP="00A56D3D">
          <w:pPr>
            <w:pBdr>
              <w:top w:val="nil"/>
              <w:left w:val="nil"/>
              <w:bottom w:val="nil"/>
              <w:right w:val="nil"/>
              <w:between w:val="nil"/>
            </w:pBdr>
            <w:spacing w:after="120"/>
            <w:rPr>
              <w:rFonts w:ascii="Tahoma" w:eastAsia="Tahoma" w:hAnsi="Tahoma" w:cs="Tahoma"/>
              <w:color w:val="000000"/>
            </w:rPr>
          </w:pPr>
          <w:r>
            <w:br w:type="page"/>
          </w:r>
        </w:p>
      </w:sdtContent>
    </w:sdt>
    <w:tbl>
      <w:tblPr>
        <w:tblStyle w:val="af2"/>
        <w:tblW w:w="9356" w:type="dxa"/>
        <w:tblInd w:w="-34" w:type="dxa"/>
        <w:tblLayout w:type="fixed"/>
        <w:tblLook w:val="0000" w:firstRow="0" w:lastRow="0" w:firstColumn="0" w:lastColumn="0" w:noHBand="0" w:noVBand="0"/>
      </w:tblPr>
      <w:tblGrid>
        <w:gridCol w:w="5146"/>
        <w:gridCol w:w="2808"/>
        <w:gridCol w:w="1402"/>
      </w:tblGrid>
      <w:tr w:rsidR="00860220" w14:paraId="4242758A" w14:textId="77777777">
        <w:tc>
          <w:tcPr>
            <w:tcW w:w="9356" w:type="dxa"/>
            <w:gridSpan w:val="3"/>
            <w:tcBorders>
              <w:top w:val="single" w:sz="6" w:space="0" w:color="000000"/>
              <w:left w:val="single" w:sz="6" w:space="0" w:color="000000"/>
              <w:bottom w:val="single" w:sz="6" w:space="0" w:color="000000"/>
              <w:right w:val="single" w:sz="6" w:space="0" w:color="000000"/>
            </w:tcBorders>
          </w:tcPr>
          <w:sdt>
            <w:sdtPr>
              <w:tag w:val="goog_rdk_1558"/>
              <w:id w:val="-933744000"/>
            </w:sdtPr>
            <w:sdtContent>
              <w:p w14:paraId="000005A1" w14:textId="77777777" w:rsidR="00860220" w:rsidRDefault="00000000" w:rsidP="00A56D3D">
                <w:pPr>
                  <w:rPr>
                    <w:rFonts w:ascii="Tahoma" w:eastAsia="Tahoma" w:hAnsi="Tahoma" w:cs="Tahoma"/>
                  </w:rPr>
                </w:pPr>
              </w:p>
            </w:sdtContent>
          </w:sdt>
          <w:sdt>
            <w:sdtPr>
              <w:tag w:val="goog_rdk_1559"/>
              <w:id w:val="-1256670603"/>
            </w:sdtPr>
            <w:sdtContent>
              <w:p w14:paraId="000005A2" w14:textId="77777777" w:rsidR="00860220" w:rsidRDefault="00000000" w:rsidP="00A56D3D">
                <w:pPr>
                  <w:rPr>
                    <w:rFonts w:ascii="Tahoma" w:eastAsia="Tahoma" w:hAnsi="Tahoma" w:cs="Tahoma"/>
                  </w:rPr>
                </w:pPr>
              </w:p>
            </w:sdtContent>
          </w:sdt>
          <w:sdt>
            <w:sdtPr>
              <w:tag w:val="goog_rdk_1560"/>
              <w:id w:val="1899088804"/>
            </w:sdtPr>
            <w:sdtContent>
              <w:p w14:paraId="000005A3" w14:textId="77777777" w:rsidR="00860220" w:rsidRDefault="00681D0E" w:rsidP="00A56D3D">
                <w:pPr>
                  <w:jc w:val="center"/>
                  <w:rPr>
                    <w:rFonts w:ascii="Tahoma" w:eastAsia="Tahoma" w:hAnsi="Tahoma" w:cs="Tahoma"/>
                  </w:rPr>
                </w:pPr>
                <w:r>
                  <w:rPr>
                    <w:rFonts w:ascii="Tahoma" w:eastAsia="Tahoma" w:hAnsi="Tahoma" w:cs="Tahoma"/>
                    <w:sz w:val="28"/>
                    <w:szCs w:val="28"/>
                  </w:rPr>
                  <w:t>Deliverable Item Description</w:t>
                </w:r>
              </w:p>
            </w:sdtContent>
          </w:sdt>
          <w:sdt>
            <w:sdtPr>
              <w:tag w:val="goog_rdk_1561"/>
              <w:id w:val="-856420543"/>
            </w:sdtPr>
            <w:sdtContent>
              <w:p w14:paraId="000005A4" w14:textId="77777777" w:rsidR="00860220" w:rsidRDefault="00000000" w:rsidP="00A56D3D">
                <w:pPr>
                  <w:rPr>
                    <w:rFonts w:ascii="Tahoma" w:eastAsia="Tahoma" w:hAnsi="Tahoma" w:cs="Tahoma"/>
                  </w:rPr>
                </w:pPr>
              </w:p>
            </w:sdtContent>
          </w:sdt>
        </w:tc>
      </w:tr>
      <w:tr w:rsidR="00860220" w14:paraId="352C6F98" w14:textId="77777777">
        <w:tc>
          <w:tcPr>
            <w:tcW w:w="7954" w:type="dxa"/>
            <w:gridSpan w:val="2"/>
            <w:tcBorders>
              <w:top w:val="single" w:sz="6" w:space="0" w:color="000000"/>
              <w:left w:val="single" w:sz="6" w:space="0" w:color="000000"/>
              <w:bottom w:val="single" w:sz="6" w:space="0" w:color="000000"/>
              <w:right w:val="single" w:sz="6" w:space="0" w:color="000000"/>
            </w:tcBorders>
          </w:tcPr>
          <w:sdt>
            <w:sdtPr>
              <w:tag w:val="goog_rdk_1564"/>
              <w:id w:val="357016095"/>
            </w:sdtPr>
            <w:sdtContent>
              <w:p w14:paraId="000005A7" w14:textId="77777777" w:rsidR="00860220" w:rsidRDefault="00681D0E" w:rsidP="00A56D3D">
                <w:pPr>
                  <w:rPr>
                    <w:rFonts w:ascii="Tahoma" w:eastAsia="Tahoma" w:hAnsi="Tahoma" w:cs="Tahoma"/>
                  </w:rPr>
                </w:pPr>
                <w:r>
                  <w:rPr>
                    <w:rFonts w:ascii="Tahoma" w:eastAsia="Tahoma" w:hAnsi="Tahoma" w:cs="Tahoma"/>
                    <w:sz w:val="12"/>
                    <w:szCs w:val="12"/>
                  </w:rPr>
                  <w:t>1.  TITLE</w:t>
                </w:r>
              </w:p>
            </w:sdtContent>
          </w:sdt>
          <w:sdt>
            <w:sdtPr>
              <w:tag w:val="goog_rdk_1565"/>
              <w:id w:val="-344166158"/>
            </w:sdtPr>
            <w:sdtContent>
              <w:p w14:paraId="000005A8" w14:textId="77777777" w:rsidR="00860220" w:rsidRDefault="00000000" w:rsidP="00A56D3D">
                <w:pPr>
                  <w:rPr>
                    <w:b/>
                    <w:sz w:val="28"/>
                    <w:szCs w:val="28"/>
                  </w:rPr>
                </w:pPr>
              </w:p>
            </w:sdtContent>
          </w:sdt>
          <w:sdt>
            <w:sdtPr>
              <w:tag w:val="goog_rdk_1566"/>
              <w:id w:val="1429155689"/>
            </w:sdtPr>
            <w:sdtContent>
              <w:p w14:paraId="000005A9" w14:textId="77777777" w:rsidR="00860220" w:rsidRDefault="00681D0E" w:rsidP="00A56D3D">
                <w:pPr>
                  <w:rPr>
                    <w:b/>
                    <w:sz w:val="28"/>
                    <w:szCs w:val="28"/>
                  </w:rPr>
                </w:pPr>
                <w:r>
                  <w:rPr>
                    <w:b/>
                    <w:sz w:val="28"/>
                    <w:szCs w:val="28"/>
                  </w:rPr>
                  <w:t>Final Report</w:t>
                </w:r>
              </w:p>
            </w:sdtContent>
          </w:sdt>
          <w:sdt>
            <w:sdtPr>
              <w:tag w:val="goog_rdk_1567"/>
              <w:id w:val="510259711"/>
            </w:sdtPr>
            <w:sdtContent>
              <w:p w14:paraId="000005AA" w14:textId="77777777" w:rsidR="00860220" w:rsidRDefault="00000000" w:rsidP="00A56D3D">
                <w:pPr>
                  <w:rPr>
                    <w:rFonts w:ascii="Tahoma" w:eastAsia="Tahoma" w:hAnsi="Tahoma" w:cs="Tahoma"/>
                  </w:rPr>
                </w:pPr>
              </w:p>
            </w:sdtContent>
          </w:sdt>
          <w:sdt>
            <w:sdtPr>
              <w:tag w:val="goog_rdk_1568"/>
              <w:id w:val="992446383"/>
            </w:sdtPr>
            <w:sdtContent>
              <w:p w14:paraId="000005AB" w14:textId="77777777" w:rsidR="00860220" w:rsidRDefault="00000000" w:rsidP="00A56D3D">
                <w:pPr>
                  <w:rPr>
                    <w:rFonts w:ascii="Tahoma" w:eastAsia="Tahoma" w:hAnsi="Tahoma" w:cs="Tahoma"/>
                  </w:rPr>
                </w:pPr>
              </w:p>
            </w:sdtContent>
          </w:sdt>
        </w:tc>
        <w:tc>
          <w:tcPr>
            <w:tcW w:w="1402" w:type="dxa"/>
            <w:tcBorders>
              <w:top w:val="single" w:sz="6" w:space="0" w:color="000000"/>
              <w:left w:val="single" w:sz="6" w:space="0" w:color="000000"/>
              <w:bottom w:val="single" w:sz="6" w:space="0" w:color="000000"/>
              <w:right w:val="single" w:sz="6" w:space="0" w:color="000000"/>
            </w:tcBorders>
          </w:tcPr>
          <w:sdt>
            <w:sdtPr>
              <w:tag w:val="goog_rdk_1570"/>
              <w:id w:val="-1438744753"/>
            </w:sdtPr>
            <w:sdtContent>
              <w:p w14:paraId="000005AD" w14:textId="77777777" w:rsidR="00860220" w:rsidRDefault="00681D0E" w:rsidP="00A56D3D">
                <w:pPr>
                  <w:rPr>
                    <w:rFonts w:ascii="Tahoma" w:eastAsia="Tahoma" w:hAnsi="Tahoma" w:cs="Tahoma"/>
                  </w:rPr>
                </w:pPr>
                <w:r>
                  <w:rPr>
                    <w:rFonts w:ascii="Tahoma" w:eastAsia="Tahoma" w:hAnsi="Tahoma" w:cs="Tahoma"/>
                    <w:sz w:val="12"/>
                    <w:szCs w:val="12"/>
                  </w:rPr>
                  <w:t>2.  IDENTIFICATION</w:t>
                </w:r>
              </w:p>
            </w:sdtContent>
          </w:sdt>
          <w:sdt>
            <w:sdtPr>
              <w:tag w:val="goog_rdk_1571"/>
              <w:id w:val="1638914192"/>
            </w:sdtPr>
            <w:sdtContent>
              <w:p w14:paraId="000005AE" w14:textId="77777777" w:rsidR="00860220" w:rsidRDefault="00681D0E" w:rsidP="00A56D3D">
                <w:pPr>
                  <w:spacing w:before="120"/>
                  <w:rPr>
                    <w:rFonts w:ascii="Tahoma" w:eastAsia="Tahoma" w:hAnsi="Tahoma" w:cs="Tahoma"/>
                  </w:rPr>
                </w:pPr>
                <w:r>
                  <w:rPr>
                    <w:rFonts w:ascii="Tahoma" w:eastAsia="Tahoma" w:hAnsi="Tahoma" w:cs="Tahoma"/>
                  </w:rPr>
                  <w:t>DID-10</w:t>
                </w:r>
              </w:p>
            </w:sdtContent>
          </w:sdt>
        </w:tc>
      </w:tr>
      <w:tr w:rsidR="00860220" w14:paraId="64BFFE43" w14:textId="77777777">
        <w:tc>
          <w:tcPr>
            <w:tcW w:w="9356" w:type="dxa"/>
            <w:gridSpan w:val="3"/>
            <w:tcBorders>
              <w:top w:val="single" w:sz="6" w:space="0" w:color="000000"/>
              <w:left w:val="single" w:sz="6" w:space="0" w:color="000000"/>
              <w:bottom w:val="single" w:sz="6" w:space="0" w:color="000000"/>
              <w:right w:val="single" w:sz="6" w:space="0" w:color="000000"/>
            </w:tcBorders>
          </w:tcPr>
          <w:sdt>
            <w:sdtPr>
              <w:tag w:val="goog_rdk_1572"/>
              <w:id w:val="159595834"/>
            </w:sdtPr>
            <w:sdtContent>
              <w:p w14:paraId="000005AF" w14:textId="77777777" w:rsidR="00860220" w:rsidRDefault="00681D0E" w:rsidP="00A56D3D">
                <w:pPr>
                  <w:rPr>
                    <w:rFonts w:ascii="Tahoma" w:eastAsia="Tahoma" w:hAnsi="Tahoma" w:cs="Tahoma"/>
                  </w:rPr>
                </w:pPr>
                <w:r>
                  <w:rPr>
                    <w:rFonts w:ascii="Tahoma" w:eastAsia="Tahoma" w:hAnsi="Tahoma" w:cs="Tahoma"/>
                    <w:sz w:val="12"/>
                    <w:szCs w:val="12"/>
                  </w:rPr>
                  <w:t>3.  DESCRIPTION</w:t>
                </w:r>
              </w:p>
            </w:sdtContent>
          </w:sdt>
          <w:sdt>
            <w:sdtPr>
              <w:tag w:val="goog_rdk_1573"/>
              <w:id w:val="603393632"/>
            </w:sdtPr>
            <w:sdtContent>
              <w:p w14:paraId="000005B0" w14:textId="77777777" w:rsidR="00860220" w:rsidRDefault="00681D0E" w:rsidP="00A56D3D">
                <w:pPr>
                  <w:jc w:val="both"/>
                  <w:rPr>
                    <w:sz w:val="18"/>
                    <w:szCs w:val="18"/>
                  </w:rPr>
                </w:pPr>
                <w:r>
                  <w:rPr>
                    <w:sz w:val="18"/>
                    <w:szCs w:val="18"/>
                  </w:rPr>
                  <w:t>The last part of the Design Synthesis Exercise requires the construction of a Final Report. For uniformity and consistency, some strict rules apply to channel the flow.</w:t>
                </w:r>
              </w:p>
            </w:sdtContent>
          </w:sdt>
          <w:sdt>
            <w:sdtPr>
              <w:tag w:val="goog_rdk_1574"/>
              <w:id w:val="-858506549"/>
            </w:sdtPr>
            <w:sdtContent>
              <w:p w14:paraId="000005B1" w14:textId="77777777" w:rsidR="00860220" w:rsidRDefault="00000000" w:rsidP="00A56D3D">
                <w:pPr>
                  <w:rPr>
                    <w:rFonts w:ascii="Tahoma" w:eastAsia="Tahoma" w:hAnsi="Tahoma" w:cs="Tahoma"/>
                  </w:rPr>
                </w:pPr>
              </w:p>
            </w:sdtContent>
          </w:sdt>
        </w:tc>
      </w:tr>
      <w:tr w:rsidR="00860220" w:rsidRPr="00C22386" w14:paraId="4DAD4AB5" w14:textId="77777777">
        <w:tc>
          <w:tcPr>
            <w:tcW w:w="5146" w:type="dxa"/>
            <w:tcBorders>
              <w:top w:val="single" w:sz="6" w:space="0" w:color="000000"/>
              <w:left w:val="single" w:sz="6" w:space="0" w:color="000000"/>
              <w:bottom w:val="single" w:sz="6" w:space="0" w:color="000000"/>
              <w:right w:val="single" w:sz="6" w:space="0" w:color="000000"/>
            </w:tcBorders>
          </w:tcPr>
          <w:sdt>
            <w:sdtPr>
              <w:tag w:val="goog_rdk_1577"/>
              <w:id w:val="1762947005"/>
            </w:sdtPr>
            <w:sdtContent>
              <w:p w14:paraId="000005B4" w14:textId="77777777" w:rsidR="00860220" w:rsidRDefault="00681D0E" w:rsidP="00A56D3D">
                <w:pPr>
                  <w:rPr>
                    <w:rFonts w:ascii="Tahoma" w:eastAsia="Tahoma" w:hAnsi="Tahoma" w:cs="Tahoma"/>
                  </w:rPr>
                </w:pPr>
                <w:r>
                  <w:rPr>
                    <w:rFonts w:ascii="Tahoma" w:eastAsia="Tahoma" w:hAnsi="Tahoma" w:cs="Tahoma"/>
                    <w:sz w:val="12"/>
                    <w:szCs w:val="12"/>
                  </w:rPr>
                  <w:t>4.  APPROVAL DATE</w:t>
                </w:r>
              </w:p>
            </w:sdtContent>
          </w:sdt>
          <w:sdt>
            <w:sdtPr>
              <w:tag w:val="goog_rdk_1578"/>
              <w:id w:val="227113319"/>
            </w:sdtPr>
            <w:sdtContent>
              <w:p w14:paraId="000005B5" w14:textId="77777777" w:rsidR="00860220" w:rsidRDefault="00681D0E" w:rsidP="00A56D3D">
                <w:pPr>
                  <w:jc w:val="center"/>
                  <w:rPr>
                    <w:rFonts w:ascii="Tahoma" w:eastAsia="Tahoma" w:hAnsi="Tahoma" w:cs="Tahoma"/>
                  </w:rPr>
                </w:pPr>
                <w:r>
                  <w:rPr>
                    <w:rFonts w:ascii="Tahoma" w:eastAsia="Tahoma" w:hAnsi="Tahoma" w:cs="Tahoma"/>
                  </w:rPr>
                  <w:t>April 12, 2018</w:t>
                </w:r>
              </w:p>
            </w:sdtContent>
          </w:sdt>
        </w:tc>
        <w:tc>
          <w:tcPr>
            <w:tcW w:w="4210" w:type="dxa"/>
            <w:gridSpan w:val="2"/>
            <w:tcBorders>
              <w:top w:val="single" w:sz="6" w:space="0" w:color="000000"/>
              <w:left w:val="single" w:sz="6" w:space="0" w:color="000000"/>
              <w:bottom w:val="single" w:sz="6" w:space="0" w:color="000000"/>
              <w:right w:val="single" w:sz="6" w:space="0" w:color="000000"/>
            </w:tcBorders>
          </w:tcPr>
          <w:sdt>
            <w:sdtPr>
              <w:tag w:val="goog_rdk_1579"/>
              <w:id w:val="-1233081908"/>
            </w:sdtPr>
            <w:sdtContent>
              <w:p w14:paraId="000005B6" w14:textId="77777777" w:rsidR="00860220" w:rsidRDefault="00681D0E" w:rsidP="00A56D3D">
                <w:pPr>
                  <w:rPr>
                    <w:rFonts w:ascii="Tahoma" w:eastAsia="Tahoma" w:hAnsi="Tahoma" w:cs="Tahoma"/>
                  </w:rPr>
                </w:pPr>
                <w:r>
                  <w:rPr>
                    <w:rFonts w:ascii="Tahoma" w:eastAsia="Tahoma" w:hAnsi="Tahoma" w:cs="Tahoma"/>
                    <w:sz w:val="12"/>
                    <w:szCs w:val="12"/>
                  </w:rPr>
                  <w:t>5.  CONFIGURATION CONTROL</w:t>
                </w:r>
              </w:p>
            </w:sdtContent>
          </w:sdt>
          <w:sdt>
            <w:sdtPr>
              <w:tag w:val="goog_rdk_1580"/>
              <w:id w:val="1342742582"/>
            </w:sdtPr>
            <w:sdtContent>
              <w:p w14:paraId="000005B7" w14:textId="77777777" w:rsidR="00860220" w:rsidRPr="00C22386" w:rsidRDefault="00681D0E" w:rsidP="00A56D3D">
                <w:pPr>
                  <w:jc w:val="center"/>
                  <w:rPr>
                    <w:rFonts w:ascii="Tahoma" w:eastAsia="Tahoma" w:hAnsi="Tahoma" w:cs="Tahoma"/>
                    <w:lang w:val="nl-NL"/>
                  </w:rPr>
                </w:pPr>
                <w:r w:rsidRPr="00C22386">
                  <w:rPr>
                    <w:rFonts w:ascii="Tahoma" w:eastAsia="Tahoma" w:hAnsi="Tahoma" w:cs="Tahoma"/>
                    <w:lang w:val="nl-NL"/>
                  </w:rPr>
                  <w:t>OSCC (E. Mooij/W. Verhagen)</w:t>
                </w:r>
              </w:p>
            </w:sdtContent>
          </w:sdt>
        </w:tc>
      </w:tr>
      <w:tr w:rsidR="00860220" w14:paraId="2EDC286E" w14:textId="77777777">
        <w:tc>
          <w:tcPr>
            <w:tcW w:w="9356" w:type="dxa"/>
            <w:gridSpan w:val="3"/>
            <w:tcBorders>
              <w:top w:val="single" w:sz="6" w:space="0" w:color="000000"/>
              <w:left w:val="single" w:sz="6" w:space="0" w:color="000000"/>
              <w:bottom w:val="single" w:sz="6" w:space="0" w:color="000000"/>
              <w:right w:val="single" w:sz="6" w:space="0" w:color="000000"/>
            </w:tcBorders>
          </w:tcPr>
          <w:sdt>
            <w:sdtPr>
              <w:tag w:val="goog_rdk_1582"/>
              <w:id w:val="405740380"/>
            </w:sdtPr>
            <w:sdtContent>
              <w:p w14:paraId="000005B9" w14:textId="77777777" w:rsidR="00860220" w:rsidRDefault="00681D0E" w:rsidP="00A56D3D">
                <w:pPr>
                  <w:rPr>
                    <w:sz w:val="18"/>
                    <w:szCs w:val="18"/>
                  </w:rPr>
                </w:pPr>
                <w:r>
                  <w:rPr>
                    <w:sz w:val="18"/>
                    <w:szCs w:val="18"/>
                  </w:rPr>
                  <w:t xml:space="preserve">6.  </w:t>
                </w:r>
                <w:r>
                  <w:rPr>
                    <w:rFonts w:ascii="Tahoma" w:eastAsia="Tahoma" w:hAnsi="Tahoma" w:cs="Tahoma"/>
                    <w:sz w:val="12"/>
                    <w:szCs w:val="12"/>
                  </w:rPr>
                  <w:t>APPLICATION/INTERRELATIONSHIP</w:t>
                </w:r>
              </w:p>
            </w:sdtContent>
          </w:sdt>
          <w:sdt>
            <w:sdtPr>
              <w:tag w:val="goog_rdk_1583"/>
              <w:id w:val="-181050414"/>
            </w:sdtPr>
            <w:sdtContent>
              <w:p w14:paraId="000005BA" w14:textId="77777777" w:rsidR="00860220" w:rsidRDefault="00000000" w:rsidP="00A56D3D">
                <w:pPr>
                  <w:rPr>
                    <w:sz w:val="18"/>
                    <w:szCs w:val="18"/>
                  </w:rPr>
                </w:pPr>
              </w:p>
            </w:sdtContent>
          </w:sdt>
          <w:sdt>
            <w:sdtPr>
              <w:tag w:val="goog_rdk_1584"/>
              <w:id w:val="-1186362440"/>
            </w:sdtPr>
            <w:sdtContent>
              <w:p w14:paraId="000005BB" w14:textId="77777777" w:rsidR="00860220" w:rsidRDefault="00681D0E" w:rsidP="00A56D3D">
                <w:pPr>
                  <w:rPr>
                    <w:sz w:val="18"/>
                    <w:szCs w:val="18"/>
                  </w:rPr>
                </w:pPr>
                <w:r>
                  <w:rPr>
                    <w:sz w:val="18"/>
                    <w:szCs w:val="18"/>
                  </w:rPr>
                  <w:t>The final report is a standalone report and must besides covering the detailed design phase give a proper introduction to the project, as well as a brief summary of the phases leading to the detailed design. It is advised to have the same layout/description per sub-system chapter</w:t>
                </w:r>
              </w:p>
            </w:sdtContent>
          </w:sdt>
        </w:tc>
      </w:tr>
      <w:tr w:rsidR="00860220" w14:paraId="27DEFCA2" w14:textId="77777777">
        <w:tc>
          <w:tcPr>
            <w:tcW w:w="9356" w:type="dxa"/>
            <w:gridSpan w:val="3"/>
            <w:tcBorders>
              <w:top w:val="single" w:sz="6" w:space="0" w:color="000000"/>
              <w:left w:val="single" w:sz="6" w:space="0" w:color="000000"/>
              <w:bottom w:val="single" w:sz="6" w:space="0" w:color="000000"/>
              <w:right w:val="single" w:sz="6" w:space="0" w:color="000000"/>
            </w:tcBorders>
          </w:tcPr>
          <w:sdt>
            <w:sdtPr>
              <w:tag w:val="goog_rdk_1587"/>
              <w:id w:val="-1643188719"/>
            </w:sdtPr>
            <w:sdtContent>
              <w:p w14:paraId="000005BE" w14:textId="77777777" w:rsidR="00860220" w:rsidRDefault="00681D0E" w:rsidP="00A56D3D">
                <w:pPr>
                  <w:rPr>
                    <w:rFonts w:ascii="Tahoma" w:eastAsia="Tahoma" w:hAnsi="Tahoma" w:cs="Tahoma"/>
                  </w:rPr>
                </w:pPr>
                <w:r>
                  <w:rPr>
                    <w:rFonts w:ascii="Tahoma" w:eastAsia="Tahoma" w:hAnsi="Tahoma" w:cs="Tahoma"/>
                    <w:sz w:val="12"/>
                    <w:szCs w:val="12"/>
                  </w:rPr>
                  <w:t>7.  PREPARATION INSTRUCTIONS</w:t>
                </w:r>
              </w:p>
            </w:sdtContent>
          </w:sdt>
          <w:sdt>
            <w:sdtPr>
              <w:tag w:val="goog_rdk_1588"/>
              <w:id w:val="2122638482"/>
            </w:sdtPr>
            <w:sdtContent>
              <w:p w14:paraId="000005BF" w14:textId="77777777" w:rsidR="00860220" w:rsidRDefault="00000000" w:rsidP="00A56D3D">
                <w:pPr>
                  <w:jc w:val="both"/>
                </w:pPr>
              </w:p>
            </w:sdtContent>
          </w:sdt>
          <w:sdt>
            <w:sdtPr>
              <w:tag w:val="goog_rdk_1589"/>
              <w:id w:val="867724719"/>
            </w:sdtPr>
            <w:sdtContent>
              <w:p w14:paraId="000005C0" w14:textId="77777777" w:rsidR="00860220" w:rsidRDefault="00681D0E" w:rsidP="00A56D3D">
                <w:pPr>
                  <w:rPr>
                    <w:rFonts w:ascii="Tahoma" w:eastAsia="Tahoma" w:hAnsi="Tahoma" w:cs="Tahoma"/>
                    <w:sz w:val="18"/>
                    <w:szCs w:val="18"/>
                  </w:rPr>
                </w:pPr>
                <w:r>
                  <w:rPr>
                    <w:rFonts w:ascii="Tahoma" w:eastAsia="Tahoma" w:hAnsi="Tahoma" w:cs="Tahoma"/>
                    <w:sz w:val="18"/>
                    <w:szCs w:val="18"/>
                  </w:rPr>
                  <w:t>The engineering information to be included in this document is in part given by the deliverable items in the table in Section 2.5. In addition, the report should include:</w:t>
                </w:r>
              </w:p>
            </w:sdtContent>
          </w:sdt>
          <w:sdt>
            <w:sdtPr>
              <w:tag w:val="goog_rdk_1590"/>
              <w:id w:val="644929727"/>
            </w:sdtPr>
            <w:sdtContent>
              <w:p w14:paraId="000005C1" w14:textId="77777777" w:rsidR="00860220" w:rsidRDefault="00000000" w:rsidP="00A56D3D">
                <w:pPr>
                  <w:rPr>
                    <w:rFonts w:ascii="Tahoma" w:eastAsia="Tahoma" w:hAnsi="Tahoma" w:cs="Tahoma"/>
                    <w:sz w:val="18"/>
                    <w:szCs w:val="18"/>
                  </w:rPr>
                </w:pPr>
              </w:p>
            </w:sdtContent>
          </w:sdt>
          <w:sdt>
            <w:sdtPr>
              <w:tag w:val="goog_rdk_1591"/>
              <w:id w:val="2013878488"/>
            </w:sdtPr>
            <w:sdtContent>
              <w:p w14:paraId="000005C2" w14:textId="77777777" w:rsidR="00860220" w:rsidRDefault="00000000" w:rsidP="00A56D3D">
                <w:pPr>
                  <w:rPr>
                    <w:rFonts w:ascii="Tahoma" w:eastAsia="Tahoma" w:hAnsi="Tahoma" w:cs="Tahoma"/>
                    <w:sz w:val="18"/>
                    <w:szCs w:val="18"/>
                  </w:rPr>
                </w:pPr>
              </w:p>
            </w:sdtContent>
          </w:sdt>
          <w:sdt>
            <w:sdtPr>
              <w:tag w:val="goog_rdk_1592"/>
              <w:id w:val="-1319111940"/>
            </w:sdtPr>
            <w:sdtContent>
              <w:p w14:paraId="000005C3" w14:textId="77777777" w:rsidR="00860220" w:rsidRDefault="00681D0E" w:rsidP="00A56D3D">
                <w:pPr>
                  <w:numPr>
                    <w:ilvl w:val="0"/>
                    <w:numId w:val="14"/>
                  </w:numPr>
                  <w:tabs>
                    <w:tab w:val="left" w:pos="426"/>
                    <w:tab w:val="left" w:pos="743"/>
                  </w:tabs>
                  <w:ind w:left="0" w:firstLine="0"/>
                  <w:rPr>
                    <w:rFonts w:ascii="Tahoma" w:eastAsia="Tahoma" w:hAnsi="Tahoma" w:cs="Tahoma"/>
                    <w:sz w:val="18"/>
                    <w:szCs w:val="18"/>
                  </w:rPr>
                </w:pPr>
                <w:r>
                  <w:rPr>
                    <w:rFonts w:ascii="Tahoma" w:eastAsia="Tahoma" w:hAnsi="Tahoma" w:cs="Tahoma"/>
                    <w:sz w:val="18"/>
                    <w:szCs w:val="18"/>
                  </w:rPr>
                  <w:t>Executive Overview (3 pages min, 10 pages max)</w:t>
                </w:r>
              </w:p>
            </w:sdtContent>
          </w:sdt>
          <w:sdt>
            <w:sdtPr>
              <w:tag w:val="goog_rdk_1593"/>
              <w:id w:val="208160672"/>
            </w:sdtPr>
            <w:sdtContent>
              <w:p w14:paraId="000005C4" w14:textId="77777777" w:rsidR="00860220" w:rsidRDefault="00681D0E" w:rsidP="00A56D3D">
                <w:pPr>
                  <w:numPr>
                    <w:ilvl w:val="0"/>
                    <w:numId w:val="14"/>
                  </w:numPr>
                  <w:tabs>
                    <w:tab w:val="left" w:pos="426"/>
                    <w:tab w:val="left" w:pos="743"/>
                  </w:tabs>
                  <w:ind w:left="0" w:firstLine="0"/>
                  <w:rPr>
                    <w:rFonts w:ascii="Tahoma" w:eastAsia="Tahoma" w:hAnsi="Tahoma" w:cs="Tahoma"/>
                    <w:sz w:val="18"/>
                    <w:szCs w:val="18"/>
                  </w:rPr>
                </w:pPr>
                <w:r>
                  <w:rPr>
                    <w:rFonts w:ascii="Tahoma" w:eastAsia="Tahoma" w:hAnsi="Tahoma" w:cs="Tahoma"/>
                    <w:sz w:val="18"/>
                    <w:szCs w:val="18"/>
                  </w:rPr>
                  <w:t>Project Objectives</w:t>
                </w:r>
              </w:p>
            </w:sdtContent>
          </w:sdt>
          <w:sdt>
            <w:sdtPr>
              <w:tag w:val="goog_rdk_1594"/>
              <w:id w:val="572244927"/>
            </w:sdtPr>
            <w:sdtContent>
              <w:p w14:paraId="000005C5" w14:textId="77777777" w:rsidR="00860220" w:rsidRDefault="00681D0E" w:rsidP="00A56D3D">
                <w:pPr>
                  <w:numPr>
                    <w:ilvl w:val="0"/>
                    <w:numId w:val="14"/>
                  </w:numPr>
                  <w:tabs>
                    <w:tab w:val="left" w:pos="426"/>
                    <w:tab w:val="left" w:pos="743"/>
                  </w:tabs>
                  <w:ind w:left="0" w:firstLine="0"/>
                  <w:rPr>
                    <w:rFonts w:ascii="Tahoma" w:eastAsia="Tahoma" w:hAnsi="Tahoma" w:cs="Tahoma"/>
                    <w:sz w:val="18"/>
                    <w:szCs w:val="18"/>
                  </w:rPr>
                </w:pPr>
                <w:r>
                  <w:rPr>
                    <w:rFonts w:ascii="Tahoma" w:eastAsia="Tahoma" w:hAnsi="Tahoma" w:cs="Tahoma"/>
                    <w:sz w:val="18"/>
                    <w:szCs w:val="18"/>
                  </w:rPr>
                  <w:t>At least the User Requirements and Constraints;</w:t>
                </w:r>
              </w:p>
            </w:sdtContent>
          </w:sdt>
          <w:sdt>
            <w:sdtPr>
              <w:tag w:val="goog_rdk_1595"/>
              <w:id w:val="-852796320"/>
            </w:sdtPr>
            <w:sdtContent>
              <w:p w14:paraId="000005C6" w14:textId="77777777" w:rsidR="00860220" w:rsidRDefault="00681D0E" w:rsidP="00A56D3D">
                <w:pPr>
                  <w:numPr>
                    <w:ilvl w:val="0"/>
                    <w:numId w:val="14"/>
                  </w:numPr>
                  <w:tabs>
                    <w:tab w:val="left" w:pos="426"/>
                    <w:tab w:val="left" w:pos="743"/>
                  </w:tabs>
                  <w:ind w:left="0" w:firstLine="0"/>
                  <w:rPr>
                    <w:rFonts w:ascii="Tahoma" w:eastAsia="Tahoma" w:hAnsi="Tahoma" w:cs="Tahoma"/>
                    <w:sz w:val="18"/>
                    <w:szCs w:val="18"/>
                  </w:rPr>
                </w:pPr>
                <w:r>
                  <w:rPr>
                    <w:rFonts w:ascii="Tahoma" w:eastAsia="Tahoma" w:hAnsi="Tahoma" w:cs="Tahoma"/>
                    <w:sz w:val="18"/>
                    <w:szCs w:val="18"/>
                  </w:rPr>
                  <w:t>Sub-System requirements to which you are designing</w:t>
                </w:r>
              </w:p>
            </w:sdtContent>
          </w:sdt>
          <w:sdt>
            <w:sdtPr>
              <w:tag w:val="goog_rdk_1596"/>
              <w:id w:val="479352301"/>
            </w:sdtPr>
            <w:sdtContent>
              <w:p w14:paraId="000005C7" w14:textId="77777777" w:rsidR="00860220" w:rsidRDefault="00681D0E" w:rsidP="00A56D3D">
                <w:pPr>
                  <w:numPr>
                    <w:ilvl w:val="0"/>
                    <w:numId w:val="14"/>
                  </w:numPr>
                  <w:tabs>
                    <w:tab w:val="left" w:pos="426"/>
                    <w:tab w:val="left" w:pos="743"/>
                  </w:tabs>
                  <w:ind w:left="0" w:firstLine="0"/>
                  <w:rPr>
                    <w:rFonts w:ascii="Tahoma" w:eastAsia="Tahoma" w:hAnsi="Tahoma" w:cs="Tahoma"/>
                    <w:sz w:val="18"/>
                    <w:szCs w:val="18"/>
                  </w:rPr>
                </w:pPr>
                <w:r>
                  <w:rPr>
                    <w:rFonts w:ascii="Tahoma" w:eastAsia="Tahoma" w:hAnsi="Tahoma" w:cs="Tahoma"/>
                    <w:sz w:val="18"/>
                    <w:szCs w:val="18"/>
                  </w:rPr>
                  <w:t>Summary of trade-off and detailed design of final concept</w:t>
                </w:r>
              </w:p>
            </w:sdtContent>
          </w:sdt>
          <w:sdt>
            <w:sdtPr>
              <w:tag w:val="goog_rdk_1597"/>
              <w:id w:val="-1292901231"/>
            </w:sdtPr>
            <w:sdtContent>
              <w:p w14:paraId="000005C8" w14:textId="77777777" w:rsidR="00860220" w:rsidRDefault="00681D0E" w:rsidP="00A56D3D">
                <w:pPr>
                  <w:numPr>
                    <w:ilvl w:val="0"/>
                    <w:numId w:val="14"/>
                  </w:numPr>
                  <w:tabs>
                    <w:tab w:val="left" w:pos="426"/>
                    <w:tab w:val="left" w:pos="743"/>
                  </w:tabs>
                  <w:ind w:left="0" w:firstLine="0"/>
                  <w:rPr>
                    <w:rFonts w:ascii="Tahoma" w:eastAsia="Tahoma" w:hAnsi="Tahoma" w:cs="Tahoma"/>
                    <w:sz w:val="18"/>
                    <w:szCs w:val="18"/>
                  </w:rPr>
                </w:pPr>
                <w:r>
                  <w:rPr>
                    <w:rFonts w:ascii="Tahoma" w:eastAsia="Tahoma" w:hAnsi="Tahoma" w:cs="Tahoma"/>
                    <w:sz w:val="18"/>
                    <w:szCs w:val="18"/>
                  </w:rPr>
                  <w:t>Engineering Design and Analysis of the Aerospace vehicle (or component thereof) and its major components or subsystems, to a sufficient level of detail, to be agreed upon by the Principal Tutor and in light of the design phase</w:t>
                </w:r>
              </w:p>
            </w:sdtContent>
          </w:sdt>
          <w:sdt>
            <w:sdtPr>
              <w:tag w:val="goog_rdk_1598"/>
              <w:id w:val="-25253511"/>
              <w:showingPlcHdr/>
            </w:sdtPr>
            <w:sdtContent>
              <w:p w14:paraId="000005C9" w14:textId="58B8F6DC" w:rsidR="00860220" w:rsidRDefault="00AC0C5C" w:rsidP="00A56D3D">
                <w:pPr>
                  <w:jc w:val="both"/>
                </w:pPr>
                <w:r>
                  <w:t xml:space="preserve">     </w:t>
                </w:r>
              </w:p>
            </w:sdtContent>
          </w:sdt>
          <w:sdt>
            <w:sdtPr>
              <w:tag w:val="goog_rdk_1599"/>
              <w:id w:val="-161091900"/>
            </w:sdtPr>
            <w:sdtContent>
              <w:p w14:paraId="000005CA" w14:textId="77777777" w:rsidR="00860220" w:rsidRDefault="00681D0E" w:rsidP="00A56D3D">
                <w:pPr>
                  <w:jc w:val="both"/>
                  <w:rPr>
                    <w:sz w:val="18"/>
                    <w:szCs w:val="18"/>
                  </w:rPr>
                </w:pPr>
                <w:r>
                  <w:rPr>
                    <w:sz w:val="18"/>
                    <w:szCs w:val="18"/>
                  </w:rPr>
                  <w:t>The requirements for the report formatting are simple:</w:t>
                </w:r>
              </w:p>
            </w:sdtContent>
          </w:sdt>
          <w:sdt>
            <w:sdtPr>
              <w:tag w:val="goog_rdk_1601"/>
              <w:id w:val="-1237310572"/>
            </w:sdtPr>
            <w:sdtContent>
              <w:p w14:paraId="000005CB" w14:textId="77777777" w:rsidR="00860220" w:rsidRDefault="00681D0E" w:rsidP="00A56D3D">
                <w:pPr>
                  <w:numPr>
                    <w:ilvl w:val="0"/>
                    <w:numId w:val="21"/>
                  </w:numPr>
                  <w:ind w:left="0" w:firstLine="0"/>
                  <w:jc w:val="both"/>
                  <w:rPr>
                    <w:sz w:val="18"/>
                    <w:szCs w:val="18"/>
                  </w:rPr>
                </w:pPr>
                <w:r>
                  <w:rPr>
                    <w:sz w:val="18"/>
                    <w:szCs w:val="18"/>
                  </w:rPr>
                  <w:t>150 pages in total - front-page and appendices included (specified by OSCC)</w:t>
                </w:r>
                <w:sdt>
                  <w:sdtPr>
                    <w:tag w:val="goog_rdk_1600"/>
                    <w:id w:val="1185950489"/>
                  </w:sdtPr>
                  <w:sdtContent>
                    <w:r>
                      <w:rPr>
                        <w:sz w:val="18"/>
                        <w:szCs w:val="18"/>
                      </w:rPr>
                      <w:t>. You are allowed to use a similar amount of A3 pages for specific deliverables as for the previous reports.</w:t>
                    </w:r>
                  </w:sdtContent>
                </w:sdt>
              </w:p>
            </w:sdtContent>
          </w:sdt>
          <w:sdt>
            <w:sdtPr>
              <w:tag w:val="goog_rdk_1602"/>
              <w:id w:val="798879596"/>
            </w:sdtPr>
            <w:sdtContent>
              <w:p w14:paraId="000005CC" w14:textId="77777777" w:rsidR="00860220" w:rsidRDefault="00681D0E" w:rsidP="00A56D3D">
                <w:pPr>
                  <w:numPr>
                    <w:ilvl w:val="0"/>
                    <w:numId w:val="21"/>
                  </w:numPr>
                  <w:ind w:left="0" w:firstLine="0"/>
                  <w:jc w:val="both"/>
                  <w:rPr>
                    <w:sz w:val="18"/>
                    <w:szCs w:val="18"/>
                  </w:rPr>
                </w:pPr>
                <w:r>
                  <w:rPr>
                    <w:sz w:val="18"/>
                    <w:szCs w:val="18"/>
                  </w:rPr>
                  <w:t xml:space="preserve">Upload in deliverables folder (network share) with front page in full </w:t>
                </w:r>
                <w:proofErr w:type="spellStart"/>
                <w:r>
                  <w:rPr>
                    <w:sz w:val="18"/>
                    <w:szCs w:val="18"/>
                  </w:rPr>
                  <w:t>color</w:t>
                </w:r>
                <w:proofErr w:type="spellEnd"/>
              </w:p>
            </w:sdtContent>
          </w:sdt>
          <w:sdt>
            <w:sdtPr>
              <w:tag w:val="goog_rdk_1603"/>
              <w:id w:val="2108069589"/>
            </w:sdtPr>
            <w:sdtContent>
              <w:p w14:paraId="000005CD" w14:textId="77777777" w:rsidR="00860220" w:rsidRDefault="00681D0E" w:rsidP="00A56D3D">
                <w:pPr>
                  <w:numPr>
                    <w:ilvl w:val="0"/>
                    <w:numId w:val="21"/>
                  </w:numPr>
                  <w:ind w:left="0" w:firstLine="0"/>
                  <w:jc w:val="both"/>
                  <w:rPr>
                    <w:sz w:val="18"/>
                    <w:szCs w:val="18"/>
                  </w:rPr>
                </w:pPr>
                <w:r>
                  <w:rPr>
                    <w:sz w:val="18"/>
                    <w:szCs w:val="18"/>
                  </w:rPr>
                  <w:t>Include a white page after front page</w:t>
                </w:r>
              </w:p>
            </w:sdtContent>
          </w:sdt>
          <w:sdt>
            <w:sdtPr>
              <w:tag w:val="goog_rdk_1604"/>
              <w:id w:val="-742801463"/>
            </w:sdtPr>
            <w:sdtContent>
              <w:p w14:paraId="000005CE" w14:textId="77777777" w:rsidR="00860220" w:rsidRDefault="00681D0E" w:rsidP="00A56D3D">
                <w:pPr>
                  <w:numPr>
                    <w:ilvl w:val="0"/>
                    <w:numId w:val="21"/>
                  </w:numPr>
                  <w:ind w:left="0" w:firstLine="0"/>
                  <w:jc w:val="both"/>
                  <w:rPr>
                    <w:sz w:val="18"/>
                    <w:szCs w:val="18"/>
                  </w:rPr>
                </w:pPr>
                <w:r>
                  <w:rPr>
                    <w:sz w:val="18"/>
                    <w:szCs w:val="18"/>
                  </w:rPr>
                  <w:t xml:space="preserve">The report is delivered in pdf; full </w:t>
                </w:r>
                <w:proofErr w:type="spellStart"/>
                <w:r>
                  <w:rPr>
                    <w:sz w:val="18"/>
                    <w:szCs w:val="18"/>
                  </w:rPr>
                  <w:t>color</w:t>
                </w:r>
                <w:proofErr w:type="spellEnd"/>
                <w:r>
                  <w:rPr>
                    <w:sz w:val="18"/>
                    <w:szCs w:val="18"/>
                  </w:rPr>
                  <w:t xml:space="preserve"> is allowed</w:t>
                </w:r>
              </w:p>
            </w:sdtContent>
          </w:sdt>
          <w:sdt>
            <w:sdtPr>
              <w:tag w:val="goog_rdk_1605"/>
              <w:id w:val="-466976629"/>
            </w:sdtPr>
            <w:sdtContent>
              <w:p w14:paraId="000005CF" w14:textId="77777777" w:rsidR="00860220" w:rsidRDefault="00681D0E" w:rsidP="00A56D3D">
                <w:pPr>
                  <w:numPr>
                    <w:ilvl w:val="0"/>
                    <w:numId w:val="21"/>
                  </w:numPr>
                  <w:ind w:left="0" w:firstLine="0"/>
                  <w:jc w:val="both"/>
                  <w:rPr>
                    <w:sz w:val="18"/>
                    <w:szCs w:val="18"/>
                  </w:rPr>
                </w:pPr>
                <w:r>
                  <w:rPr>
                    <w:sz w:val="18"/>
                    <w:szCs w:val="18"/>
                  </w:rPr>
                  <w:t>No alterations allowed after the deadline</w:t>
                </w:r>
              </w:p>
            </w:sdtContent>
          </w:sdt>
          <w:sdt>
            <w:sdtPr>
              <w:tag w:val="goog_rdk_1606"/>
              <w:id w:val="-1045762496"/>
            </w:sdtPr>
            <w:sdtContent>
              <w:p w14:paraId="000005D0" w14:textId="77777777" w:rsidR="00860220" w:rsidRDefault="00681D0E" w:rsidP="00A56D3D">
                <w:pPr>
                  <w:numPr>
                    <w:ilvl w:val="0"/>
                    <w:numId w:val="21"/>
                  </w:numPr>
                  <w:ind w:left="0" w:firstLine="0"/>
                  <w:jc w:val="both"/>
                  <w:rPr>
                    <w:sz w:val="18"/>
                    <w:szCs w:val="18"/>
                  </w:rPr>
                </w:pPr>
                <w:r>
                  <w:rPr>
                    <w:sz w:val="18"/>
                    <w:szCs w:val="18"/>
                  </w:rPr>
                  <w:t>Deadline of handing in the report is mentioned earlier in this project guide, and will be announced via the OSSAs, as posted on Brightspace</w:t>
                </w:r>
              </w:p>
            </w:sdtContent>
          </w:sdt>
          <w:sdt>
            <w:sdtPr>
              <w:tag w:val="goog_rdk_1607"/>
              <w:id w:val="2009947071"/>
            </w:sdtPr>
            <w:sdtContent>
              <w:p w14:paraId="000005D1" w14:textId="77777777" w:rsidR="00860220" w:rsidRDefault="00000000" w:rsidP="00A56D3D">
                <w:pPr>
                  <w:jc w:val="both"/>
                  <w:rPr>
                    <w:sz w:val="18"/>
                    <w:szCs w:val="18"/>
                  </w:rPr>
                </w:pPr>
              </w:p>
            </w:sdtContent>
          </w:sdt>
          <w:sdt>
            <w:sdtPr>
              <w:tag w:val="goog_rdk_1608"/>
              <w:id w:val="-120544023"/>
            </w:sdtPr>
            <w:sdtContent>
              <w:p w14:paraId="000005D2" w14:textId="77777777" w:rsidR="00860220" w:rsidRDefault="00681D0E" w:rsidP="00A56D3D">
                <w:pPr>
                  <w:jc w:val="both"/>
                  <w:rPr>
                    <w:sz w:val="18"/>
                    <w:szCs w:val="18"/>
                  </w:rPr>
                </w:pPr>
                <w:r>
                  <w:rPr>
                    <w:sz w:val="18"/>
                    <w:szCs w:val="18"/>
                  </w:rPr>
                  <w:t xml:space="preserve">The reports will no longer be printed. If you want a hardcopy, you should personally take care of this </w:t>
                </w:r>
              </w:p>
            </w:sdtContent>
          </w:sdt>
          <w:sdt>
            <w:sdtPr>
              <w:tag w:val="goog_rdk_1609"/>
              <w:id w:val="-827283439"/>
            </w:sdtPr>
            <w:sdtContent>
              <w:p w14:paraId="000005D3" w14:textId="77777777" w:rsidR="00860220" w:rsidRDefault="00000000" w:rsidP="00A56D3D">
                <w:pPr>
                  <w:rPr>
                    <w:rFonts w:ascii="Tahoma" w:eastAsia="Tahoma" w:hAnsi="Tahoma" w:cs="Tahoma"/>
                  </w:rPr>
                </w:pPr>
              </w:p>
            </w:sdtContent>
          </w:sdt>
          <w:sdt>
            <w:sdtPr>
              <w:tag w:val="goog_rdk_1610"/>
              <w:id w:val="-135422580"/>
            </w:sdtPr>
            <w:sdtContent>
              <w:p w14:paraId="000005D4" w14:textId="77777777" w:rsidR="00860220" w:rsidRDefault="00681D0E" w:rsidP="00A56D3D">
                <w:pPr>
                  <w:numPr>
                    <w:ilvl w:val="0"/>
                    <w:numId w:val="8"/>
                  </w:numPr>
                  <w:pBdr>
                    <w:top w:val="nil"/>
                    <w:left w:val="nil"/>
                    <w:bottom w:val="nil"/>
                    <w:right w:val="nil"/>
                    <w:between w:val="nil"/>
                  </w:pBdr>
                  <w:tabs>
                    <w:tab w:val="left" w:pos="318"/>
                  </w:tabs>
                  <w:ind w:left="0" w:firstLine="0"/>
                  <w:rPr>
                    <w:rFonts w:ascii="Tahoma" w:eastAsia="Tahoma" w:hAnsi="Tahoma" w:cs="Tahoma"/>
                    <w:color w:val="000000"/>
                    <w:sz w:val="18"/>
                    <w:szCs w:val="18"/>
                  </w:rPr>
                </w:pPr>
                <w:r>
                  <w:rPr>
                    <w:rFonts w:ascii="Tahoma" w:eastAsia="Tahoma" w:hAnsi="Tahoma" w:cs="Tahoma"/>
                    <w:color w:val="000000"/>
                    <w:sz w:val="18"/>
                    <w:szCs w:val="18"/>
                  </w:rPr>
                  <w:t>Delivered to: 'Deliverables'-folder of your group (within AE3001-network folder)</w:t>
                </w:r>
              </w:p>
            </w:sdtContent>
          </w:sdt>
          <w:sdt>
            <w:sdtPr>
              <w:tag w:val="goog_rdk_1611"/>
              <w:id w:val="1570384072"/>
            </w:sdtPr>
            <w:sdtContent>
              <w:p w14:paraId="000005D5" w14:textId="77777777" w:rsidR="00860220" w:rsidRDefault="00681D0E" w:rsidP="00A56D3D">
                <w:pPr>
                  <w:numPr>
                    <w:ilvl w:val="0"/>
                    <w:numId w:val="8"/>
                  </w:numPr>
                  <w:pBdr>
                    <w:top w:val="nil"/>
                    <w:left w:val="nil"/>
                    <w:bottom w:val="nil"/>
                    <w:right w:val="nil"/>
                    <w:between w:val="nil"/>
                  </w:pBdr>
                  <w:tabs>
                    <w:tab w:val="left" w:pos="318"/>
                  </w:tabs>
                  <w:ind w:left="0" w:firstLine="0"/>
                  <w:rPr>
                    <w:rFonts w:ascii="Tahoma" w:eastAsia="Tahoma" w:hAnsi="Tahoma" w:cs="Tahoma"/>
                    <w:color w:val="000000"/>
                    <w:sz w:val="18"/>
                    <w:szCs w:val="18"/>
                  </w:rPr>
                </w:pPr>
                <w:r>
                  <w:rPr>
                    <w:rFonts w:ascii="Tahoma" w:eastAsia="Tahoma" w:hAnsi="Tahoma" w:cs="Tahoma"/>
                    <w:color w:val="000000"/>
                    <w:sz w:val="18"/>
                    <w:szCs w:val="18"/>
                  </w:rPr>
                  <w:t>Format: [Group#]_[Group_name]_</w:t>
                </w:r>
                <w:proofErr w:type="spellStart"/>
                <w:r>
                  <w:rPr>
                    <w:rFonts w:ascii="Tahoma" w:eastAsia="Tahoma" w:hAnsi="Tahoma" w:cs="Tahoma"/>
                    <w:color w:val="000000"/>
                    <w:sz w:val="18"/>
                    <w:szCs w:val="18"/>
                  </w:rPr>
                  <w:t>FinalReport_draft</w:t>
                </w:r>
                <w:proofErr w:type="spellEnd"/>
                <w:r>
                  <w:rPr>
                    <w:rFonts w:ascii="Tahoma" w:eastAsia="Tahoma" w:hAnsi="Tahoma" w:cs="Tahoma"/>
                    <w:color w:val="000000"/>
                    <w:sz w:val="18"/>
                    <w:szCs w:val="18"/>
                  </w:rPr>
                  <w:t>/final.pdf</w:t>
                </w:r>
              </w:p>
            </w:sdtContent>
          </w:sdt>
          <w:sdt>
            <w:sdtPr>
              <w:tag w:val="goog_rdk_1612"/>
              <w:id w:val="-1057239090"/>
            </w:sdtPr>
            <w:sdtContent>
              <w:p w14:paraId="000005D6" w14:textId="77777777" w:rsidR="00860220" w:rsidRDefault="00681D0E" w:rsidP="00A56D3D">
                <w:pPr>
                  <w:numPr>
                    <w:ilvl w:val="0"/>
                    <w:numId w:val="8"/>
                  </w:numPr>
                  <w:pBdr>
                    <w:top w:val="nil"/>
                    <w:left w:val="nil"/>
                    <w:bottom w:val="nil"/>
                    <w:right w:val="nil"/>
                    <w:between w:val="nil"/>
                  </w:pBdr>
                  <w:tabs>
                    <w:tab w:val="left" w:pos="318"/>
                  </w:tabs>
                  <w:ind w:left="0" w:firstLine="0"/>
                  <w:rPr>
                    <w:rFonts w:ascii="Tahoma" w:eastAsia="Tahoma" w:hAnsi="Tahoma" w:cs="Tahoma"/>
                    <w:color w:val="000000"/>
                    <w:sz w:val="18"/>
                    <w:szCs w:val="18"/>
                  </w:rPr>
                </w:pPr>
                <w:r>
                  <w:rPr>
                    <w:rFonts w:ascii="Tahoma" w:eastAsia="Tahoma" w:hAnsi="Tahoma" w:cs="Tahoma"/>
                    <w:color w:val="000000"/>
                    <w:sz w:val="18"/>
                    <w:szCs w:val="18"/>
                  </w:rPr>
                  <w:t xml:space="preserve">Layout: adhere to </w:t>
                </w:r>
                <w:proofErr w:type="spellStart"/>
                <w:r>
                  <w:rPr>
                    <w:rFonts w:ascii="Tahoma" w:eastAsia="Tahoma" w:hAnsi="Tahoma" w:cs="Tahoma"/>
                    <w:color w:val="000000"/>
                    <w:sz w:val="18"/>
                    <w:szCs w:val="18"/>
                  </w:rPr>
                  <w:t>TUDelft</w:t>
                </w:r>
                <w:proofErr w:type="spellEnd"/>
                <w:r>
                  <w:rPr>
                    <w:rFonts w:ascii="Tahoma" w:eastAsia="Tahoma" w:hAnsi="Tahoma" w:cs="Tahoma"/>
                    <w:color w:val="000000"/>
                    <w:sz w:val="18"/>
                    <w:szCs w:val="18"/>
                  </w:rPr>
                  <w:t xml:space="preserve"> '</w:t>
                </w:r>
                <w:proofErr w:type="spellStart"/>
                <w:r>
                  <w:rPr>
                    <w:rFonts w:ascii="Tahoma" w:eastAsia="Tahoma" w:hAnsi="Tahoma" w:cs="Tahoma"/>
                    <w:color w:val="000000"/>
                    <w:sz w:val="18"/>
                    <w:szCs w:val="18"/>
                  </w:rPr>
                  <w:t>huisstijl</w:t>
                </w:r>
                <w:proofErr w:type="spellEnd"/>
                <w:r>
                  <w:rPr>
                    <w:rFonts w:ascii="Tahoma" w:eastAsia="Tahoma" w:hAnsi="Tahoma" w:cs="Tahoma"/>
                    <w:color w:val="000000"/>
                    <w:sz w:val="18"/>
                    <w:szCs w:val="18"/>
                  </w:rPr>
                  <w:t>' - www.huisstijl.tudelft.nl</w:t>
                </w:r>
              </w:p>
            </w:sdtContent>
          </w:sdt>
          <w:sdt>
            <w:sdtPr>
              <w:tag w:val="goog_rdk_1613"/>
              <w:id w:val="1897476921"/>
            </w:sdtPr>
            <w:sdtContent>
              <w:p w14:paraId="000005D7" w14:textId="77777777" w:rsidR="00860220" w:rsidRDefault="00000000" w:rsidP="00A56D3D">
                <w:pPr>
                  <w:rPr>
                    <w:rFonts w:ascii="Tahoma" w:eastAsia="Tahoma" w:hAnsi="Tahoma" w:cs="Tahoma"/>
                  </w:rPr>
                </w:pPr>
              </w:p>
            </w:sdtContent>
          </w:sdt>
        </w:tc>
      </w:tr>
    </w:tbl>
    <w:sdt>
      <w:sdtPr>
        <w:tag w:val="goog_rdk_1616"/>
        <w:id w:val="1629279788"/>
      </w:sdtPr>
      <w:sdtContent>
        <w:p w14:paraId="000005DA" w14:textId="77777777" w:rsidR="00860220" w:rsidRDefault="00681D0E" w:rsidP="00A56D3D">
          <w:pPr>
            <w:pBdr>
              <w:top w:val="nil"/>
              <w:left w:val="nil"/>
              <w:bottom w:val="nil"/>
              <w:right w:val="nil"/>
              <w:between w:val="nil"/>
            </w:pBdr>
            <w:spacing w:after="120"/>
            <w:rPr>
              <w:rFonts w:ascii="Tahoma" w:eastAsia="Tahoma" w:hAnsi="Tahoma" w:cs="Tahoma"/>
              <w:color w:val="000000"/>
            </w:rPr>
          </w:pPr>
          <w:r>
            <w:br w:type="page"/>
          </w:r>
        </w:p>
      </w:sdtContent>
    </w:sdt>
    <w:sdt>
      <w:sdtPr>
        <w:tag w:val="goog_rdk_1617"/>
        <w:id w:val="-957252145"/>
      </w:sdtPr>
      <w:sdtContent>
        <w:p w14:paraId="000005DB" w14:textId="77777777" w:rsidR="00860220" w:rsidRDefault="00000000" w:rsidP="00A56D3D">
          <w:pPr>
            <w:pBdr>
              <w:top w:val="nil"/>
              <w:left w:val="nil"/>
              <w:bottom w:val="nil"/>
              <w:right w:val="nil"/>
              <w:between w:val="nil"/>
            </w:pBdr>
            <w:spacing w:after="120"/>
            <w:rPr>
              <w:rFonts w:ascii="Tahoma" w:eastAsia="Tahoma" w:hAnsi="Tahoma" w:cs="Tahoma"/>
              <w:color w:val="000000"/>
            </w:rPr>
          </w:pPr>
        </w:p>
      </w:sdtContent>
    </w:sdt>
    <w:tbl>
      <w:tblPr>
        <w:tblStyle w:val="af3"/>
        <w:tblW w:w="9214" w:type="dxa"/>
        <w:tblInd w:w="108" w:type="dxa"/>
        <w:tblLayout w:type="fixed"/>
        <w:tblLook w:val="0000" w:firstRow="0" w:lastRow="0" w:firstColumn="0" w:lastColumn="0" w:noHBand="0" w:noVBand="0"/>
      </w:tblPr>
      <w:tblGrid>
        <w:gridCol w:w="4545"/>
        <w:gridCol w:w="2685"/>
        <w:gridCol w:w="1984"/>
      </w:tblGrid>
      <w:tr w:rsidR="00860220" w14:paraId="78AA308D" w14:textId="77777777">
        <w:tc>
          <w:tcPr>
            <w:tcW w:w="9214" w:type="dxa"/>
            <w:gridSpan w:val="3"/>
            <w:tcBorders>
              <w:top w:val="single" w:sz="6" w:space="0" w:color="000000"/>
              <w:left w:val="single" w:sz="6" w:space="0" w:color="000000"/>
              <w:bottom w:val="single" w:sz="6" w:space="0" w:color="000000"/>
              <w:right w:val="single" w:sz="6" w:space="0" w:color="000000"/>
            </w:tcBorders>
          </w:tcPr>
          <w:sdt>
            <w:sdtPr>
              <w:tag w:val="goog_rdk_1618"/>
              <w:id w:val="-766855482"/>
            </w:sdtPr>
            <w:sdtContent>
              <w:p w14:paraId="000005DC" w14:textId="77777777" w:rsidR="00860220" w:rsidRDefault="00000000" w:rsidP="00A56D3D">
                <w:pPr>
                  <w:rPr>
                    <w:rFonts w:ascii="Tahoma" w:eastAsia="Tahoma" w:hAnsi="Tahoma" w:cs="Tahoma"/>
                  </w:rPr>
                </w:pPr>
              </w:p>
            </w:sdtContent>
          </w:sdt>
          <w:sdt>
            <w:sdtPr>
              <w:tag w:val="goog_rdk_1619"/>
              <w:id w:val="581418450"/>
            </w:sdtPr>
            <w:sdtContent>
              <w:p w14:paraId="000005DD" w14:textId="77777777" w:rsidR="00860220" w:rsidRDefault="00000000" w:rsidP="00A56D3D">
                <w:pPr>
                  <w:rPr>
                    <w:rFonts w:ascii="Tahoma" w:eastAsia="Tahoma" w:hAnsi="Tahoma" w:cs="Tahoma"/>
                  </w:rPr>
                </w:pPr>
              </w:p>
            </w:sdtContent>
          </w:sdt>
          <w:sdt>
            <w:sdtPr>
              <w:tag w:val="goog_rdk_1620"/>
              <w:id w:val="-1720500329"/>
            </w:sdtPr>
            <w:sdtContent>
              <w:p w14:paraId="000005DE" w14:textId="77777777" w:rsidR="00860220" w:rsidRDefault="00681D0E" w:rsidP="00A56D3D">
                <w:pPr>
                  <w:jc w:val="center"/>
                  <w:rPr>
                    <w:rFonts w:ascii="Tahoma" w:eastAsia="Tahoma" w:hAnsi="Tahoma" w:cs="Tahoma"/>
                  </w:rPr>
                </w:pPr>
                <w:r>
                  <w:rPr>
                    <w:rFonts w:ascii="Tahoma" w:eastAsia="Tahoma" w:hAnsi="Tahoma" w:cs="Tahoma"/>
                    <w:sz w:val="28"/>
                    <w:szCs w:val="28"/>
                  </w:rPr>
                  <w:t>Deliverable Item Description</w:t>
                </w:r>
              </w:p>
            </w:sdtContent>
          </w:sdt>
          <w:sdt>
            <w:sdtPr>
              <w:tag w:val="goog_rdk_1621"/>
              <w:id w:val="-777793536"/>
            </w:sdtPr>
            <w:sdtContent>
              <w:p w14:paraId="000005DF" w14:textId="77777777" w:rsidR="00860220" w:rsidRDefault="00000000" w:rsidP="00A56D3D">
                <w:pPr>
                  <w:rPr>
                    <w:rFonts w:ascii="Tahoma" w:eastAsia="Tahoma" w:hAnsi="Tahoma" w:cs="Tahoma"/>
                  </w:rPr>
                </w:pPr>
              </w:p>
            </w:sdtContent>
          </w:sdt>
        </w:tc>
      </w:tr>
      <w:tr w:rsidR="00860220" w14:paraId="3C4629C3" w14:textId="77777777">
        <w:tc>
          <w:tcPr>
            <w:tcW w:w="7230" w:type="dxa"/>
            <w:gridSpan w:val="2"/>
            <w:tcBorders>
              <w:top w:val="single" w:sz="6" w:space="0" w:color="000000"/>
              <w:left w:val="single" w:sz="6" w:space="0" w:color="000000"/>
              <w:bottom w:val="single" w:sz="6" w:space="0" w:color="000000"/>
              <w:right w:val="single" w:sz="6" w:space="0" w:color="000000"/>
            </w:tcBorders>
          </w:tcPr>
          <w:sdt>
            <w:sdtPr>
              <w:tag w:val="goog_rdk_1624"/>
              <w:id w:val="1747611154"/>
            </w:sdtPr>
            <w:sdtContent>
              <w:p w14:paraId="000005E2" w14:textId="77777777" w:rsidR="00860220" w:rsidRDefault="00681D0E" w:rsidP="00A56D3D">
                <w:pPr>
                  <w:rPr>
                    <w:rFonts w:ascii="Tahoma" w:eastAsia="Tahoma" w:hAnsi="Tahoma" w:cs="Tahoma"/>
                  </w:rPr>
                </w:pPr>
                <w:r>
                  <w:rPr>
                    <w:rFonts w:ascii="Tahoma" w:eastAsia="Tahoma" w:hAnsi="Tahoma" w:cs="Tahoma"/>
                    <w:sz w:val="12"/>
                    <w:szCs w:val="12"/>
                  </w:rPr>
                  <w:t>1.  TITLE</w:t>
                </w:r>
              </w:p>
            </w:sdtContent>
          </w:sdt>
          <w:sdt>
            <w:sdtPr>
              <w:tag w:val="goog_rdk_1625"/>
              <w:id w:val="-258452425"/>
            </w:sdtPr>
            <w:sdtContent>
              <w:p w14:paraId="000005E3" w14:textId="77777777" w:rsidR="00860220" w:rsidRDefault="00000000" w:rsidP="00A56D3D">
                <w:pPr>
                  <w:rPr>
                    <w:b/>
                    <w:sz w:val="28"/>
                    <w:szCs w:val="28"/>
                  </w:rPr>
                </w:pPr>
              </w:p>
            </w:sdtContent>
          </w:sdt>
          <w:sdt>
            <w:sdtPr>
              <w:tag w:val="goog_rdk_1626"/>
              <w:id w:val="222026553"/>
            </w:sdtPr>
            <w:sdtContent>
              <w:p w14:paraId="000005E4" w14:textId="77777777" w:rsidR="00860220" w:rsidRDefault="00681D0E" w:rsidP="00A56D3D">
                <w:pPr>
                  <w:rPr>
                    <w:b/>
                    <w:sz w:val="28"/>
                    <w:szCs w:val="28"/>
                  </w:rPr>
                </w:pPr>
                <w:r>
                  <w:rPr>
                    <w:b/>
                    <w:sz w:val="28"/>
                    <w:szCs w:val="28"/>
                  </w:rPr>
                  <w:t>Jury Summary</w:t>
                </w:r>
              </w:p>
            </w:sdtContent>
          </w:sdt>
          <w:sdt>
            <w:sdtPr>
              <w:tag w:val="goog_rdk_1627"/>
              <w:id w:val="-1825803917"/>
            </w:sdtPr>
            <w:sdtContent>
              <w:p w14:paraId="000005E5" w14:textId="77777777" w:rsidR="00860220" w:rsidRDefault="00000000" w:rsidP="00A56D3D">
                <w:pPr>
                  <w:rPr>
                    <w:rFonts w:ascii="Tahoma" w:eastAsia="Tahoma" w:hAnsi="Tahoma" w:cs="Tahoma"/>
                  </w:rPr>
                </w:pPr>
              </w:p>
            </w:sdtContent>
          </w:sdt>
          <w:sdt>
            <w:sdtPr>
              <w:tag w:val="goog_rdk_1628"/>
              <w:id w:val="-1380325511"/>
            </w:sdtPr>
            <w:sdtContent>
              <w:p w14:paraId="000005E6" w14:textId="77777777" w:rsidR="00860220" w:rsidRDefault="00000000" w:rsidP="00A56D3D">
                <w:pPr>
                  <w:rPr>
                    <w:rFonts w:ascii="Tahoma" w:eastAsia="Tahoma" w:hAnsi="Tahoma" w:cs="Tahoma"/>
                  </w:rPr>
                </w:pPr>
              </w:p>
            </w:sdtContent>
          </w:sdt>
        </w:tc>
        <w:tc>
          <w:tcPr>
            <w:tcW w:w="1984" w:type="dxa"/>
            <w:tcBorders>
              <w:top w:val="single" w:sz="6" w:space="0" w:color="000000"/>
              <w:left w:val="single" w:sz="6" w:space="0" w:color="000000"/>
              <w:bottom w:val="single" w:sz="6" w:space="0" w:color="000000"/>
              <w:right w:val="single" w:sz="6" w:space="0" w:color="000000"/>
            </w:tcBorders>
          </w:tcPr>
          <w:sdt>
            <w:sdtPr>
              <w:tag w:val="goog_rdk_1630"/>
              <w:id w:val="2050332229"/>
            </w:sdtPr>
            <w:sdtContent>
              <w:p w14:paraId="000005E8" w14:textId="77777777" w:rsidR="00860220" w:rsidRDefault="00681D0E" w:rsidP="00A56D3D">
                <w:pPr>
                  <w:rPr>
                    <w:rFonts w:ascii="Tahoma" w:eastAsia="Tahoma" w:hAnsi="Tahoma" w:cs="Tahoma"/>
                  </w:rPr>
                </w:pPr>
                <w:r>
                  <w:rPr>
                    <w:rFonts w:ascii="Tahoma" w:eastAsia="Tahoma" w:hAnsi="Tahoma" w:cs="Tahoma"/>
                    <w:sz w:val="12"/>
                    <w:szCs w:val="12"/>
                  </w:rPr>
                  <w:t>2.  IDENTIFICATION</w:t>
                </w:r>
              </w:p>
            </w:sdtContent>
          </w:sdt>
          <w:sdt>
            <w:sdtPr>
              <w:tag w:val="goog_rdk_1631"/>
              <w:id w:val="1200363136"/>
            </w:sdtPr>
            <w:sdtContent>
              <w:p w14:paraId="000005E9" w14:textId="77777777" w:rsidR="00860220" w:rsidRDefault="00681D0E" w:rsidP="00A56D3D">
                <w:pPr>
                  <w:spacing w:before="120"/>
                  <w:rPr>
                    <w:rFonts w:ascii="Tahoma" w:eastAsia="Tahoma" w:hAnsi="Tahoma" w:cs="Tahoma"/>
                  </w:rPr>
                </w:pPr>
                <w:r>
                  <w:rPr>
                    <w:rFonts w:ascii="Tahoma" w:eastAsia="Tahoma" w:hAnsi="Tahoma" w:cs="Tahoma"/>
                  </w:rPr>
                  <w:t>DID-11</w:t>
                </w:r>
              </w:p>
            </w:sdtContent>
          </w:sdt>
        </w:tc>
      </w:tr>
      <w:tr w:rsidR="00860220" w14:paraId="5B84BD31" w14:textId="77777777">
        <w:tc>
          <w:tcPr>
            <w:tcW w:w="9214" w:type="dxa"/>
            <w:gridSpan w:val="3"/>
            <w:tcBorders>
              <w:top w:val="single" w:sz="6" w:space="0" w:color="000000"/>
              <w:left w:val="single" w:sz="6" w:space="0" w:color="000000"/>
              <w:bottom w:val="single" w:sz="6" w:space="0" w:color="000000"/>
              <w:right w:val="single" w:sz="6" w:space="0" w:color="000000"/>
            </w:tcBorders>
          </w:tcPr>
          <w:sdt>
            <w:sdtPr>
              <w:tag w:val="goog_rdk_1632"/>
              <w:id w:val="-713501022"/>
            </w:sdtPr>
            <w:sdtContent>
              <w:p w14:paraId="000005EA" w14:textId="77777777" w:rsidR="00860220" w:rsidRDefault="00681D0E" w:rsidP="00A56D3D">
                <w:pPr>
                  <w:rPr>
                    <w:rFonts w:ascii="Tahoma" w:eastAsia="Tahoma" w:hAnsi="Tahoma" w:cs="Tahoma"/>
                  </w:rPr>
                </w:pPr>
                <w:r>
                  <w:rPr>
                    <w:rFonts w:ascii="Tahoma" w:eastAsia="Tahoma" w:hAnsi="Tahoma" w:cs="Tahoma"/>
                    <w:sz w:val="12"/>
                    <w:szCs w:val="12"/>
                  </w:rPr>
                  <w:t>3.  DESCRIPTION</w:t>
                </w:r>
              </w:p>
            </w:sdtContent>
          </w:sdt>
          <w:sdt>
            <w:sdtPr>
              <w:tag w:val="goog_rdk_1633"/>
              <w:id w:val="1975024800"/>
            </w:sdtPr>
            <w:sdtContent>
              <w:p w14:paraId="000005EB" w14:textId="77777777" w:rsidR="00860220" w:rsidRDefault="00681D0E" w:rsidP="00A56D3D">
                <w:pPr>
                  <w:tabs>
                    <w:tab w:val="left" w:pos="10080"/>
                  </w:tabs>
                  <w:ind w:right="580"/>
                  <w:rPr>
                    <w:rFonts w:ascii="Tahoma" w:eastAsia="Tahoma" w:hAnsi="Tahoma" w:cs="Tahoma"/>
                    <w:sz w:val="18"/>
                    <w:szCs w:val="18"/>
                  </w:rPr>
                </w:pPr>
                <w:r>
                  <w:rPr>
                    <w:rFonts w:ascii="Tahoma" w:eastAsia="Tahoma" w:hAnsi="Tahoma" w:cs="Tahoma"/>
                    <w:sz w:val="18"/>
                    <w:szCs w:val="18"/>
                  </w:rPr>
                  <w:t>The purpose of the jury summary is to inform the members of the jury up front about the topics of the presentation</w:t>
                </w:r>
              </w:p>
            </w:sdtContent>
          </w:sdt>
          <w:sdt>
            <w:sdtPr>
              <w:tag w:val="goog_rdk_1634"/>
              <w:id w:val="1378972100"/>
            </w:sdtPr>
            <w:sdtContent>
              <w:p w14:paraId="000005EC" w14:textId="77777777" w:rsidR="00860220" w:rsidRDefault="00000000" w:rsidP="00A56D3D">
                <w:pPr>
                  <w:tabs>
                    <w:tab w:val="left" w:pos="10080"/>
                  </w:tabs>
                  <w:ind w:right="580"/>
                  <w:rPr>
                    <w:rFonts w:ascii="Tahoma" w:eastAsia="Tahoma" w:hAnsi="Tahoma" w:cs="Tahoma"/>
                  </w:rPr>
                </w:pPr>
              </w:p>
            </w:sdtContent>
          </w:sdt>
        </w:tc>
      </w:tr>
      <w:tr w:rsidR="00860220" w14:paraId="61A7B40C" w14:textId="77777777">
        <w:tc>
          <w:tcPr>
            <w:tcW w:w="4545" w:type="dxa"/>
            <w:tcBorders>
              <w:top w:val="single" w:sz="6" w:space="0" w:color="000000"/>
              <w:left w:val="single" w:sz="6" w:space="0" w:color="000000"/>
              <w:bottom w:val="single" w:sz="6" w:space="0" w:color="000000"/>
              <w:right w:val="single" w:sz="6" w:space="0" w:color="000000"/>
            </w:tcBorders>
          </w:tcPr>
          <w:sdt>
            <w:sdtPr>
              <w:tag w:val="goog_rdk_1637"/>
              <w:id w:val="481665099"/>
            </w:sdtPr>
            <w:sdtContent>
              <w:p w14:paraId="000005EF" w14:textId="77777777" w:rsidR="00860220" w:rsidRDefault="00681D0E" w:rsidP="00A56D3D">
                <w:pPr>
                  <w:rPr>
                    <w:rFonts w:ascii="Tahoma" w:eastAsia="Tahoma" w:hAnsi="Tahoma" w:cs="Tahoma"/>
                  </w:rPr>
                </w:pPr>
                <w:r>
                  <w:rPr>
                    <w:rFonts w:ascii="Tahoma" w:eastAsia="Tahoma" w:hAnsi="Tahoma" w:cs="Tahoma"/>
                    <w:sz w:val="12"/>
                    <w:szCs w:val="12"/>
                  </w:rPr>
                  <w:t>4.  APPROVAL DATE</w:t>
                </w:r>
              </w:p>
            </w:sdtContent>
          </w:sdt>
          <w:sdt>
            <w:sdtPr>
              <w:tag w:val="goog_rdk_1638"/>
              <w:id w:val="-835535127"/>
            </w:sdtPr>
            <w:sdtContent>
              <w:p w14:paraId="000005F0" w14:textId="5342D664" w:rsidR="00860220" w:rsidRDefault="00681D0E" w:rsidP="00A56D3D">
                <w:pPr>
                  <w:jc w:val="center"/>
                  <w:rPr>
                    <w:rFonts w:ascii="Tahoma" w:eastAsia="Tahoma" w:hAnsi="Tahoma" w:cs="Tahoma"/>
                  </w:rPr>
                </w:pPr>
                <w:r>
                  <w:rPr>
                    <w:rFonts w:ascii="Tahoma" w:eastAsia="Tahoma" w:hAnsi="Tahoma" w:cs="Tahoma"/>
                  </w:rPr>
                  <w:t>22-June-</w:t>
                </w:r>
                <w:r w:rsidR="0089314C">
                  <w:rPr>
                    <w:rFonts w:ascii="Tahoma" w:eastAsia="Tahoma" w:hAnsi="Tahoma" w:cs="Tahoma"/>
                  </w:rPr>
                  <w:t>20</w:t>
                </w:r>
                <w:r>
                  <w:rPr>
                    <w:rFonts w:ascii="Tahoma" w:eastAsia="Tahoma" w:hAnsi="Tahoma" w:cs="Tahoma"/>
                  </w:rPr>
                  <w:t>12</w:t>
                </w:r>
              </w:p>
            </w:sdtContent>
          </w:sdt>
        </w:tc>
        <w:tc>
          <w:tcPr>
            <w:tcW w:w="4669" w:type="dxa"/>
            <w:gridSpan w:val="2"/>
            <w:tcBorders>
              <w:top w:val="single" w:sz="6" w:space="0" w:color="000000"/>
              <w:left w:val="single" w:sz="6" w:space="0" w:color="000000"/>
              <w:bottom w:val="single" w:sz="6" w:space="0" w:color="000000"/>
              <w:right w:val="single" w:sz="6" w:space="0" w:color="000000"/>
            </w:tcBorders>
          </w:tcPr>
          <w:sdt>
            <w:sdtPr>
              <w:tag w:val="goog_rdk_1639"/>
              <w:id w:val="1768346533"/>
            </w:sdtPr>
            <w:sdtContent>
              <w:p w14:paraId="000005F1" w14:textId="77777777" w:rsidR="00860220" w:rsidRDefault="00681D0E" w:rsidP="00A56D3D">
                <w:pPr>
                  <w:rPr>
                    <w:rFonts w:ascii="Tahoma" w:eastAsia="Tahoma" w:hAnsi="Tahoma" w:cs="Tahoma"/>
                  </w:rPr>
                </w:pPr>
                <w:r>
                  <w:rPr>
                    <w:rFonts w:ascii="Tahoma" w:eastAsia="Tahoma" w:hAnsi="Tahoma" w:cs="Tahoma"/>
                    <w:sz w:val="12"/>
                    <w:szCs w:val="12"/>
                  </w:rPr>
                  <w:t>5.  CONFIGURATION CONTROL</w:t>
                </w:r>
              </w:p>
            </w:sdtContent>
          </w:sdt>
          <w:sdt>
            <w:sdtPr>
              <w:tag w:val="goog_rdk_1640"/>
              <w:id w:val="-1161696359"/>
            </w:sdtPr>
            <w:sdtContent>
              <w:p w14:paraId="000005F2" w14:textId="77777777" w:rsidR="00860220" w:rsidRDefault="00681D0E" w:rsidP="00A56D3D">
                <w:pPr>
                  <w:jc w:val="center"/>
                  <w:rPr>
                    <w:rFonts w:ascii="Tahoma" w:eastAsia="Tahoma" w:hAnsi="Tahoma" w:cs="Tahoma"/>
                  </w:rPr>
                </w:pPr>
                <w:r>
                  <w:rPr>
                    <w:rFonts w:ascii="Tahoma" w:eastAsia="Tahoma" w:hAnsi="Tahoma" w:cs="Tahoma"/>
                  </w:rPr>
                  <w:t>OSCC (J.A. Melkert)</w:t>
                </w:r>
              </w:p>
            </w:sdtContent>
          </w:sdt>
        </w:tc>
      </w:tr>
      <w:tr w:rsidR="00860220" w14:paraId="019A7F69" w14:textId="77777777">
        <w:tc>
          <w:tcPr>
            <w:tcW w:w="9214" w:type="dxa"/>
            <w:gridSpan w:val="3"/>
            <w:tcBorders>
              <w:top w:val="single" w:sz="6" w:space="0" w:color="000000"/>
              <w:left w:val="single" w:sz="6" w:space="0" w:color="000000"/>
              <w:bottom w:val="single" w:sz="6" w:space="0" w:color="000000"/>
              <w:right w:val="single" w:sz="6" w:space="0" w:color="000000"/>
            </w:tcBorders>
          </w:tcPr>
          <w:sdt>
            <w:sdtPr>
              <w:tag w:val="goog_rdk_1642"/>
              <w:id w:val="-211432393"/>
            </w:sdtPr>
            <w:sdtContent>
              <w:p w14:paraId="000005F4" w14:textId="77777777" w:rsidR="00860220" w:rsidRDefault="00681D0E" w:rsidP="00A56D3D">
                <w:pPr>
                  <w:rPr>
                    <w:rFonts w:ascii="Tahoma" w:eastAsia="Tahoma" w:hAnsi="Tahoma" w:cs="Tahoma"/>
                    <w:sz w:val="12"/>
                    <w:szCs w:val="12"/>
                  </w:rPr>
                </w:pPr>
                <w:r>
                  <w:rPr>
                    <w:rFonts w:ascii="Tahoma" w:eastAsia="Tahoma" w:hAnsi="Tahoma" w:cs="Tahoma"/>
                    <w:sz w:val="12"/>
                    <w:szCs w:val="12"/>
                  </w:rPr>
                  <w:t>6.  APPLICATION/INTERRELATIONSHIP</w:t>
                </w:r>
              </w:p>
            </w:sdtContent>
          </w:sdt>
          <w:sdt>
            <w:sdtPr>
              <w:tag w:val="goog_rdk_1643"/>
              <w:id w:val="-877774530"/>
            </w:sdtPr>
            <w:sdtContent>
              <w:p w14:paraId="000005F5" w14:textId="77777777" w:rsidR="00860220" w:rsidRDefault="00000000" w:rsidP="00A56D3D">
                <w:pPr>
                  <w:rPr>
                    <w:rFonts w:ascii="Tahoma" w:eastAsia="Tahoma" w:hAnsi="Tahoma" w:cs="Tahoma"/>
                  </w:rPr>
                </w:pPr>
              </w:p>
            </w:sdtContent>
          </w:sdt>
          <w:sdt>
            <w:sdtPr>
              <w:tag w:val="goog_rdk_1644"/>
              <w:id w:val="1230345621"/>
            </w:sdtPr>
            <w:sdtContent>
              <w:p w14:paraId="000005F6" w14:textId="77777777" w:rsidR="00860220" w:rsidRDefault="00681D0E" w:rsidP="00A56D3D">
                <w:pPr>
                  <w:tabs>
                    <w:tab w:val="left" w:pos="10080"/>
                  </w:tabs>
                  <w:ind w:right="580"/>
                  <w:rPr>
                    <w:rFonts w:ascii="Tahoma" w:eastAsia="Tahoma" w:hAnsi="Tahoma" w:cs="Tahoma"/>
                    <w:sz w:val="18"/>
                    <w:szCs w:val="18"/>
                  </w:rPr>
                </w:pPr>
                <w:r>
                  <w:rPr>
                    <w:rFonts w:ascii="Tahoma" w:eastAsia="Tahoma" w:hAnsi="Tahoma" w:cs="Tahoma"/>
                    <w:sz w:val="18"/>
                    <w:szCs w:val="18"/>
                  </w:rPr>
                  <w:t>The OSSA will inform the students on the deadline during the exercise. It must be ready three to two weeks before the symposium. The deadline will be confirmed on Brightspace.</w:t>
                </w:r>
              </w:p>
            </w:sdtContent>
          </w:sdt>
          <w:sdt>
            <w:sdtPr>
              <w:tag w:val="goog_rdk_1645"/>
              <w:id w:val="-941143820"/>
            </w:sdtPr>
            <w:sdtContent>
              <w:p w14:paraId="000005F7" w14:textId="77777777" w:rsidR="00860220" w:rsidRDefault="00000000" w:rsidP="00A56D3D">
                <w:pPr>
                  <w:rPr>
                    <w:rFonts w:ascii="Tahoma" w:eastAsia="Tahoma" w:hAnsi="Tahoma" w:cs="Tahoma"/>
                  </w:rPr>
                </w:pPr>
              </w:p>
            </w:sdtContent>
          </w:sdt>
        </w:tc>
      </w:tr>
      <w:tr w:rsidR="00860220" w14:paraId="1E95BE18" w14:textId="77777777">
        <w:tc>
          <w:tcPr>
            <w:tcW w:w="9214" w:type="dxa"/>
            <w:gridSpan w:val="3"/>
            <w:tcBorders>
              <w:top w:val="single" w:sz="6" w:space="0" w:color="000000"/>
              <w:left w:val="single" w:sz="6" w:space="0" w:color="000000"/>
              <w:bottom w:val="single" w:sz="6" w:space="0" w:color="000000"/>
              <w:right w:val="single" w:sz="6" w:space="0" w:color="000000"/>
            </w:tcBorders>
          </w:tcPr>
          <w:sdt>
            <w:sdtPr>
              <w:tag w:val="goog_rdk_1648"/>
              <w:id w:val="1043170258"/>
            </w:sdtPr>
            <w:sdtContent>
              <w:p w14:paraId="000005FA" w14:textId="77777777" w:rsidR="00860220" w:rsidRDefault="00681D0E" w:rsidP="00A56D3D">
                <w:pPr>
                  <w:rPr>
                    <w:rFonts w:ascii="Tahoma" w:eastAsia="Tahoma" w:hAnsi="Tahoma" w:cs="Tahoma"/>
                  </w:rPr>
                </w:pPr>
                <w:r>
                  <w:rPr>
                    <w:rFonts w:ascii="Tahoma" w:eastAsia="Tahoma" w:hAnsi="Tahoma" w:cs="Tahoma"/>
                    <w:sz w:val="12"/>
                    <w:szCs w:val="12"/>
                  </w:rPr>
                  <w:t>7.  PREPARATION INSTRUCTIONS</w:t>
                </w:r>
              </w:p>
            </w:sdtContent>
          </w:sdt>
          <w:sdt>
            <w:sdtPr>
              <w:tag w:val="goog_rdk_1649"/>
              <w:id w:val="1775444130"/>
            </w:sdtPr>
            <w:sdtContent>
              <w:p w14:paraId="000005FB" w14:textId="77777777" w:rsidR="00860220" w:rsidRDefault="00681D0E" w:rsidP="00A56D3D">
                <w:pPr>
                  <w:numPr>
                    <w:ilvl w:val="0"/>
                    <w:numId w:val="20"/>
                  </w:numPr>
                  <w:ind w:left="0" w:firstLine="0"/>
                  <w:rPr>
                    <w:rFonts w:ascii="Tahoma" w:eastAsia="Tahoma" w:hAnsi="Tahoma" w:cs="Tahoma"/>
                    <w:sz w:val="18"/>
                    <w:szCs w:val="18"/>
                  </w:rPr>
                </w:pPr>
                <w:r>
                  <w:rPr>
                    <w:rFonts w:ascii="Tahoma" w:eastAsia="Tahoma" w:hAnsi="Tahoma" w:cs="Tahoma"/>
                    <w:sz w:val="18"/>
                    <w:szCs w:val="18"/>
                  </w:rPr>
                  <w:t>Write a summary about your project</w:t>
                </w:r>
              </w:p>
            </w:sdtContent>
          </w:sdt>
          <w:sdt>
            <w:sdtPr>
              <w:tag w:val="goog_rdk_1650"/>
              <w:id w:val="1124736322"/>
            </w:sdtPr>
            <w:sdtContent>
              <w:p w14:paraId="000005FC" w14:textId="77777777" w:rsidR="00860220" w:rsidRDefault="00681D0E" w:rsidP="00A56D3D">
                <w:pPr>
                  <w:numPr>
                    <w:ilvl w:val="0"/>
                    <w:numId w:val="20"/>
                  </w:numPr>
                  <w:ind w:left="0" w:firstLine="0"/>
                  <w:rPr>
                    <w:rFonts w:ascii="Tahoma" w:eastAsia="Tahoma" w:hAnsi="Tahoma" w:cs="Tahoma"/>
                    <w:sz w:val="18"/>
                    <w:szCs w:val="18"/>
                  </w:rPr>
                </w:pPr>
                <w:r>
                  <w:rPr>
                    <w:rFonts w:ascii="Tahoma" w:eastAsia="Tahoma" w:hAnsi="Tahoma" w:cs="Tahoma"/>
                    <w:sz w:val="18"/>
                    <w:szCs w:val="18"/>
                  </w:rPr>
                  <w:t>The title must contain your group number and title of your project</w:t>
                </w:r>
              </w:p>
            </w:sdtContent>
          </w:sdt>
          <w:sdt>
            <w:sdtPr>
              <w:tag w:val="goog_rdk_1651"/>
              <w:id w:val="-897503290"/>
            </w:sdtPr>
            <w:sdtContent>
              <w:p w14:paraId="000005FD" w14:textId="77777777" w:rsidR="00860220" w:rsidRDefault="00681D0E" w:rsidP="00A56D3D">
                <w:pPr>
                  <w:numPr>
                    <w:ilvl w:val="0"/>
                    <w:numId w:val="20"/>
                  </w:numPr>
                  <w:ind w:left="0" w:firstLine="0"/>
                  <w:rPr>
                    <w:rFonts w:ascii="Tahoma" w:eastAsia="Tahoma" w:hAnsi="Tahoma" w:cs="Tahoma"/>
                    <w:sz w:val="18"/>
                    <w:szCs w:val="18"/>
                  </w:rPr>
                </w:pPr>
                <w:r>
                  <w:rPr>
                    <w:rFonts w:ascii="Tahoma" w:eastAsia="Tahoma" w:hAnsi="Tahoma" w:cs="Tahoma"/>
                    <w:sz w:val="18"/>
                    <w:szCs w:val="18"/>
                  </w:rPr>
                  <w:t>The summary may have a maximum size of 1 page A4 (including picture), font Times New Roman, font size 12 pt</w:t>
                </w:r>
              </w:p>
            </w:sdtContent>
          </w:sdt>
          <w:sdt>
            <w:sdtPr>
              <w:tag w:val="goog_rdk_1652"/>
              <w:id w:val="-23708294"/>
            </w:sdtPr>
            <w:sdtContent>
              <w:p w14:paraId="000005FE" w14:textId="77777777" w:rsidR="00860220" w:rsidRDefault="00681D0E" w:rsidP="00A56D3D">
                <w:pPr>
                  <w:numPr>
                    <w:ilvl w:val="0"/>
                    <w:numId w:val="20"/>
                  </w:numPr>
                  <w:ind w:left="0" w:firstLine="0"/>
                  <w:rPr>
                    <w:rFonts w:ascii="Tahoma" w:eastAsia="Tahoma" w:hAnsi="Tahoma" w:cs="Tahoma"/>
                    <w:sz w:val="18"/>
                    <w:szCs w:val="18"/>
                  </w:rPr>
                </w:pPr>
                <w:r>
                  <w:rPr>
                    <w:rFonts w:ascii="Tahoma" w:eastAsia="Tahoma" w:hAnsi="Tahoma" w:cs="Tahoma"/>
                    <w:sz w:val="18"/>
                    <w:szCs w:val="18"/>
                  </w:rPr>
                  <w:t>The summary should describe the mission of your design project and the outcome</w:t>
                </w:r>
              </w:p>
            </w:sdtContent>
          </w:sdt>
          <w:sdt>
            <w:sdtPr>
              <w:tag w:val="goog_rdk_1653"/>
              <w:id w:val="-1323884330"/>
            </w:sdtPr>
            <w:sdtContent>
              <w:p w14:paraId="000005FF" w14:textId="77777777" w:rsidR="00860220" w:rsidRDefault="00681D0E" w:rsidP="00A56D3D">
                <w:pPr>
                  <w:numPr>
                    <w:ilvl w:val="0"/>
                    <w:numId w:val="20"/>
                  </w:numPr>
                  <w:ind w:left="0" w:firstLine="0"/>
                  <w:rPr>
                    <w:rFonts w:ascii="Tahoma" w:eastAsia="Tahoma" w:hAnsi="Tahoma" w:cs="Tahoma"/>
                    <w:sz w:val="18"/>
                    <w:szCs w:val="18"/>
                  </w:rPr>
                </w:pPr>
                <w:r>
                  <w:rPr>
                    <w:rFonts w:ascii="Tahoma" w:eastAsia="Tahoma" w:hAnsi="Tahoma" w:cs="Tahoma"/>
                    <w:sz w:val="18"/>
                    <w:szCs w:val="18"/>
                  </w:rPr>
                  <w:t>It must show the work performed at the moment of the writing of the summary as well as an outlook into what will be achieved during the last couple of weeks of the exercise</w:t>
                </w:r>
              </w:p>
            </w:sdtContent>
          </w:sdt>
          <w:sdt>
            <w:sdtPr>
              <w:tag w:val="goog_rdk_1654"/>
              <w:id w:val="-124933472"/>
            </w:sdtPr>
            <w:sdtContent>
              <w:p w14:paraId="00000600" w14:textId="77777777" w:rsidR="00860220" w:rsidRDefault="00681D0E" w:rsidP="00A56D3D">
                <w:pPr>
                  <w:numPr>
                    <w:ilvl w:val="0"/>
                    <w:numId w:val="20"/>
                  </w:numPr>
                  <w:ind w:left="0" w:firstLine="0"/>
                  <w:rPr>
                    <w:rFonts w:ascii="Tahoma" w:eastAsia="Tahoma" w:hAnsi="Tahoma" w:cs="Tahoma"/>
                    <w:sz w:val="18"/>
                    <w:szCs w:val="18"/>
                  </w:rPr>
                </w:pPr>
                <w:r>
                  <w:rPr>
                    <w:rFonts w:ascii="Tahoma" w:eastAsia="Tahoma" w:hAnsi="Tahoma" w:cs="Tahoma"/>
                    <w:sz w:val="18"/>
                    <w:szCs w:val="18"/>
                  </w:rPr>
                  <w:t>The summary may contain 1 picture</w:t>
                </w:r>
              </w:p>
            </w:sdtContent>
          </w:sdt>
          <w:sdt>
            <w:sdtPr>
              <w:tag w:val="goog_rdk_1655"/>
              <w:id w:val="396868730"/>
            </w:sdtPr>
            <w:sdtContent>
              <w:p w14:paraId="00000601" w14:textId="77777777" w:rsidR="00860220" w:rsidRDefault="00681D0E" w:rsidP="00A56D3D">
                <w:pPr>
                  <w:numPr>
                    <w:ilvl w:val="0"/>
                    <w:numId w:val="20"/>
                  </w:numPr>
                  <w:ind w:left="0" w:firstLine="0"/>
                  <w:rPr>
                    <w:rFonts w:ascii="Tahoma" w:eastAsia="Tahoma" w:hAnsi="Tahoma" w:cs="Tahoma"/>
                  </w:rPr>
                </w:pPr>
                <w:r>
                  <w:rPr>
                    <w:rFonts w:ascii="Tahoma" w:eastAsia="Tahoma" w:hAnsi="Tahoma" w:cs="Tahoma"/>
                    <w:sz w:val="18"/>
                    <w:szCs w:val="18"/>
                  </w:rPr>
                  <w:t>The summary must be put in the deliverables folder on the network-drive before the deadline</w:t>
                </w:r>
              </w:p>
            </w:sdtContent>
          </w:sdt>
          <w:sdt>
            <w:sdtPr>
              <w:tag w:val="goog_rdk_1656"/>
              <w:id w:val="-375693802"/>
            </w:sdtPr>
            <w:sdtContent>
              <w:p w14:paraId="00000602" w14:textId="77777777" w:rsidR="00860220" w:rsidRDefault="00000000" w:rsidP="00A56D3D">
                <w:pPr>
                  <w:rPr>
                    <w:rFonts w:ascii="Tahoma" w:eastAsia="Tahoma" w:hAnsi="Tahoma" w:cs="Tahoma"/>
                  </w:rPr>
                </w:pPr>
              </w:p>
            </w:sdtContent>
          </w:sdt>
          <w:sdt>
            <w:sdtPr>
              <w:tag w:val="goog_rdk_1657"/>
              <w:id w:val="-937284653"/>
            </w:sdtPr>
            <w:sdtContent>
              <w:p w14:paraId="00000603" w14:textId="77777777" w:rsidR="00860220" w:rsidRDefault="00000000" w:rsidP="00A56D3D">
                <w:pPr>
                  <w:rPr>
                    <w:rFonts w:ascii="Tahoma" w:eastAsia="Tahoma" w:hAnsi="Tahoma" w:cs="Tahoma"/>
                  </w:rPr>
                </w:pPr>
              </w:p>
            </w:sdtContent>
          </w:sdt>
          <w:sdt>
            <w:sdtPr>
              <w:tag w:val="goog_rdk_1658"/>
              <w:id w:val="2077778868"/>
            </w:sdtPr>
            <w:sdtContent>
              <w:p w14:paraId="00000604" w14:textId="77777777" w:rsidR="00860220" w:rsidRDefault="00681D0E" w:rsidP="00A56D3D">
                <w:pPr>
                  <w:numPr>
                    <w:ilvl w:val="0"/>
                    <w:numId w:val="20"/>
                  </w:numPr>
                  <w:ind w:left="0" w:firstLine="0"/>
                  <w:rPr>
                    <w:rFonts w:ascii="Tahoma" w:eastAsia="Tahoma" w:hAnsi="Tahoma" w:cs="Tahoma"/>
                    <w:sz w:val="18"/>
                    <w:szCs w:val="18"/>
                  </w:rPr>
                </w:pPr>
                <w:r>
                  <w:rPr>
                    <w:rFonts w:ascii="Tahoma" w:eastAsia="Tahoma" w:hAnsi="Tahoma" w:cs="Tahoma"/>
                    <w:sz w:val="18"/>
                    <w:szCs w:val="18"/>
                  </w:rPr>
                  <w:t>Delivered to: 'Deliverables'-folder of your group (within AE3001-network folder)</w:t>
                </w:r>
              </w:p>
            </w:sdtContent>
          </w:sdt>
          <w:sdt>
            <w:sdtPr>
              <w:tag w:val="goog_rdk_1659"/>
              <w:id w:val="1124427272"/>
            </w:sdtPr>
            <w:sdtContent>
              <w:p w14:paraId="00000605" w14:textId="77777777" w:rsidR="00860220" w:rsidRDefault="00681D0E" w:rsidP="00A56D3D">
                <w:pPr>
                  <w:numPr>
                    <w:ilvl w:val="0"/>
                    <w:numId w:val="20"/>
                  </w:numPr>
                  <w:ind w:left="0" w:firstLine="0"/>
                  <w:rPr>
                    <w:rFonts w:ascii="Tahoma" w:eastAsia="Tahoma" w:hAnsi="Tahoma" w:cs="Tahoma"/>
                    <w:sz w:val="18"/>
                    <w:szCs w:val="18"/>
                  </w:rPr>
                </w:pPr>
                <w:r>
                  <w:rPr>
                    <w:rFonts w:ascii="Tahoma" w:eastAsia="Tahoma" w:hAnsi="Tahoma" w:cs="Tahoma"/>
                    <w:sz w:val="18"/>
                    <w:szCs w:val="18"/>
                  </w:rPr>
                  <w:t>Format: [Group#]_[Group_name]_JurySummary.pdf</w:t>
                </w:r>
              </w:p>
            </w:sdtContent>
          </w:sdt>
          <w:sdt>
            <w:sdtPr>
              <w:tag w:val="goog_rdk_1660"/>
              <w:id w:val="-1556999150"/>
            </w:sdtPr>
            <w:sdtContent>
              <w:p w14:paraId="00000606" w14:textId="77777777" w:rsidR="00860220" w:rsidRDefault="00000000" w:rsidP="00A56D3D">
                <w:pPr>
                  <w:rPr>
                    <w:rFonts w:ascii="Tahoma" w:eastAsia="Tahoma" w:hAnsi="Tahoma" w:cs="Tahoma"/>
                  </w:rPr>
                </w:pPr>
              </w:p>
            </w:sdtContent>
          </w:sdt>
        </w:tc>
      </w:tr>
    </w:tbl>
    <w:sdt>
      <w:sdtPr>
        <w:tag w:val="goog_rdk_1663"/>
        <w:id w:val="-481075569"/>
      </w:sdtPr>
      <w:sdtContent>
        <w:p w14:paraId="00000609" w14:textId="77777777" w:rsidR="00860220" w:rsidRDefault="00000000" w:rsidP="00A56D3D">
          <w:pPr>
            <w:rPr>
              <w:rFonts w:ascii="Tahoma" w:eastAsia="Tahoma" w:hAnsi="Tahoma" w:cs="Tahoma"/>
            </w:rPr>
          </w:pPr>
        </w:p>
      </w:sdtContent>
    </w:sdt>
    <w:sdt>
      <w:sdtPr>
        <w:tag w:val="goog_rdk_1664"/>
        <w:id w:val="-37743798"/>
      </w:sdtPr>
      <w:sdtContent>
        <w:p w14:paraId="0000060A" w14:textId="77777777" w:rsidR="00860220" w:rsidRDefault="00681D0E" w:rsidP="00A56D3D">
          <w:pPr>
            <w:pBdr>
              <w:top w:val="nil"/>
              <w:left w:val="nil"/>
              <w:bottom w:val="nil"/>
              <w:right w:val="nil"/>
              <w:between w:val="nil"/>
            </w:pBdr>
            <w:spacing w:after="120"/>
            <w:rPr>
              <w:rFonts w:ascii="Tahoma" w:eastAsia="Tahoma" w:hAnsi="Tahoma" w:cs="Tahoma"/>
              <w:color w:val="000000"/>
            </w:rPr>
          </w:pPr>
          <w:r>
            <w:br w:type="page"/>
          </w:r>
        </w:p>
      </w:sdtContent>
    </w:sdt>
    <w:tbl>
      <w:tblPr>
        <w:tblStyle w:val="af4"/>
        <w:tblW w:w="9322" w:type="dxa"/>
        <w:tblInd w:w="-34" w:type="dxa"/>
        <w:tblLayout w:type="fixed"/>
        <w:tblLook w:val="0000" w:firstRow="0" w:lastRow="0" w:firstColumn="0" w:lastColumn="0" w:noHBand="0" w:noVBand="0"/>
      </w:tblPr>
      <w:tblGrid>
        <w:gridCol w:w="4687"/>
        <w:gridCol w:w="2808"/>
        <w:gridCol w:w="1827"/>
      </w:tblGrid>
      <w:tr w:rsidR="00860220" w14:paraId="18747DDE" w14:textId="77777777">
        <w:tc>
          <w:tcPr>
            <w:tcW w:w="9322" w:type="dxa"/>
            <w:gridSpan w:val="3"/>
            <w:tcBorders>
              <w:top w:val="single" w:sz="6" w:space="0" w:color="000000"/>
              <w:left w:val="single" w:sz="6" w:space="0" w:color="000000"/>
              <w:bottom w:val="single" w:sz="6" w:space="0" w:color="000000"/>
              <w:right w:val="single" w:sz="6" w:space="0" w:color="000000"/>
            </w:tcBorders>
          </w:tcPr>
          <w:sdt>
            <w:sdtPr>
              <w:tag w:val="goog_rdk_1665"/>
              <w:id w:val="929087911"/>
            </w:sdtPr>
            <w:sdtContent>
              <w:p w14:paraId="0000060B" w14:textId="77777777" w:rsidR="00860220" w:rsidRDefault="00000000" w:rsidP="00A56D3D">
                <w:pPr>
                  <w:rPr>
                    <w:rFonts w:ascii="Tahoma" w:eastAsia="Tahoma" w:hAnsi="Tahoma" w:cs="Tahoma"/>
                  </w:rPr>
                </w:pPr>
              </w:p>
            </w:sdtContent>
          </w:sdt>
          <w:sdt>
            <w:sdtPr>
              <w:tag w:val="goog_rdk_1666"/>
              <w:id w:val="-2140953099"/>
            </w:sdtPr>
            <w:sdtContent>
              <w:p w14:paraId="0000060C" w14:textId="77777777" w:rsidR="00860220" w:rsidRDefault="00000000" w:rsidP="00A56D3D">
                <w:pPr>
                  <w:rPr>
                    <w:rFonts w:ascii="Tahoma" w:eastAsia="Tahoma" w:hAnsi="Tahoma" w:cs="Tahoma"/>
                  </w:rPr>
                </w:pPr>
              </w:p>
            </w:sdtContent>
          </w:sdt>
          <w:sdt>
            <w:sdtPr>
              <w:tag w:val="goog_rdk_1667"/>
              <w:id w:val="313765493"/>
            </w:sdtPr>
            <w:sdtContent>
              <w:p w14:paraId="0000060D" w14:textId="77777777" w:rsidR="00860220" w:rsidRDefault="00681D0E" w:rsidP="00A56D3D">
                <w:pPr>
                  <w:jc w:val="center"/>
                  <w:rPr>
                    <w:rFonts w:ascii="Tahoma" w:eastAsia="Tahoma" w:hAnsi="Tahoma" w:cs="Tahoma"/>
                  </w:rPr>
                </w:pPr>
                <w:r>
                  <w:rPr>
                    <w:rFonts w:ascii="Tahoma" w:eastAsia="Tahoma" w:hAnsi="Tahoma" w:cs="Tahoma"/>
                    <w:sz w:val="28"/>
                    <w:szCs w:val="28"/>
                  </w:rPr>
                  <w:t>Deliverable Item Description</w:t>
                </w:r>
              </w:p>
            </w:sdtContent>
          </w:sdt>
          <w:sdt>
            <w:sdtPr>
              <w:tag w:val="goog_rdk_1668"/>
              <w:id w:val="578092968"/>
            </w:sdtPr>
            <w:sdtContent>
              <w:p w14:paraId="0000060E" w14:textId="77777777" w:rsidR="00860220" w:rsidRDefault="00000000" w:rsidP="00A56D3D">
                <w:pPr>
                  <w:rPr>
                    <w:rFonts w:ascii="Tahoma" w:eastAsia="Tahoma" w:hAnsi="Tahoma" w:cs="Tahoma"/>
                  </w:rPr>
                </w:pPr>
              </w:p>
            </w:sdtContent>
          </w:sdt>
        </w:tc>
      </w:tr>
      <w:tr w:rsidR="00860220" w14:paraId="7AEB7B60" w14:textId="77777777">
        <w:tc>
          <w:tcPr>
            <w:tcW w:w="7495" w:type="dxa"/>
            <w:gridSpan w:val="2"/>
            <w:tcBorders>
              <w:top w:val="single" w:sz="6" w:space="0" w:color="000000"/>
              <w:left w:val="single" w:sz="6" w:space="0" w:color="000000"/>
              <w:bottom w:val="single" w:sz="6" w:space="0" w:color="000000"/>
              <w:right w:val="single" w:sz="6" w:space="0" w:color="000000"/>
            </w:tcBorders>
          </w:tcPr>
          <w:sdt>
            <w:sdtPr>
              <w:tag w:val="goog_rdk_1671"/>
              <w:id w:val="-1877308078"/>
            </w:sdtPr>
            <w:sdtContent>
              <w:p w14:paraId="00000611" w14:textId="77777777" w:rsidR="00860220" w:rsidRDefault="00681D0E" w:rsidP="00A56D3D">
                <w:pPr>
                  <w:rPr>
                    <w:rFonts w:ascii="Tahoma" w:eastAsia="Tahoma" w:hAnsi="Tahoma" w:cs="Tahoma"/>
                  </w:rPr>
                </w:pPr>
                <w:r>
                  <w:rPr>
                    <w:rFonts w:ascii="Tahoma" w:eastAsia="Tahoma" w:hAnsi="Tahoma" w:cs="Tahoma"/>
                    <w:sz w:val="12"/>
                    <w:szCs w:val="12"/>
                  </w:rPr>
                  <w:t>1.  TITLE</w:t>
                </w:r>
              </w:p>
            </w:sdtContent>
          </w:sdt>
          <w:sdt>
            <w:sdtPr>
              <w:tag w:val="goog_rdk_1672"/>
              <w:id w:val="-230696093"/>
            </w:sdtPr>
            <w:sdtContent>
              <w:p w14:paraId="00000612" w14:textId="77777777" w:rsidR="00860220" w:rsidRDefault="00000000" w:rsidP="00A56D3D">
                <w:pPr>
                  <w:rPr>
                    <w:b/>
                    <w:sz w:val="28"/>
                    <w:szCs w:val="28"/>
                  </w:rPr>
                </w:pPr>
              </w:p>
            </w:sdtContent>
          </w:sdt>
          <w:sdt>
            <w:sdtPr>
              <w:tag w:val="goog_rdk_1673"/>
              <w:id w:val="-670648368"/>
            </w:sdtPr>
            <w:sdtContent>
              <w:p w14:paraId="00000613" w14:textId="77777777" w:rsidR="00860220" w:rsidRDefault="00681D0E" w:rsidP="00A56D3D">
                <w:pPr>
                  <w:rPr>
                    <w:b/>
                    <w:sz w:val="28"/>
                    <w:szCs w:val="28"/>
                  </w:rPr>
                </w:pPr>
                <w:r>
                  <w:rPr>
                    <w:b/>
                    <w:sz w:val="28"/>
                    <w:szCs w:val="28"/>
                  </w:rPr>
                  <w:t>Poster</w:t>
                </w:r>
              </w:p>
            </w:sdtContent>
          </w:sdt>
          <w:sdt>
            <w:sdtPr>
              <w:tag w:val="goog_rdk_1674"/>
              <w:id w:val="353697294"/>
            </w:sdtPr>
            <w:sdtContent>
              <w:p w14:paraId="00000614" w14:textId="77777777" w:rsidR="00860220" w:rsidRDefault="00000000" w:rsidP="00A56D3D">
                <w:pPr>
                  <w:rPr>
                    <w:rFonts w:ascii="Tahoma" w:eastAsia="Tahoma" w:hAnsi="Tahoma" w:cs="Tahoma"/>
                  </w:rPr>
                </w:pPr>
              </w:p>
            </w:sdtContent>
          </w:sdt>
          <w:sdt>
            <w:sdtPr>
              <w:tag w:val="goog_rdk_1675"/>
              <w:id w:val="-752271767"/>
            </w:sdtPr>
            <w:sdtContent>
              <w:p w14:paraId="00000615" w14:textId="77777777" w:rsidR="00860220" w:rsidRDefault="00000000" w:rsidP="00A56D3D">
                <w:pPr>
                  <w:rPr>
                    <w:rFonts w:ascii="Tahoma" w:eastAsia="Tahoma" w:hAnsi="Tahoma" w:cs="Tahoma"/>
                  </w:rPr>
                </w:pPr>
              </w:p>
            </w:sdtContent>
          </w:sdt>
        </w:tc>
        <w:tc>
          <w:tcPr>
            <w:tcW w:w="1827" w:type="dxa"/>
            <w:tcBorders>
              <w:top w:val="single" w:sz="6" w:space="0" w:color="000000"/>
              <w:left w:val="single" w:sz="6" w:space="0" w:color="000000"/>
              <w:bottom w:val="single" w:sz="6" w:space="0" w:color="000000"/>
              <w:right w:val="single" w:sz="6" w:space="0" w:color="000000"/>
            </w:tcBorders>
          </w:tcPr>
          <w:sdt>
            <w:sdtPr>
              <w:tag w:val="goog_rdk_1677"/>
              <w:id w:val="-1574502616"/>
            </w:sdtPr>
            <w:sdtContent>
              <w:p w14:paraId="00000617" w14:textId="77777777" w:rsidR="00860220" w:rsidRDefault="00681D0E" w:rsidP="00A56D3D">
                <w:pPr>
                  <w:rPr>
                    <w:rFonts w:ascii="Tahoma" w:eastAsia="Tahoma" w:hAnsi="Tahoma" w:cs="Tahoma"/>
                  </w:rPr>
                </w:pPr>
                <w:r>
                  <w:rPr>
                    <w:rFonts w:ascii="Tahoma" w:eastAsia="Tahoma" w:hAnsi="Tahoma" w:cs="Tahoma"/>
                    <w:sz w:val="12"/>
                    <w:szCs w:val="12"/>
                  </w:rPr>
                  <w:t>2.  IDENTIFICATION</w:t>
                </w:r>
              </w:p>
            </w:sdtContent>
          </w:sdt>
          <w:sdt>
            <w:sdtPr>
              <w:tag w:val="goog_rdk_1678"/>
              <w:id w:val="267664643"/>
            </w:sdtPr>
            <w:sdtContent>
              <w:p w14:paraId="00000618" w14:textId="77777777" w:rsidR="00860220" w:rsidRDefault="00681D0E" w:rsidP="00A56D3D">
                <w:pPr>
                  <w:spacing w:before="120"/>
                  <w:rPr>
                    <w:rFonts w:ascii="Tahoma" w:eastAsia="Tahoma" w:hAnsi="Tahoma" w:cs="Tahoma"/>
                  </w:rPr>
                </w:pPr>
                <w:r>
                  <w:rPr>
                    <w:rFonts w:ascii="Tahoma" w:eastAsia="Tahoma" w:hAnsi="Tahoma" w:cs="Tahoma"/>
                  </w:rPr>
                  <w:t>DID-12</w:t>
                </w:r>
              </w:p>
            </w:sdtContent>
          </w:sdt>
        </w:tc>
      </w:tr>
      <w:tr w:rsidR="00860220" w14:paraId="350F8545" w14:textId="77777777">
        <w:tc>
          <w:tcPr>
            <w:tcW w:w="9322" w:type="dxa"/>
            <w:gridSpan w:val="3"/>
            <w:tcBorders>
              <w:top w:val="single" w:sz="6" w:space="0" w:color="000000"/>
              <w:left w:val="single" w:sz="6" w:space="0" w:color="000000"/>
              <w:bottom w:val="single" w:sz="6" w:space="0" w:color="000000"/>
              <w:right w:val="single" w:sz="6" w:space="0" w:color="000000"/>
            </w:tcBorders>
          </w:tcPr>
          <w:sdt>
            <w:sdtPr>
              <w:tag w:val="goog_rdk_1679"/>
              <w:id w:val="1842432873"/>
            </w:sdtPr>
            <w:sdtContent>
              <w:p w14:paraId="00000619" w14:textId="77777777" w:rsidR="00860220" w:rsidRDefault="00681D0E" w:rsidP="00A56D3D">
                <w:pPr>
                  <w:rPr>
                    <w:rFonts w:ascii="Tahoma" w:eastAsia="Tahoma" w:hAnsi="Tahoma" w:cs="Tahoma"/>
                  </w:rPr>
                </w:pPr>
                <w:r>
                  <w:rPr>
                    <w:rFonts w:ascii="Tahoma" w:eastAsia="Tahoma" w:hAnsi="Tahoma" w:cs="Tahoma"/>
                    <w:sz w:val="12"/>
                    <w:szCs w:val="12"/>
                  </w:rPr>
                  <w:t>3.  DESCRIPTION</w:t>
                </w:r>
              </w:p>
            </w:sdtContent>
          </w:sdt>
          <w:sdt>
            <w:sdtPr>
              <w:tag w:val="goog_rdk_1680"/>
              <w:id w:val="1645997633"/>
            </w:sdtPr>
            <w:sdtContent>
              <w:p w14:paraId="0000061A" w14:textId="77777777" w:rsidR="00860220" w:rsidRDefault="00681D0E" w:rsidP="00A56D3D">
                <w:pPr>
                  <w:tabs>
                    <w:tab w:val="left" w:pos="10080"/>
                  </w:tabs>
                  <w:ind w:right="580"/>
                  <w:rPr>
                    <w:rFonts w:ascii="Tahoma" w:eastAsia="Tahoma" w:hAnsi="Tahoma" w:cs="Tahoma"/>
                    <w:sz w:val="18"/>
                    <w:szCs w:val="18"/>
                  </w:rPr>
                </w:pPr>
                <w:r>
                  <w:rPr>
                    <w:rFonts w:ascii="Tahoma" w:eastAsia="Tahoma" w:hAnsi="Tahoma" w:cs="Tahoma"/>
                    <w:sz w:val="18"/>
                    <w:szCs w:val="18"/>
                  </w:rPr>
                  <w:t>The purpose of the poster is to give an impression of the project during the symposium.</w:t>
                </w:r>
              </w:p>
            </w:sdtContent>
          </w:sdt>
          <w:sdt>
            <w:sdtPr>
              <w:tag w:val="goog_rdk_1681"/>
              <w:id w:val="-1619824711"/>
            </w:sdtPr>
            <w:sdtContent>
              <w:p w14:paraId="0000061B" w14:textId="77777777" w:rsidR="00860220" w:rsidRDefault="00000000" w:rsidP="00A56D3D">
                <w:pPr>
                  <w:tabs>
                    <w:tab w:val="left" w:pos="10080"/>
                  </w:tabs>
                  <w:ind w:right="580"/>
                  <w:rPr>
                    <w:rFonts w:ascii="Tahoma" w:eastAsia="Tahoma" w:hAnsi="Tahoma" w:cs="Tahoma"/>
                  </w:rPr>
                </w:pPr>
              </w:p>
            </w:sdtContent>
          </w:sdt>
        </w:tc>
      </w:tr>
      <w:tr w:rsidR="00860220" w14:paraId="24663B90" w14:textId="77777777">
        <w:tc>
          <w:tcPr>
            <w:tcW w:w="4687" w:type="dxa"/>
            <w:tcBorders>
              <w:top w:val="single" w:sz="6" w:space="0" w:color="000000"/>
              <w:left w:val="single" w:sz="6" w:space="0" w:color="000000"/>
              <w:bottom w:val="single" w:sz="6" w:space="0" w:color="000000"/>
              <w:right w:val="single" w:sz="6" w:space="0" w:color="000000"/>
            </w:tcBorders>
          </w:tcPr>
          <w:sdt>
            <w:sdtPr>
              <w:tag w:val="goog_rdk_1684"/>
              <w:id w:val="1592818680"/>
            </w:sdtPr>
            <w:sdtContent>
              <w:p w14:paraId="0000061E" w14:textId="77777777" w:rsidR="00860220" w:rsidRDefault="00681D0E" w:rsidP="00A56D3D">
                <w:pPr>
                  <w:rPr>
                    <w:rFonts w:ascii="Tahoma" w:eastAsia="Tahoma" w:hAnsi="Tahoma" w:cs="Tahoma"/>
                  </w:rPr>
                </w:pPr>
                <w:r>
                  <w:rPr>
                    <w:rFonts w:ascii="Tahoma" w:eastAsia="Tahoma" w:hAnsi="Tahoma" w:cs="Tahoma"/>
                    <w:sz w:val="12"/>
                    <w:szCs w:val="12"/>
                  </w:rPr>
                  <w:t>4.  APPROVAL DATE</w:t>
                </w:r>
              </w:p>
            </w:sdtContent>
          </w:sdt>
          <w:sdt>
            <w:sdtPr>
              <w:tag w:val="goog_rdk_1685"/>
              <w:id w:val="1104001274"/>
            </w:sdtPr>
            <w:sdtContent>
              <w:p w14:paraId="0000061F" w14:textId="5E04753A" w:rsidR="00860220" w:rsidRDefault="00681D0E" w:rsidP="00A56D3D">
                <w:pPr>
                  <w:jc w:val="center"/>
                  <w:rPr>
                    <w:rFonts w:ascii="Tahoma" w:eastAsia="Tahoma" w:hAnsi="Tahoma" w:cs="Tahoma"/>
                  </w:rPr>
                </w:pPr>
                <w:r>
                  <w:rPr>
                    <w:rFonts w:ascii="Tahoma" w:eastAsia="Tahoma" w:hAnsi="Tahoma" w:cs="Tahoma"/>
                  </w:rPr>
                  <w:t xml:space="preserve">April </w:t>
                </w:r>
                <w:r w:rsidR="00D22574">
                  <w:rPr>
                    <w:rFonts w:ascii="Tahoma" w:eastAsia="Tahoma" w:hAnsi="Tahoma" w:cs="Tahoma"/>
                  </w:rPr>
                  <w:t xml:space="preserve">7 </w:t>
                </w:r>
                <w:r>
                  <w:rPr>
                    <w:rFonts w:ascii="Tahoma" w:eastAsia="Tahoma" w:hAnsi="Tahoma" w:cs="Tahoma"/>
                  </w:rPr>
                  <w:t>, 20</w:t>
                </w:r>
                <w:r w:rsidR="00D22574">
                  <w:rPr>
                    <w:rFonts w:ascii="Tahoma" w:eastAsia="Tahoma" w:hAnsi="Tahoma" w:cs="Tahoma"/>
                  </w:rPr>
                  <w:t>20</w:t>
                </w:r>
              </w:p>
            </w:sdtContent>
          </w:sdt>
        </w:tc>
        <w:tc>
          <w:tcPr>
            <w:tcW w:w="4635" w:type="dxa"/>
            <w:gridSpan w:val="2"/>
            <w:tcBorders>
              <w:top w:val="single" w:sz="6" w:space="0" w:color="000000"/>
              <w:left w:val="single" w:sz="6" w:space="0" w:color="000000"/>
              <w:bottom w:val="single" w:sz="6" w:space="0" w:color="000000"/>
              <w:right w:val="single" w:sz="6" w:space="0" w:color="000000"/>
            </w:tcBorders>
          </w:tcPr>
          <w:sdt>
            <w:sdtPr>
              <w:tag w:val="goog_rdk_1686"/>
              <w:id w:val="-1476975531"/>
            </w:sdtPr>
            <w:sdtContent>
              <w:p w14:paraId="00000620" w14:textId="77777777" w:rsidR="00860220" w:rsidRDefault="00681D0E" w:rsidP="00A56D3D">
                <w:pPr>
                  <w:rPr>
                    <w:rFonts w:ascii="Tahoma" w:eastAsia="Tahoma" w:hAnsi="Tahoma" w:cs="Tahoma"/>
                  </w:rPr>
                </w:pPr>
                <w:r>
                  <w:rPr>
                    <w:rFonts w:ascii="Tahoma" w:eastAsia="Tahoma" w:hAnsi="Tahoma" w:cs="Tahoma"/>
                    <w:sz w:val="12"/>
                    <w:szCs w:val="12"/>
                  </w:rPr>
                  <w:t>5.  CONFIGURATION CONTROL</w:t>
                </w:r>
              </w:p>
            </w:sdtContent>
          </w:sdt>
          <w:sdt>
            <w:sdtPr>
              <w:tag w:val="goog_rdk_1687"/>
              <w:id w:val="738055007"/>
            </w:sdtPr>
            <w:sdtContent>
              <w:p w14:paraId="00000621" w14:textId="34CE08F1" w:rsidR="00860220" w:rsidRDefault="00681D0E" w:rsidP="00A56D3D">
                <w:pPr>
                  <w:jc w:val="center"/>
                  <w:rPr>
                    <w:rFonts w:ascii="Tahoma" w:eastAsia="Tahoma" w:hAnsi="Tahoma" w:cs="Tahoma"/>
                  </w:rPr>
                </w:pPr>
                <w:r>
                  <w:rPr>
                    <w:rFonts w:ascii="Tahoma" w:eastAsia="Tahoma" w:hAnsi="Tahoma" w:cs="Tahoma"/>
                  </w:rPr>
                  <w:t>OSCC (J.</w:t>
                </w:r>
                <w:r w:rsidR="00D22574">
                  <w:rPr>
                    <w:rFonts w:ascii="Tahoma" w:eastAsia="Tahoma" w:hAnsi="Tahoma" w:cs="Tahoma"/>
                  </w:rPr>
                  <w:t xml:space="preserve"> Sinke</w:t>
                </w:r>
                <w:r>
                  <w:rPr>
                    <w:rFonts w:ascii="Tahoma" w:eastAsia="Tahoma" w:hAnsi="Tahoma" w:cs="Tahoma"/>
                  </w:rPr>
                  <w:t>)</w:t>
                </w:r>
              </w:p>
            </w:sdtContent>
          </w:sdt>
        </w:tc>
      </w:tr>
      <w:tr w:rsidR="00860220" w14:paraId="058E7EFF" w14:textId="77777777">
        <w:tc>
          <w:tcPr>
            <w:tcW w:w="9322" w:type="dxa"/>
            <w:gridSpan w:val="3"/>
            <w:tcBorders>
              <w:top w:val="single" w:sz="6" w:space="0" w:color="000000"/>
              <w:left w:val="single" w:sz="6" w:space="0" w:color="000000"/>
              <w:bottom w:val="single" w:sz="6" w:space="0" w:color="000000"/>
              <w:right w:val="single" w:sz="6" w:space="0" w:color="000000"/>
            </w:tcBorders>
          </w:tcPr>
          <w:sdt>
            <w:sdtPr>
              <w:tag w:val="goog_rdk_1689"/>
              <w:id w:val="34555785"/>
            </w:sdtPr>
            <w:sdtContent>
              <w:p w14:paraId="00000623" w14:textId="77777777" w:rsidR="00860220" w:rsidRDefault="00681D0E" w:rsidP="00A56D3D">
                <w:pPr>
                  <w:rPr>
                    <w:rFonts w:ascii="Tahoma" w:eastAsia="Tahoma" w:hAnsi="Tahoma" w:cs="Tahoma"/>
                    <w:sz w:val="12"/>
                    <w:szCs w:val="12"/>
                  </w:rPr>
                </w:pPr>
                <w:r>
                  <w:rPr>
                    <w:rFonts w:ascii="Tahoma" w:eastAsia="Tahoma" w:hAnsi="Tahoma" w:cs="Tahoma"/>
                    <w:sz w:val="12"/>
                    <w:szCs w:val="12"/>
                  </w:rPr>
                  <w:t>6.  APPLICATION/INTERRELATIONSHIP</w:t>
                </w:r>
              </w:p>
            </w:sdtContent>
          </w:sdt>
          <w:sdt>
            <w:sdtPr>
              <w:tag w:val="goog_rdk_1690"/>
              <w:id w:val="-1468353495"/>
            </w:sdtPr>
            <w:sdtContent>
              <w:p w14:paraId="00000624" w14:textId="77777777" w:rsidR="00860220" w:rsidRDefault="00000000" w:rsidP="00A56D3D">
                <w:pPr>
                  <w:rPr>
                    <w:rFonts w:ascii="Tahoma" w:eastAsia="Tahoma" w:hAnsi="Tahoma" w:cs="Tahoma"/>
                  </w:rPr>
                </w:pPr>
              </w:p>
            </w:sdtContent>
          </w:sdt>
          <w:sdt>
            <w:sdtPr>
              <w:tag w:val="goog_rdk_1691"/>
              <w:id w:val="-138354240"/>
            </w:sdtPr>
            <w:sdtContent>
              <w:p w14:paraId="00000625" w14:textId="77777777" w:rsidR="00860220" w:rsidRDefault="00681D0E" w:rsidP="00A56D3D">
                <w:pPr>
                  <w:tabs>
                    <w:tab w:val="left" w:pos="10080"/>
                  </w:tabs>
                  <w:ind w:right="580"/>
                  <w:rPr>
                    <w:rFonts w:ascii="Tahoma" w:eastAsia="Tahoma" w:hAnsi="Tahoma" w:cs="Tahoma"/>
                    <w:sz w:val="18"/>
                    <w:szCs w:val="18"/>
                  </w:rPr>
                </w:pPr>
                <w:r>
                  <w:rPr>
                    <w:rFonts w:ascii="Tahoma" w:eastAsia="Tahoma" w:hAnsi="Tahoma" w:cs="Tahoma"/>
                    <w:sz w:val="18"/>
                    <w:szCs w:val="18"/>
                  </w:rPr>
                  <w:t>The OSSA will inform the students on the deadline during the exercise. It must be ready roughly one week before the end of the exercise since it will be presented at the symposium day.</w:t>
                </w:r>
              </w:p>
            </w:sdtContent>
          </w:sdt>
          <w:sdt>
            <w:sdtPr>
              <w:tag w:val="goog_rdk_1692"/>
              <w:id w:val="-511756946"/>
            </w:sdtPr>
            <w:sdtContent>
              <w:p w14:paraId="00000626" w14:textId="77777777" w:rsidR="00860220" w:rsidRDefault="00000000" w:rsidP="00A56D3D">
                <w:pPr>
                  <w:rPr>
                    <w:rFonts w:ascii="Tahoma" w:eastAsia="Tahoma" w:hAnsi="Tahoma" w:cs="Tahoma"/>
                  </w:rPr>
                </w:pPr>
              </w:p>
            </w:sdtContent>
          </w:sdt>
        </w:tc>
      </w:tr>
      <w:tr w:rsidR="00860220" w14:paraId="53167554" w14:textId="77777777">
        <w:tc>
          <w:tcPr>
            <w:tcW w:w="9322" w:type="dxa"/>
            <w:gridSpan w:val="3"/>
            <w:tcBorders>
              <w:top w:val="single" w:sz="6" w:space="0" w:color="000000"/>
              <w:left w:val="single" w:sz="6" w:space="0" w:color="000000"/>
              <w:bottom w:val="single" w:sz="6" w:space="0" w:color="000000"/>
              <w:right w:val="single" w:sz="6" w:space="0" w:color="000000"/>
            </w:tcBorders>
          </w:tcPr>
          <w:sdt>
            <w:sdtPr>
              <w:tag w:val="goog_rdk_1695"/>
              <w:id w:val="-1923860746"/>
            </w:sdtPr>
            <w:sdtContent>
              <w:p w14:paraId="00000629" w14:textId="77777777" w:rsidR="00860220" w:rsidRDefault="00681D0E" w:rsidP="00A56D3D">
                <w:pPr>
                  <w:rPr>
                    <w:rFonts w:ascii="Tahoma" w:eastAsia="Tahoma" w:hAnsi="Tahoma" w:cs="Tahoma"/>
                  </w:rPr>
                </w:pPr>
                <w:r>
                  <w:rPr>
                    <w:rFonts w:ascii="Tahoma" w:eastAsia="Tahoma" w:hAnsi="Tahoma" w:cs="Tahoma"/>
                    <w:sz w:val="12"/>
                    <w:szCs w:val="12"/>
                  </w:rPr>
                  <w:t>7.  PREPARATION INSTRUCTIONS</w:t>
                </w:r>
              </w:p>
            </w:sdtContent>
          </w:sdt>
          <w:sdt>
            <w:sdtPr>
              <w:tag w:val="goog_rdk_1696"/>
              <w:id w:val="-925419320"/>
            </w:sdtPr>
            <w:sdtContent>
              <w:p w14:paraId="0000062A" w14:textId="77777777" w:rsidR="00860220" w:rsidRDefault="00681D0E" w:rsidP="00A56D3D">
                <w:pPr>
                  <w:numPr>
                    <w:ilvl w:val="0"/>
                    <w:numId w:val="20"/>
                  </w:numPr>
                  <w:ind w:left="0" w:firstLine="0"/>
                  <w:rPr>
                    <w:rFonts w:ascii="Tahoma" w:eastAsia="Tahoma" w:hAnsi="Tahoma" w:cs="Tahoma"/>
                    <w:sz w:val="18"/>
                    <w:szCs w:val="18"/>
                  </w:rPr>
                </w:pPr>
                <w:r>
                  <w:rPr>
                    <w:rFonts w:ascii="Tahoma" w:eastAsia="Tahoma" w:hAnsi="Tahoma" w:cs="Tahoma"/>
                    <w:sz w:val="18"/>
                    <w:szCs w:val="18"/>
                  </w:rPr>
                  <w:t>First take a look at the examples (digital on Brightspace or at the various floors, e.g. 6-9)</w:t>
                </w:r>
              </w:p>
            </w:sdtContent>
          </w:sdt>
          <w:sdt>
            <w:sdtPr>
              <w:tag w:val="goog_rdk_1697"/>
              <w:id w:val="-1525556069"/>
            </w:sdtPr>
            <w:sdtContent>
              <w:p w14:paraId="0000062B" w14:textId="77777777" w:rsidR="00860220" w:rsidRDefault="00681D0E" w:rsidP="00A56D3D">
                <w:pPr>
                  <w:numPr>
                    <w:ilvl w:val="0"/>
                    <w:numId w:val="20"/>
                  </w:numPr>
                  <w:ind w:left="0" w:firstLine="0"/>
                  <w:rPr>
                    <w:rFonts w:ascii="Tahoma" w:eastAsia="Tahoma" w:hAnsi="Tahoma" w:cs="Tahoma"/>
                    <w:sz w:val="18"/>
                    <w:szCs w:val="18"/>
                  </w:rPr>
                </w:pPr>
                <w:r>
                  <w:rPr>
                    <w:rFonts w:ascii="Tahoma" w:eastAsia="Tahoma" w:hAnsi="Tahoma" w:cs="Tahoma"/>
                    <w:sz w:val="18"/>
                    <w:szCs w:val="18"/>
                  </w:rPr>
                  <w:t>The format to be used is pdf</w:t>
                </w:r>
              </w:p>
            </w:sdtContent>
          </w:sdt>
          <w:sdt>
            <w:sdtPr>
              <w:tag w:val="goog_rdk_1698"/>
              <w:id w:val="-1702931754"/>
            </w:sdtPr>
            <w:sdtContent>
              <w:p w14:paraId="0000062C" w14:textId="77777777" w:rsidR="00860220" w:rsidRDefault="00681D0E" w:rsidP="00A56D3D">
                <w:pPr>
                  <w:numPr>
                    <w:ilvl w:val="0"/>
                    <w:numId w:val="20"/>
                  </w:numPr>
                  <w:ind w:left="0" w:firstLine="0"/>
                  <w:rPr>
                    <w:rFonts w:ascii="Tahoma" w:eastAsia="Tahoma" w:hAnsi="Tahoma" w:cs="Tahoma"/>
                    <w:sz w:val="18"/>
                    <w:szCs w:val="18"/>
                  </w:rPr>
                </w:pPr>
                <w:r>
                  <w:rPr>
                    <w:rFonts w:ascii="Tahoma" w:eastAsia="Tahoma" w:hAnsi="Tahoma" w:cs="Tahoma"/>
                    <w:sz w:val="18"/>
                    <w:szCs w:val="18"/>
                  </w:rPr>
                  <w:t>The size is A1 (59.4 x 84.1 cm)</w:t>
                </w:r>
              </w:p>
            </w:sdtContent>
          </w:sdt>
          <w:sdt>
            <w:sdtPr>
              <w:tag w:val="goog_rdk_1699"/>
              <w:id w:val="588737362"/>
            </w:sdtPr>
            <w:sdtContent>
              <w:p w14:paraId="0000062D" w14:textId="77777777" w:rsidR="00860220" w:rsidRDefault="00681D0E" w:rsidP="00A56D3D">
                <w:pPr>
                  <w:numPr>
                    <w:ilvl w:val="0"/>
                    <w:numId w:val="20"/>
                  </w:numPr>
                  <w:ind w:left="0" w:firstLine="0"/>
                  <w:rPr>
                    <w:rFonts w:ascii="Tahoma" w:eastAsia="Tahoma" w:hAnsi="Tahoma" w:cs="Tahoma"/>
                    <w:sz w:val="18"/>
                    <w:szCs w:val="18"/>
                  </w:rPr>
                </w:pPr>
                <w:r>
                  <w:rPr>
                    <w:rFonts w:ascii="Tahoma" w:eastAsia="Tahoma" w:hAnsi="Tahoma" w:cs="Tahoma"/>
                    <w:sz w:val="18"/>
                    <w:szCs w:val="18"/>
                  </w:rPr>
                  <w:t>Both portrait and landscape orientation are allowed</w:t>
                </w:r>
              </w:p>
            </w:sdtContent>
          </w:sdt>
          <w:sdt>
            <w:sdtPr>
              <w:tag w:val="goog_rdk_1700"/>
              <w:id w:val="2024894441"/>
            </w:sdtPr>
            <w:sdtContent>
              <w:p w14:paraId="0000062E" w14:textId="77777777" w:rsidR="00860220" w:rsidRDefault="00681D0E" w:rsidP="00A56D3D">
                <w:pPr>
                  <w:numPr>
                    <w:ilvl w:val="0"/>
                    <w:numId w:val="20"/>
                  </w:numPr>
                  <w:ind w:left="0" w:firstLine="0"/>
                  <w:rPr>
                    <w:rFonts w:ascii="Tahoma" w:eastAsia="Tahoma" w:hAnsi="Tahoma" w:cs="Tahoma"/>
                    <w:sz w:val="18"/>
                    <w:szCs w:val="18"/>
                  </w:rPr>
                </w:pPr>
                <w:r>
                  <w:rPr>
                    <w:rFonts w:ascii="Tahoma" w:eastAsia="Tahoma" w:hAnsi="Tahoma" w:cs="Tahoma"/>
                    <w:sz w:val="18"/>
                    <w:szCs w:val="18"/>
                  </w:rPr>
                  <w:t xml:space="preserve">The poster will be printed in full </w:t>
                </w:r>
                <w:proofErr w:type="spellStart"/>
                <w:r>
                  <w:rPr>
                    <w:rFonts w:ascii="Tahoma" w:eastAsia="Tahoma" w:hAnsi="Tahoma" w:cs="Tahoma"/>
                    <w:sz w:val="18"/>
                    <w:szCs w:val="18"/>
                  </w:rPr>
                  <w:t>color</w:t>
                </w:r>
                <w:proofErr w:type="spellEnd"/>
                <w:r>
                  <w:rPr>
                    <w:rFonts w:ascii="Tahoma" w:eastAsia="Tahoma" w:hAnsi="Tahoma" w:cs="Tahoma"/>
                    <w:sz w:val="18"/>
                    <w:szCs w:val="18"/>
                  </w:rPr>
                  <w:t xml:space="preserve"> (CMYK)</w:t>
                </w:r>
              </w:p>
            </w:sdtContent>
          </w:sdt>
          <w:sdt>
            <w:sdtPr>
              <w:tag w:val="goog_rdk_1701"/>
              <w:id w:val="-2006127253"/>
            </w:sdtPr>
            <w:sdtContent>
              <w:p w14:paraId="0000062F" w14:textId="77777777" w:rsidR="00860220" w:rsidRDefault="00681D0E" w:rsidP="00A56D3D">
                <w:pPr>
                  <w:numPr>
                    <w:ilvl w:val="0"/>
                    <w:numId w:val="20"/>
                  </w:numPr>
                  <w:ind w:left="0" w:firstLine="0"/>
                  <w:rPr>
                    <w:rFonts w:ascii="Tahoma" w:eastAsia="Tahoma" w:hAnsi="Tahoma" w:cs="Tahoma"/>
                    <w:sz w:val="18"/>
                    <w:szCs w:val="18"/>
                  </w:rPr>
                </w:pPr>
                <w:r>
                  <w:rPr>
                    <w:rFonts w:ascii="Tahoma" w:eastAsia="Tahoma" w:hAnsi="Tahoma" w:cs="Tahoma"/>
                    <w:sz w:val="18"/>
                    <w:szCs w:val="18"/>
                  </w:rPr>
                  <w:t>All text should be English (GB or US)</w:t>
                </w:r>
              </w:p>
            </w:sdtContent>
          </w:sdt>
          <w:sdt>
            <w:sdtPr>
              <w:tag w:val="goog_rdk_1702"/>
              <w:id w:val="-1957251171"/>
            </w:sdtPr>
            <w:sdtContent>
              <w:p w14:paraId="00000630" w14:textId="77777777" w:rsidR="00860220" w:rsidRDefault="00681D0E" w:rsidP="00A56D3D">
                <w:pPr>
                  <w:numPr>
                    <w:ilvl w:val="0"/>
                    <w:numId w:val="20"/>
                  </w:numPr>
                  <w:ind w:left="0" w:firstLine="0"/>
                  <w:rPr>
                    <w:rFonts w:ascii="Tahoma" w:eastAsia="Tahoma" w:hAnsi="Tahoma" w:cs="Tahoma"/>
                    <w:sz w:val="18"/>
                    <w:szCs w:val="18"/>
                  </w:rPr>
                </w:pPr>
                <w:r>
                  <w:rPr>
                    <w:rFonts w:ascii="Tahoma" w:eastAsia="Tahoma" w:hAnsi="Tahoma" w:cs="Tahoma"/>
                    <w:sz w:val="18"/>
                    <w:szCs w:val="18"/>
                  </w:rPr>
                  <w:t>Use at least ten lines of text to explain your design (no all-picture posters!)</w:t>
                </w:r>
              </w:p>
            </w:sdtContent>
          </w:sdt>
          <w:sdt>
            <w:sdtPr>
              <w:tag w:val="goog_rdk_1703"/>
              <w:id w:val="1879052559"/>
            </w:sdtPr>
            <w:sdtContent>
              <w:p w14:paraId="00000631" w14:textId="77777777" w:rsidR="00860220" w:rsidRDefault="00681D0E" w:rsidP="00A56D3D">
                <w:pPr>
                  <w:numPr>
                    <w:ilvl w:val="0"/>
                    <w:numId w:val="20"/>
                  </w:numPr>
                  <w:ind w:left="0" w:firstLine="0"/>
                  <w:rPr>
                    <w:rFonts w:ascii="Tahoma" w:eastAsia="Tahoma" w:hAnsi="Tahoma" w:cs="Tahoma"/>
                    <w:sz w:val="18"/>
                    <w:szCs w:val="18"/>
                  </w:rPr>
                </w:pPr>
                <w:r>
                  <w:rPr>
                    <w:rFonts w:ascii="Tahoma" w:eastAsia="Tahoma" w:hAnsi="Tahoma" w:cs="Tahoma"/>
                    <w:sz w:val="18"/>
                    <w:szCs w:val="18"/>
                  </w:rPr>
                  <w:t>If you add the group member names, use the same format for all names</w:t>
                </w:r>
              </w:p>
            </w:sdtContent>
          </w:sdt>
          <w:sdt>
            <w:sdtPr>
              <w:tag w:val="goog_rdk_1704"/>
              <w:id w:val="-1513688549"/>
            </w:sdtPr>
            <w:sdtContent>
              <w:p w14:paraId="00000632" w14:textId="77777777" w:rsidR="00860220" w:rsidRDefault="00681D0E" w:rsidP="00A56D3D">
                <w:pPr>
                  <w:numPr>
                    <w:ilvl w:val="0"/>
                    <w:numId w:val="20"/>
                  </w:numPr>
                  <w:ind w:left="0" w:firstLine="0"/>
                  <w:rPr>
                    <w:rFonts w:ascii="Tahoma" w:eastAsia="Tahoma" w:hAnsi="Tahoma" w:cs="Tahoma"/>
                    <w:sz w:val="18"/>
                    <w:szCs w:val="18"/>
                  </w:rPr>
                </w:pPr>
                <w:r>
                  <w:rPr>
                    <w:rFonts w:ascii="Tahoma" w:eastAsia="Tahoma" w:hAnsi="Tahoma" w:cs="Tahoma"/>
                    <w:sz w:val="18"/>
                    <w:szCs w:val="18"/>
                  </w:rPr>
                  <w:t>Do not use a font for group members larger than 0.8 cm (28 pt)</w:t>
                </w:r>
              </w:p>
            </w:sdtContent>
          </w:sdt>
          <w:sdt>
            <w:sdtPr>
              <w:tag w:val="goog_rdk_1705"/>
              <w:id w:val="1786617440"/>
            </w:sdtPr>
            <w:sdtContent>
              <w:p w14:paraId="00000633" w14:textId="77777777" w:rsidR="00860220" w:rsidRDefault="00681D0E" w:rsidP="00A56D3D">
                <w:pPr>
                  <w:numPr>
                    <w:ilvl w:val="0"/>
                    <w:numId w:val="20"/>
                  </w:numPr>
                  <w:ind w:left="0" w:firstLine="0"/>
                  <w:rPr>
                    <w:rFonts w:ascii="Tahoma" w:eastAsia="Tahoma" w:hAnsi="Tahoma" w:cs="Tahoma"/>
                    <w:sz w:val="18"/>
                    <w:szCs w:val="18"/>
                  </w:rPr>
                </w:pPr>
                <w:r>
                  <w:rPr>
                    <w:rFonts w:ascii="Tahoma" w:eastAsia="Tahoma" w:hAnsi="Tahoma" w:cs="Tahoma"/>
                    <w:sz w:val="18"/>
                    <w:szCs w:val="18"/>
                  </w:rPr>
                  <w:t>Do not include student registration numbers</w:t>
                </w:r>
              </w:p>
            </w:sdtContent>
          </w:sdt>
          <w:sdt>
            <w:sdtPr>
              <w:tag w:val="goog_rdk_1706"/>
              <w:id w:val="692963959"/>
            </w:sdtPr>
            <w:sdtContent>
              <w:p w14:paraId="00000634" w14:textId="77777777" w:rsidR="00860220" w:rsidRDefault="00681D0E" w:rsidP="00A56D3D">
                <w:pPr>
                  <w:numPr>
                    <w:ilvl w:val="0"/>
                    <w:numId w:val="20"/>
                  </w:numPr>
                  <w:ind w:left="0" w:firstLine="0"/>
                  <w:rPr>
                    <w:rFonts w:ascii="Tahoma" w:eastAsia="Tahoma" w:hAnsi="Tahoma" w:cs="Tahoma"/>
                    <w:sz w:val="18"/>
                    <w:szCs w:val="18"/>
                  </w:rPr>
                </w:pPr>
                <w:r>
                  <w:rPr>
                    <w:rFonts w:ascii="Tahoma" w:eastAsia="Tahoma" w:hAnsi="Tahoma" w:cs="Tahoma"/>
                    <w:sz w:val="18"/>
                    <w:szCs w:val="18"/>
                  </w:rPr>
                  <w:t>For the title use a font of about 4 cm (160 pt)</w:t>
                </w:r>
              </w:p>
            </w:sdtContent>
          </w:sdt>
          <w:sdt>
            <w:sdtPr>
              <w:tag w:val="goog_rdk_1707"/>
              <w:id w:val="-1408997997"/>
            </w:sdtPr>
            <w:sdtContent>
              <w:p w14:paraId="00000635" w14:textId="77777777" w:rsidR="00860220" w:rsidRDefault="00681D0E" w:rsidP="00A56D3D">
                <w:pPr>
                  <w:numPr>
                    <w:ilvl w:val="0"/>
                    <w:numId w:val="20"/>
                  </w:numPr>
                  <w:ind w:left="0" w:firstLine="0"/>
                  <w:rPr>
                    <w:rFonts w:ascii="Tahoma" w:eastAsia="Tahoma" w:hAnsi="Tahoma" w:cs="Tahoma"/>
                    <w:sz w:val="18"/>
                    <w:szCs w:val="18"/>
                  </w:rPr>
                </w:pPr>
                <w:r>
                  <w:rPr>
                    <w:rFonts w:ascii="Tahoma" w:eastAsia="Tahoma" w:hAnsi="Tahoma" w:cs="Tahoma"/>
                    <w:sz w:val="18"/>
                    <w:szCs w:val="18"/>
                  </w:rPr>
                  <w:t>Do not include a group number or room number</w:t>
                </w:r>
              </w:p>
            </w:sdtContent>
          </w:sdt>
          <w:sdt>
            <w:sdtPr>
              <w:tag w:val="goog_rdk_1708"/>
              <w:id w:val="194500696"/>
            </w:sdtPr>
            <w:sdtContent>
              <w:p w14:paraId="00000636" w14:textId="77777777" w:rsidR="00860220" w:rsidRDefault="00681D0E" w:rsidP="00A56D3D">
                <w:pPr>
                  <w:numPr>
                    <w:ilvl w:val="0"/>
                    <w:numId w:val="20"/>
                  </w:numPr>
                  <w:ind w:left="0" w:firstLine="0"/>
                  <w:rPr>
                    <w:rFonts w:ascii="Tahoma" w:eastAsia="Tahoma" w:hAnsi="Tahoma" w:cs="Tahoma"/>
                    <w:sz w:val="18"/>
                    <w:szCs w:val="18"/>
                  </w:rPr>
                </w:pPr>
                <w:r>
                  <w:rPr>
                    <w:rFonts w:ascii="Tahoma" w:eastAsia="Tahoma" w:hAnsi="Tahoma" w:cs="Tahoma"/>
                    <w:sz w:val="18"/>
                    <w:szCs w:val="18"/>
                  </w:rPr>
                  <w:t xml:space="preserve">Use of the </w:t>
                </w:r>
                <w:r>
                  <w:rPr>
                    <w:rFonts w:ascii="Tahoma" w:eastAsia="Tahoma" w:hAnsi="Tahoma" w:cs="Tahoma"/>
                    <w:b/>
                    <w:sz w:val="18"/>
                    <w:szCs w:val="18"/>
                  </w:rPr>
                  <w:t>university</w:t>
                </w:r>
                <w:r>
                  <w:rPr>
                    <w:rFonts w:ascii="Tahoma" w:eastAsia="Tahoma" w:hAnsi="Tahoma" w:cs="Tahoma"/>
                    <w:sz w:val="18"/>
                    <w:szCs w:val="18"/>
                  </w:rPr>
                  <w:t xml:space="preserve"> house style is mandatory.</w:t>
                </w:r>
              </w:p>
            </w:sdtContent>
          </w:sdt>
          <w:sdt>
            <w:sdtPr>
              <w:tag w:val="goog_rdk_1709"/>
              <w:id w:val="465085977"/>
            </w:sdtPr>
            <w:sdtContent>
              <w:p w14:paraId="00000637" w14:textId="77777777" w:rsidR="00860220" w:rsidRDefault="00681D0E" w:rsidP="00A56D3D">
                <w:pPr>
                  <w:numPr>
                    <w:ilvl w:val="0"/>
                    <w:numId w:val="20"/>
                  </w:numPr>
                  <w:ind w:left="0" w:firstLine="0"/>
                  <w:rPr>
                    <w:rFonts w:ascii="Tahoma" w:eastAsia="Tahoma" w:hAnsi="Tahoma" w:cs="Tahoma"/>
                    <w:sz w:val="18"/>
                    <w:szCs w:val="18"/>
                  </w:rPr>
                </w:pPr>
                <w:r>
                  <w:rPr>
                    <w:rFonts w:ascii="Tahoma" w:eastAsia="Tahoma" w:hAnsi="Tahoma" w:cs="Tahoma"/>
                    <w:sz w:val="18"/>
                    <w:szCs w:val="18"/>
                  </w:rPr>
                  <w:t>Include: "Design Synthesis Exercise 20xx" using Arial Black, 28 pt, black or white</w:t>
                </w:r>
              </w:p>
            </w:sdtContent>
          </w:sdt>
          <w:sdt>
            <w:sdtPr>
              <w:tag w:val="goog_rdk_1711"/>
              <w:id w:val="201147780"/>
            </w:sdtPr>
            <w:sdtContent>
              <w:p w14:paraId="00000638" w14:textId="209DE7EF" w:rsidR="00860220" w:rsidRDefault="00000000" w:rsidP="00A56D3D">
                <w:pPr>
                  <w:numPr>
                    <w:ilvl w:val="0"/>
                    <w:numId w:val="20"/>
                  </w:numPr>
                  <w:ind w:left="0" w:firstLine="0"/>
                  <w:rPr>
                    <w:rFonts w:ascii="Tahoma" w:eastAsia="Tahoma" w:hAnsi="Tahoma" w:cs="Tahoma"/>
                    <w:sz w:val="18"/>
                    <w:szCs w:val="18"/>
                  </w:rPr>
                </w:pPr>
                <w:sdt>
                  <w:sdtPr>
                    <w:tag w:val="goog_rdk_1710"/>
                    <w:id w:val="-94558103"/>
                  </w:sdtPr>
                  <w:sdtContent/>
                </w:sdt>
                <w:r w:rsidR="00681D0E">
                  <w:rPr>
                    <w:rFonts w:ascii="Tahoma" w:eastAsia="Tahoma" w:hAnsi="Tahoma" w:cs="Tahoma"/>
                    <w:sz w:val="18"/>
                    <w:szCs w:val="18"/>
                  </w:rPr>
                  <w:t xml:space="preserve">Position this line at the bottom left corner (use </w:t>
                </w:r>
                <w:r w:rsidR="00D22574">
                  <w:rPr>
                    <w:rFonts w:ascii="Tahoma" w:eastAsia="Tahoma" w:hAnsi="Tahoma" w:cs="Tahoma"/>
                    <w:sz w:val="18"/>
                    <w:szCs w:val="18"/>
                  </w:rPr>
                  <w:t>similar</w:t>
                </w:r>
                <w:r w:rsidR="00681D0E">
                  <w:rPr>
                    <w:rFonts w:ascii="Tahoma" w:eastAsia="Tahoma" w:hAnsi="Tahoma" w:cs="Tahoma"/>
                    <w:sz w:val="18"/>
                    <w:szCs w:val="18"/>
                  </w:rPr>
                  <w:t xml:space="preserve"> margins as with the university logo, e.g. 3 cm from sides)</w:t>
                </w:r>
              </w:p>
            </w:sdtContent>
          </w:sdt>
          <w:sdt>
            <w:sdtPr>
              <w:tag w:val="goog_rdk_1712"/>
              <w:id w:val="801814869"/>
            </w:sdtPr>
            <w:sdtContent>
              <w:p w14:paraId="00000639" w14:textId="77777777" w:rsidR="00860220" w:rsidRDefault="00681D0E" w:rsidP="00A56D3D">
                <w:pPr>
                  <w:numPr>
                    <w:ilvl w:val="0"/>
                    <w:numId w:val="20"/>
                  </w:numPr>
                  <w:ind w:left="0" w:firstLine="0"/>
                  <w:rPr>
                    <w:rFonts w:ascii="Tahoma" w:eastAsia="Tahoma" w:hAnsi="Tahoma" w:cs="Tahoma"/>
                    <w:sz w:val="18"/>
                    <w:szCs w:val="18"/>
                  </w:rPr>
                </w:pPr>
                <w:r>
                  <w:rPr>
                    <w:rFonts w:ascii="Tahoma" w:eastAsia="Tahoma" w:hAnsi="Tahoma" w:cs="Tahoma"/>
                    <w:sz w:val="18"/>
                    <w:szCs w:val="18"/>
                  </w:rPr>
                  <w:t>Do not include a date or time</w:t>
                </w:r>
              </w:p>
            </w:sdtContent>
          </w:sdt>
          <w:sdt>
            <w:sdtPr>
              <w:tag w:val="goog_rdk_1713"/>
              <w:id w:val="1447657334"/>
            </w:sdtPr>
            <w:sdtContent>
              <w:p w14:paraId="0000063A" w14:textId="77777777" w:rsidR="00860220" w:rsidRDefault="00681D0E" w:rsidP="00A56D3D">
                <w:pPr>
                  <w:numPr>
                    <w:ilvl w:val="0"/>
                    <w:numId w:val="20"/>
                  </w:numPr>
                  <w:ind w:left="0" w:firstLine="0"/>
                  <w:rPr>
                    <w:rFonts w:ascii="Tahoma" w:eastAsia="Tahoma" w:hAnsi="Tahoma" w:cs="Tahoma"/>
                    <w:sz w:val="18"/>
                    <w:szCs w:val="18"/>
                  </w:rPr>
                </w:pPr>
                <w:r>
                  <w:rPr>
                    <w:rFonts w:ascii="Tahoma" w:eastAsia="Tahoma" w:hAnsi="Tahoma" w:cs="Tahoma"/>
                    <w:sz w:val="18"/>
                    <w:szCs w:val="18"/>
                  </w:rPr>
                  <w:t>Use your own pictures, or at least no pictures with copyrights on them</w:t>
                </w:r>
              </w:p>
            </w:sdtContent>
          </w:sdt>
          <w:sdt>
            <w:sdtPr>
              <w:tag w:val="goog_rdk_1714"/>
              <w:id w:val="982969884"/>
            </w:sdtPr>
            <w:sdtContent>
              <w:p w14:paraId="0000063B" w14:textId="77777777" w:rsidR="00860220" w:rsidRDefault="00681D0E" w:rsidP="00A56D3D">
                <w:pPr>
                  <w:numPr>
                    <w:ilvl w:val="0"/>
                    <w:numId w:val="20"/>
                  </w:numPr>
                  <w:ind w:left="0" w:firstLine="0"/>
                  <w:rPr>
                    <w:rFonts w:ascii="Tahoma" w:eastAsia="Tahoma" w:hAnsi="Tahoma" w:cs="Tahoma"/>
                    <w:color w:val="FF0000"/>
                    <w:sz w:val="18"/>
                    <w:szCs w:val="18"/>
                  </w:rPr>
                </w:pPr>
                <w:r>
                  <w:rPr>
                    <w:rFonts w:ascii="Tahoma" w:eastAsia="Tahoma" w:hAnsi="Tahoma" w:cs="Tahoma"/>
                    <w:color w:val="FF0000"/>
                    <w:sz w:val="18"/>
                    <w:szCs w:val="18"/>
                  </w:rPr>
                  <w:t>The poster must be approved by your Principal Tutor before it is passed on to the OSSAs for printing</w:t>
                </w:r>
              </w:p>
            </w:sdtContent>
          </w:sdt>
          <w:sdt>
            <w:sdtPr>
              <w:tag w:val="goog_rdk_1715"/>
              <w:id w:val="444896161"/>
            </w:sdtPr>
            <w:sdtContent>
              <w:p w14:paraId="0000063C" w14:textId="77777777" w:rsidR="00860220" w:rsidRDefault="00000000" w:rsidP="00A56D3D">
                <w:pPr>
                  <w:tabs>
                    <w:tab w:val="left" w:pos="10080"/>
                  </w:tabs>
                  <w:ind w:right="580"/>
                  <w:rPr>
                    <w:rFonts w:ascii="Tahoma" w:eastAsia="Tahoma" w:hAnsi="Tahoma" w:cs="Tahoma"/>
                  </w:rPr>
                </w:pPr>
              </w:p>
            </w:sdtContent>
          </w:sdt>
          <w:sdt>
            <w:sdtPr>
              <w:tag w:val="goog_rdk_1716"/>
              <w:id w:val="-99643618"/>
            </w:sdtPr>
            <w:sdtContent>
              <w:p w14:paraId="0000063D" w14:textId="77777777" w:rsidR="00860220" w:rsidRDefault="00681D0E" w:rsidP="00A56D3D">
                <w:pPr>
                  <w:numPr>
                    <w:ilvl w:val="0"/>
                    <w:numId w:val="20"/>
                  </w:numPr>
                  <w:ind w:left="0" w:firstLine="0"/>
                  <w:rPr>
                    <w:rFonts w:ascii="Tahoma" w:eastAsia="Tahoma" w:hAnsi="Tahoma" w:cs="Tahoma"/>
                    <w:sz w:val="18"/>
                    <w:szCs w:val="18"/>
                  </w:rPr>
                </w:pPr>
                <w:r>
                  <w:rPr>
                    <w:rFonts w:ascii="Tahoma" w:eastAsia="Tahoma" w:hAnsi="Tahoma" w:cs="Tahoma"/>
                    <w:sz w:val="18"/>
                    <w:szCs w:val="18"/>
                  </w:rPr>
                  <w:t>Delivered to: 'Deliverables'-folder of your group (within AE3001-network folder)</w:t>
                </w:r>
              </w:p>
            </w:sdtContent>
          </w:sdt>
          <w:sdt>
            <w:sdtPr>
              <w:tag w:val="goog_rdk_1717"/>
              <w:id w:val="-930431442"/>
            </w:sdtPr>
            <w:sdtContent>
              <w:p w14:paraId="0000063E" w14:textId="77777777" w:rsidR="00860220" w:rsidRDefault="00681D0E" w:rsidP="00A56D3D">
                <w:pPr>
                  <w:numPr>
                    <w:ilvl w:val="0"/>
                    <w:numId w:val="20"/>
                  </w:numPr>
                  <w:ind w:left="0" w:firstLine="0"/>
                  <w:rPr>
                    <w:rFonts w:ascii="Tahoma" w:eastAsia="Tahoma" w:hAnsi="Tahoma" w:cs="Tahoma"/>
                    <w:sz w:val="18"/>
                    <w:szCs w:val="18"/>
                  </w:rPr>
                </w:pPr>
                <w:r>
                  <w:rPr>
                    <w:rFonts w:ascii="Tahoma" w:eastAsia="Tahoma" w:hAnsi="Tahoma" w:cs="Tahoma"/>
                    <w:sz w:val="18"/>
                    <w:szCs w:val="18"/>
                  </w:rPr>
                  <w:t>Format: [Group#]_[Group_name]_Poster.pdf</w:t>
                </w:r>
              </w:p>
            </w:sdtContent>
          </w:sdt>
          <w:sdt>
            <w:sdtPr>
              <w:tag w:val="goog_rdk_1720"/>
              <w:id w:val="-194231703"/>
            </w:sdtPr>
            <w:sdtContent>
              <w:p w14:paraId="0000063F" w14:textId="2D100647" w:rsidR="00860220" w:rsidRDefault="00681D0E" w:rsidP="00A56D3D">
                <w:pPr>
                  <w:numPr>
                    <w:ilvl w:val="0"/>
                    <w:numId w:val="20"/>
                  </w:numPr>
                  <w:ind w:left="0" w:firstLine="0"/>
                  <w:rPr>
                    <w:rFonts w:ascii="Tahoma" w:eastAsia="Tahoma" w:hAnsi="Tahoma" w:cs="Tahoma"/>
                    <w:sz w:val="18"/>
                    <w:szCs w:val="18"/>
                  </w:rPr>
                </w:pPr>
                <w:r>
                  <w:rPr>
                    <w:rFonts w:ascii="Tahoma" w:eastAsia="Tahoma" w:hAnsi="Tahoma" w:cs="Tahoma"/>
                    <w:sz w:val="18"/>
                    <w:szCs w:val="18"/>
                  </w:rPr>
                  <w:t xml:space="preserve">Layout: adhere to </w:t>
                </w:r>
                <w:proofErr w:type="spellStart"/>
                <w:r>
                  <w:rPr>
                    <w:rFonts w:ascii="Tahoma" w:eastAsia="Tahoma" w:hAnsi="Tahoma" w:cs="Tahoma"/>
                    <w:sz w:val="18"/>
                    <w:szCs w:val="18"/>
                  </w:rPr>
                  <w:t>TUDelft</w:t>
                </w:r>
                <w:proofErr w:type="spellEnd"/>
                <w:r>
                  <w:rPr>
                    <w:rFonts w:ascii="Tahoma" w:eastAsia="Tahoma" w:hAnsi="Tahoma" w:cs="Tahoma"/>
                    <w:sz w:val="18"/>
                    <w:szCs w:val="18"/>
                  </w:rPr>
                  <w:t xml:space="preserve"> '</w:t>
                </w:r>
                <w:proofErr w:type="spellStart"/>
                <w:r>
                  <w:rPr>
                    <w:rFonts w:ascii="Tahoma" w:eastAsia="Tahoma" w:hAnsi="Tahoma" w:cs="Tahoma"/>
                    <w:sz w:val="18"/>
                    <w:szCs w:val="18"/>
                  </w:rPr>
                  <w:t>huisstijl</w:t>
                </w:r>
                <w:proofErr w:type="spellEnd"/>
                <w:r>
                  <w:rPr>
                    <w:rFonts w:ascii="Tahoma" w:eastAsia="Tahoma" w:hAnsi="Tahoma" w:cs="Tahoma"/>
                    <w:sz w:val="18"/>
                    <w:szCs w:val="18"/>
                  </w:rPr>
                  <w:t>' - see</w:t>
                </w:r>
                <w:sdt>
                  <w:sdtPr>
                    <w:tag w:val="goog_rdk_1719"/>
                    <w:id w:val="-1122534623"/>
                  </w:sdtPr>
                  <w:sdtContent>
                    <w:r>
                      <w:rPr>
                        <w:rFonts w:ascii="Tahoma" w:eastAsia="Tahoma" w:hAnsi="Tahoma" w:cs="Tahoma"/>
                        <w:sz w:val="18"/>
                        <w:szCs w:val="18"/>
                      </w:rPr>
                      <w:t xml:space="preserve"> </w:t>
                    </w:r>
                    <w:hyperlink r:id="rId38" w:history="1">
                      <w:r>
                        <w:rPr>
                          <w:rFonts w:ascii="Tahoma" w:eastAsia="Tahoma" w:hAnsi="Tahoma" w:cs="Tahoma"/>
                          <w:color w:val="0000FF"/>
                          <w:sz w:val="18"/>
                          <w:szCs w:val="18"/>
                          <w:u w:val="single"/>
                        </w:rPr>
                        <w:t>https://www.tudelft.nl/en/tu-delft-corporate-design/downloads/</w:t>
                      </w:r>
                    </w:hyperlink>
                    <w:r>
                      <w:rPr>
                        <w:rFonts w:ascii="Tahoma" w:eastAsia="Tahoma" w:hAnsi="Tahoma" w:cs="Tahoma"/>
                        <w:sz w:val="18"/>
                        <w:szCs w:val="18"/>
                      </w:rPr>
                      <w:t xml:space="preserve"> &gt; Grid &gt; Colour bands</w:t>
                    </w:r>
                  </w:sdtContent>
                </w:sdt>
                <w:r>
                  <w:rPr>
                    <w:rFonts w:ascii="Tahoma" w:eastAsia="Tahoma" w:hAnsi="Tahoma" w:cs="Tahoma"/>
                    <w:sz w:val="18"/>
                    <w:szCs w:val="18"/>
                  </w:rPr>
                  <w:t>. See examples and additional input on Brightspace.</w:t>
                </w:r>
              </w:p>
            </w:sdtContent>
          </w:sdt>
          <w:sdt>
            <w:sdtPr>
              <w:tag w:val="goog_rdk_1721"/>
              <w:id w:val="253635933"/>
            </w:sdtPr>
            <w:sdtContent>
              <w:p w14:paraId="00000640" w14:textId="77777777" w:rsidR="00860220" w:rsidRDefault="00000000" w:rsidP="00A56D3D">
                <w:pPr>
                  <w:tabs>
                    <w:tab w:val="left" w:pos="10080"/>
                  </w:tabs>
                  <w:ind w:right="580"/>
                  <w:rPr>
                    <w:rFonts w:ascii="Tahoma" w:eastAsia="Tahoma" w:hAnsi="Tahoma" w:cs="Tahoma"/>
                  </w:rPr>
                </w:pPr>
              </w:p>
            </w:sdtContent>
          </w:sdt>
        </w:tc>
      </w:tr>
    </w:tbl>
    <w:sdt>
      <w:sdtPr>
        <w:tag w:val="goog_rdk_1724"/>
        <w:id w:val="1061136644"/>
      </w:sdtPr>
      <w:sdtContent>
        <w:p w14:paraId="00000643" w14:textId="77777777" w:rsidR="00860220" w:rsidRDefault="00000000" w:rsidP="00A56D3D">
          <w:pPr>
            <w:pBdr>
              <w:top w:val="nil"/>
              <w:left w:val="nil"/>
              <w:bottom w:val="nil"/>
              <w:right w:val="nil"/>
              <w:between w:val="nil"/>
            </w:pBdr>
            <w:spacing w:after="120"/>
            <w:rPr>
              <w:rFonts w:ascii="Tahoma" w:eastAsia="Tahoma" w:hAnsi="Tahoma" w:cs="Tahoma"/>
              <w:color w:val="000000"/>
            </w:rPr>
          </w:pPr>
        </w:p>
      </w:sdtContent>
    </w:sdt>
    <w:sdt>
      <w:sdtPr>
        <w:tag w:val="goog_rdk_1725"/>
        <w:id w:val="1458296223"/>
      </w:sdtPr>
      <w:sdtContent>
        <w:p w14:paraId="00000644" w14:textId="77777777" w:rsidR="00860220" w:rsidRDefault="00681D0E" w:rsidP="00A56D3D">
          <w:pPr>
            <w:pBdr>
              <w:top w:val="nil"/>
              <w:left w:val="nil"/>
              <w:bottom w:val="nil"/>
              <w:right w:val="nil"/>
              <w:between w:val="nil"/>
            </w:pBdr>
            <w:spacing w:after="120"/>
            <w:rPr>
              <w:rFonts w:ascii="Tahoma" w:eastAsia="Tahoma" w:hAnsi="Tahoma" w:cs="Tahoma"/>
              <w:color w:val="000000"/>
            </w:rPr>
          </w:pPr>
          <w:r>
            <w:br w:type="page"/>
          </w:r>
        </w:p>
      </w:sdtContent>
    </w:sdt>
    <w:tbl>
      <w:tblPr>
        <w:tblStyle w:val="af5"/>
        <w:tblW w:w="9322" w:type="dxa"/>
        <w:tblInd w:w="-34" w:type="dxa"/>
        <w:tblLayout w:type="fixed"/>
        <w:tblLook w:val="0000" w:firstRow="0" w:lastRow="0" w:firstColumn="0" w:lastColumn="0" w:noHBand="0" w:noVBand="0"/>
      </w:tblPr>
      <w:tblGrid>
        <w:gridCol w:w="4687"/>
        <w:gridCol w:w="2808"/>
        <w:gridCol w:w="1827"/>
      </w:tblGrid>
      <w:tr w:rsidR="00860220" w14:paraId="715A1724" w14:textId="77777777">
        <w:tc>
          <w:tcPr>
            <w:tcW w:w="9322" w:type="dxa"/>
            <w:gridSpan w:val="3"/>
            <w:tcBorders>
              <w:top w:val="single" w:sz="6" w:space="0" w:color="000000"/>
              <w:left w:val="single" w:sz="6" w:space="0" w:color="000000"/>
              <w:bottom w:val="single" w:sz="6" w:space="0" w:color="000000"/>
              <w:right w:val="single" w:sz="6" w:space="0" w:color="000000"/>
            </w:tcBorders>
          </w:tcPr>
          <w:sdt>
            <w:sdtPr>
              <w:tag w:val="goog_rdk_1726"/>
              <w:id w:val="-1859491739"/>
            </w:sdtPr>
            <w:sdtContent>
              <w:p w14:paraId="00000645" w14:textId="77777777" w:rsidR="00860220" w:rsidRDefault="00000000" w:rsidP="00A56D3D">
                <w:pPr>
                  <w:rPr>
                    <w:rFonts w:ascii="Tahoma" w:eastAsia="Tahoma" w:hAnsi="Tahoma" w:cs="Tahoma"/>
                  </w:rPr>
                </w:pPr>
              </w:p>
            </w:sdtContent>
          </w:sdt>
          <w:sdt>
            <w:sdtPr>
              <w:tag w:val="goog_rdk_1727"/>
              <w:id w:val="1181239816"/>
            </w:sdtPr>
            <w:sdtContent>
              <w:p w14:paraId="00000646" w14:textId="77777777" w:rsidR="00860220" w:rsidRDefault="00000000" w:rsidP="00A56D3D">
                <w:pPr>
                  <w:rPr>
                    <w:rFonts w:ascii="Tahoma" w:eastAsia="Tahoma" w:hAnsi="Tahoma" w:cs="Tahoma"/>
                  </w:rPr>
                </w:pPr>
              </w:p>
            </w:sdtContent>
          </w:sdt>
          <w:sdt>
            <w:sdtPr>
              <w:tag w:val="goog_rdk_1728"/>
              <w:id w:val="1992279656"/>
            </w:sdtPr>
            <w:sdtContent>
              <w:p w14:paraId="00000647" w14:textId="77777777" w:rsidR="00860220" w:rsidRDefault="00681D0E" w:rsidP="00A56D3D">
                <w:pPr>
                  <w:jc w:val="center"/>
                  <w:rPr>
                    <w:rFonts w:ascii="Tahoma" w:eastAsia="Tahoma" w:hAnsi="Tahoma" w:cs="Tahoma"/>
                  </w:rPr>
                </w:pPr>
                <w:r>
                  <w:rPr>
                    <w:rFonts w:ascii="Tahoma" w:eastAsia="Tahoma" w:hAnsi="Tahoma" w:cs="Tahoma"/>
                    <w:sz w:val="28"/>
                    <w:szCs w:val="28"/>
                  </w:rPr>
                  <w:t>Deliverable Item Description</w:t>
                </w:r>
              </w:p>
            </w:sdtContent>
          </w:sdt>
          <w:sdt>
            <w:sdtPr>
              <w:tag w:val="goog_rdk_1729"/>
              <w:id w:val="-433062239"/>
              <w:showingPlcHdr/>
            </w:sdtPr>
            <w:sdtContent>
              <w:p w14:paraId="00000648" w14:textId="55390E28" w:rsidR="00860220" w:rsidRDefault="00211805" w:rsidP="00A56D3D">
                <w:pPr>
                  <w:pBdr>
                    <w:top w:val="nil"/>
                    <w:left w:val="nil"/>
                    <w:bottom w:val="nil"/>
                    <w:right w:val="nil"/>
                    <w:between w:val="nil"/>
                  </w:pBdr>
                  <w:rPr>
                    <w:rFonts w:ascii="Tahoma" w:eastAsia="Tahoma" w:hAnsi="Tahoma" w:cs="Tahoma"/>
                    <w:color w:val="000000"/>
                  </w:rPr>
                </w:pPr>
                <w:r>
                  <w:t xml:space="preserve">     </w:t>
                </w:r>
              </w:p>
            </w:sdtContent>
          </w:sdt>
        </w:tc>
      </w:tr>
      <w:tr w:rsidR="00860220" w14:paraId="627804A7" w14:textId="77777777">
        <w:tc>
          <w:tcPr>
            <w:tcW w:w="7495" w:type="dxa"/>
            <w:gridSpan w:val="2"/>
            <w:tcBorders>
              <w:top w:val="single" w:sz="6" w:space="0" w:color="000000"/>
              <w:left w:val="single" w:sz="6" w:space="0" w:color="000000"/>
              <w:bottom w:val="single" w:sz="6" w:space="0" w:color="000000"/>
              <w:right w:val="single" w:sz="6" w:space="0" w:color="000000"/>
            </w:tcBorders>
          </w:tcPr>
          <w:sdt>
            <w:sdtPr>
              <w:tag w:val="goog_rdk_1732"/>
              <w:id w:val="1349365712"/>
            </w:sdtPr>
            <w:sdtContent>
              <w:p w14:paraId="0000064B" w14:textId="77777777" w:rsidR="00860220" w:rsidRDefault="00681D0E" w:rsidP="00A56D3D">
                <w:pPr>
                  <w:rPr>
                    <w:rFonts w:ascii="Tahoma" w:eastAsia="Tahoma" w:hAnsi="Tahoma" w:cs="Tahoma"/>
                  </w:rPr>
                </w:pPr>
                <w:r>
                  <w:rPr>
                    <w:rFonts w:ascii="Tahoma" w:eastAsia="Tahoma" w:hAnsi="Tahoma" w:cs="Tahoma"/>
                    <w:sz w:val="12"/>
                    <w:szCs w:val="12"/>
                  </w:rPr>
                  <w:t>1.  TITLE</w:t>
                </w:r>
              </w:p>
            </w:sdtContent>
          </w:sdt>
          <w:bookmarkStart w:id="36" w:name="_heading=h.3o7alnk" w:colFirst="0" w:colLast="0" w:displacedByCustomXml="next"/>
          <w:bookmarkEnd w:id="36" w:displacedByCustomXml="next"/>
          <w:sdt>
            <w:sdtPr>
              <w:tag w:val="goog_rdk_1733"/>
              <w:id w:val="569006290"/>
            </w:sdtPr>
            <w:sdtContent>
              <w:p w14:paraId="0000064C" w14:textId="77777777" w:rsidR="00860220" w:rsidRDefault="00000000" w:rsidP="00A56D3D">
                <w:pPr>
                  <w:rPr>
                    <w:b/>
                    <w:sz w:val="28"/>
                    <w:szCs w:val="28"/>
                  </w:rPr>
                </w:pPr>
              </w:p>
            </w:sdtContent>
          </w:sdt>
          <w:sdt>
            <w:sdtPr>
              <w:tag w:val="goog_rdk_1734"/>
              <w:id w:val="-786425857"/>
            </w:sdtPr>
            <w:sdtContent>
              <w:p w14:paraId="0000064D" w14:textId="77777777" w:rsidR="00860220" w:rsidRDefault="00681D0E" w:rsidP="00A56D3D">
                <w:pPr>
                  <w:rPr>
                    <w:b/>
                    <w:sz w:val="28"/>
                    <w:szCs w:val="28"/>
                  </w:rPr>
                </w:pPr>
                <w:r>
                  <w:rPr>
                    <w:b/>
                    <w:sz w:val="28"/>
                    <w:szCs w:val="28"/>
                  </w:rPr>
                  <w:t>Final Presentation Symposium</w:t>
                </w:r>
              </w:p>
            </w:sdtContent>
          </w:sdt>
          <w:sdt>
            <w:sdtPr>
              <w:tag w:val="goog_rdk_1735"/>
              <w:id w:val="-795759016"/>
            </w:sdtPr>
            <w:sdtContent>
              <w:p w14:paraId="0000064E" w14:textId="77777777" w:rsidR="00860220" w:rsidRDefault="00000000" w:rsidP="00A56D3D">
                <w:pPr>
                  <w:rPr>
                    <w:rFonts w:ascii="Tahoma" w:eastAsia="Tahoma" w:hAnsi="Tahoma" w:cs="Tahoma"/>
                  </w:rPr>
                </w:pPr>
              </w:p>
            </w:sdtContent>
          </w:sdt>
          <w:sdt>
            <w:sdtPr>
              <w:tag w:val="goog_rdk_1736"/>
              <w:id w:val="-919634381"/>
            </w:sdtPr>
            <w:sdtContent>
              <w:p w14:paraId="0000064F" w14:textId="77777777" w:rsidR="00860220" w:rsidRDefault="00000000" w:rsidP="00A56D3D">
                <w:pPr>
                  <w:rPr>
                    <w:rFonts w:ascii="Tahoma" w:eastAsia="Tahoma" w:hAnsi="Tahoma" w:cs="Tahoma"/>
                  </w:rPr>
                </w:pPr>
              </w:p>
            </w:sdtContent>
          </w:sdt>
        </w:tc>
        <w:tc>
          <w:tcPr>
            <w:tcW w:w="1827" w:type="dxa"/>
            <w:tcBorders>
              <w:top w:val="single" w:sz="6" w:space="0" w:color="000000"/>
              <w:left w:val="single" w:sz="6" w:space="0" w:color="000000"/>
              <w:bottom w:val="single" w:sz="6" w:space="0" w:color="000000"/>
              <w:right w:val="single" w:sz="6" w:space="0" w:color="000000"/>
            </w:tcBorders>
          </w:tcPr>
          <w:sdt>
            <w:sdtPr>
              <w:tag w:val="goog_rdk_1738"/>
              <w:id w:val="-676426856"/>
            </w:sdtPr>
            <w:sdtContent>
              <w:p w14:paraId="00000651" w14:textId="77777777" w:rsidR="00860220" w:rsidRDefault="00681D0E" w:rsidP="00A56D3D">
                <w:pPr>
                  <w:rPr>
                    <w:rFonts w:ascii="Tahoma" w:eastAsia="Tahoma" w:hAnsi="Tahoma" w:cs="Tahoma"/>
                  </w:rPr>
                </w:pPr>
                <w:r>
                  <w:rPr>
                    <w:rFonts w:ascii="Tahoma" w:eastAsia="Tahoma" w:hAnsi="Tahoma" w:cs="Tahoma"/>
                    <w:sz w:val="12"/>
                    <w:szCs w:val="12"/>
                  </w:rPr>
                  <w:t>2.  IDENTIFICATION</w:t>
                </w:r>
              </w:p>
            </w:sdtContent>
          </w:sdt>
          <w:sdt>
            <w:sdtPr>
              <w:tag w:val="goog_rdk_1739"/>
              <w:id w:val="-1722434993"/>
            </w:sdtPr>
            <w:sdtContent>
              <w:p w14:paraId="00000652" w14:textId="77777777" w:rsidR="00860220" w:rsidRDefault="00681D0E" w:rsidP="00A56D3D">
                <w:pPr>
                  <w:spacing w:before="120"/>
                  <w:rPr>
                    <w:rFonts w:ascii="Tahoma" w:eastAsia="Tahoma" w:hAnsi="Tahoma" w:cs="Tahoma"/>
                  </w:rPr>
                </w:pPr>
                <w:r>
                  <w:rPr>
                    <w:rFonts w:ascii="Tahoma" w:eastAsia="Tahoma" w:hAnsi="Tahoma" w:cs="Tahoma"/>
                  </w:rPr>
                  <w:t>DID-13</w:t>
                </w:r>
              </w:p>
            </w:sdtContent>
          </w:sdt>
        </w:tc>
      </w:tr>
      <w:tr w:rsidR="00860220" w14:paraId="6F16D490" w14:textId="77777777">
        <w:tc>
          <w:tcPr>
            <w:tcW w:w="9322" w:type="dxa"/>
            <w:gridSpan w:val="3"/>
            <w:tcBorders>
              <w:top w:val="single" w:sz="6" w:space="0" w:color="000000"/>
              <w:left w:val="single" w:sz="6" w:space="0" w:color="000000"/>
              <w:bottom w:val="single" w:sz="6" w:space="0" w:color="000000"/>
              <w:right w:val="single" w:sz="6" w:space="0" w:color="000000"/>
            </w:tcBorders>
          </w:tcPr>
          <w:sdt>
            <w:sdtPr>
              <w:tag w:val="goog_rdk_1740"/>
              <w:id w:val="1655570658"/>
            </w:sdtPr>
            <w:sdtContent>
              <w:p w14:paraId="00000653" w14:textId="77777777" w:rsidR="00860220" w:rsidRDefault="00681D0E" w:rsidP="00A56D3D">
                <w:pPr>
                  <w:rPr>
                    <w:rFonts w:ascii="Tahoma" w:eastAsia="Tahoma" w:hAnsi="Tahoma" w:cs="Tahoma"/>
                  </w:rPr>
                </w:pPr>
                <w:r>
                  <w:rPr>
                    <w:rFonts w:ascii="Tahoma" w:eastAsia="Tahoma" w:hAnsi="Tahoma" w:cs="Tahoma"/>
                    <w:sz w:val="12"/>
                    <w:szCs w:val="12"/>
                  </w:rPr>
                  <w:t>3.  DESCRIPTION</w:t>
                </w:r>
              </w:p>
            </w:sdtContent>
          </w:sdt>
          <w:sdt>
            <w:sdtPr>
              <w:tag w:val="goog_rdk_1741"/>
              <w:id w:val="461925064"/>
            </w:sdtPr>
            <w:sdtContent>
              <w:p w14:paraId="00000654" w14:textId="77777777" w:rsidR="00860220" w:rsidRDefault="00681D0E" w:rsidP="00A56D3D">
                <w:pPr>
                  <w:tabs>
                    <w:tab w:val="left" w:pos="10080"/>
                  </w:tabs>
                  <w:ind w:right="580"/>
                  <w:rPr>
                    <w:rFonts w:ascii="Tahoma" w:eastAsia="Tahoma" w:hAnsi="Tahoma" w:cs="Tahoma"/>
                    <w:sz w:val="18"/>
                    <w:szCs w:val="18"/>
                  </w:rPr>
                </w:pPr>
                <w:r>
                  <w:rPr>
                    <w:rFonts w:ascii="Tahoma" w:eastAsia="Tahoma" w:hAnsi="Tahoma" w:cs="Tahoma"/>
                    <w:sz w:val="18"/>
                    <w:szCs w:val="18"/>
                  </w:rPr>
                  <w:t>The purpose of the Final Presentation on the Symposium Day is to provide any students, faculty staff members and other invited guests with a complete (but short) presentation about your project.</w:t>
                </w:r>
              </w:p>
            </w:sdtContent>
          </w:sdt>
          <w:sdt>
            <w:sdtPr>
              <w:tag w:val="goog_rdk_1742"/>
              <w:id w:val="-482465358"/>
            </w:sdtPr>
            <w:sdtContent>
              <w:p w14:paraId="00000655" w14:textId="77777777" w:rsidR="00860220" w:rsidRDefault="00000000" w:rsidP="00A56D3D">
                <w:pPr>
                  <w:tabs>
                    <w:tab w:val="left" w:pos="10080"/>
                  </w:tabs>
                  <w:ind w:right="580"/>
                  <w:rPr>
                    <w:rFonts w:ascii="Tahoma" w:eastAsia="Tahoma" w:hAnsi="Tahoma" w:cs="Tahoma"/>
                  </w:rPr>
                </w:pPr>
              </w:p>
            </w:sdtContent>
          </w:sdt>
        </w:tc>
      </w:tr>
      <w:tr w:rsidR="00860220" w14:paraId="5F4EEB60" w14:textId="77777777">
        <w:tc>
          <w:tcPr>
            <w:tcW w:w="4687" w:type="dxa"/>
            <w:tcBorders>
              <w:top w:val="single" w:sz="6" w:space="0" w:color="000000"/>
              <w:left w:val="single" w:sz="6" w:space="0" w:color="000000"/>
              <w:bottom w:val="single" w:sz="6" w:space="0" w:color="000000"/>
              <w:right w:val="single" w:sz="6" w:space="0" w:color="000000"/>
            </w:tcBorders>
          </w:tcPr>
          <w:sdt>
            <w:sdtPr>
              <w:tag w:val="goog_rdk_1745"/>
              <w:id w:val="-1278563641"/>
            </w:sdtPr>
            <w:sdtContent>
              <w:p w14:paraId="00000658" w14:textId="77777777" w:rsidR="00860220" w:rsidRDefault="00681D0E" w:rsidP="00A56D3D">
                <w:pPr>
                  <w:rPr>
                    <w:rFonts w:ascii="Tahoma" w:eastAsia="Tahoma" w:hAnsi="Tahoma" w:cs="Tahoma"/>
                  </w:rPr>
                </w:pPr>
                <w:r>
                  <w:rPr>
                    <w:rFonts w:ascii="Tahoma" w:eastAsia="Tahoma" w:hAnsi="Tahoma" w:cs="Tahoma"/>
                    <w:sz w:val="12"/>
                    <w:szCs w:val="12"/>
                  </w:rPr>
                  <w:t>4.  APPROVAL DATE</w:t>
                </w:r>
              </w:p>
            </w:sdtContent>
          </w:sdt>
          <w:sdt>
            <w:sdtPr>
              <w:tag w:val="goog_rdk_1746"/>
              <w:id w:val="-170640733"/>
            </w:sdtPr>
            <w:sdtContent>
              <w:p w14:paraId="00000659" w14:textId="77777777" w:rsidR="00860220" w:rsidRDefault="00681D0E" w:rsidP="00A56D3D">
                <w:pPr>
                  <w:jc w:val="center"/>
                  <w:rPr>
                    <w:rFonts w:ascii="Tahoma" w:eastAsia="Tahoma" w:hAnsi="Tahoma" w:cs="Tahoma"/>
                  </w:rPr>
                </w:pPr>
                <w:r>
                  <w:rPr>
                    <w:rFonts w:ascii="Tahoma" w:eastAsia="Tahoma" w:hAnsi="Tahoma" w:cs="Tahoma"/>
                  </w:rPr>
                  <w:t>April 10, 2017</w:t>
                </w:r>
              </w:p>
            </w:sdtContent>
          </w:sdt>
        </w:tc>
        <w:tc>
          <w:tcPr>
            <w:tcW w:w="4635" w:type="dxa"/>
            <w:gridSpan w:val="2"/>
            <w:tcBorders>
              <w:top w:val="single" w:sz="6" w:space="0" w:color="000000"/>
              <w:left w:val="single" w:sz="6" w:space="0" w:color="000000"/>
              <w:bottom w:val="single" w:sz="6" w:space="0" w:color="000000"/>
              <w:right w:val="single" w:sz="6" w:space="0" w:color="000000"/>
            </w:tcBorders>
          </w:tcPr>
          <w:sdt>
            <w:sdtPr>
              <w:tag w:val="goog_rdk_1747"/>
              <w:id w:val="-1046443196"/>
            </w:sdtPr>
            <w:sdtContent>
              <w:p w14:paraId="0000065A" w14:textId="77777777" w:rsidR="00860220" w:rsidRDefault="00681D0E" w:rsidP="00A56D3D">
                <w:pPr>
                  <w:rPr>
                    <w:rFonts w:ascii="Tahoma" w:eastAsia="Tahoma" w:hAnsi="Tahoma" w:cs="Tahoma"/>
                  </w:rPr>
                </w:pPr>
                <w:r>
                  <w:rPr>
                    <w:rFonts w:ascii="Tahoma" w:eastAsia="Tahoma" w:hAnsi="Tahoma" w:cs="Tahoma"/>
                    <w:sz w:val="12"/>
                    <w:szCs w:val="12"/>
                  </w:rPr>
                  <w:t>5.  CONFIGURATION CONTROL</w:t>
                </w:r>
              </w:p>
            </w:sdtContent>
          </w:sdt>
          <w:sdt>
            <w:sdtPr>
              <w:tag w:val="goog_rdk_1748"/>
              <w:id w:val="412128020"/>
            </w:sdtPr>
            <w:sdtContent>
              <w:p w14:paraId="0000065B" w14:textId="77777777" w:rsidR="00860220" w:rsidRDefault="00681D0E" w:rsidP="00A56D3D">
                <w:pPr>
                  <w:jc w:val="center"/>
                  <w:rPr>
                    <w:rFonts w:ascii="Tahoma" w:eastAsia="Tahoma" w:hAnsi="Tahoma" w:cs="Tahoma"/>
                  </w:rPr>
                </w:pPr>
                <w:r>
                  <w:rPr>
                    <w:rFonts w:ascii="Tahoma" w:eastAsia="Tahoma" w:hAnsi="Tahoma" w:cs="Tahoma"/>
                  </w:rPr>
                  <w:t>OSCC (J.A. Melkert)</w:t>
                </w:r>
              </w:p>
            </w:sdtContent>
          </w:sdt>
        </w:tc>
      </w:tr>
      <w:tr w:rsidR="00860220" w14:paraId="1EF9C4A6" w14:textId="77777777">
        <w:tc>
          <w:tcPr>
            <w:tcW w:w="9322" w:type="dxa"/>
            <w:gridSpan w:val="3"/>
            <w:tcBorders>
              <w:top w:val="single" w:sz="6" w:space="0" w:color="000000"/>
              <w:left w:val="single" w:sz="6" w:space="0" w:color="000000"/>
              <w:bottom w:val="single" w:sz="6" w:space="0" w:color="000000"/>
              <w:right w:val="single" w:sz="6" w:space="0" w:color="000000"/>
            </w:tcBorders>
          </w:tcPr>
          <w:sdt>
            <w:sdtPr>
              <w:tag w:val="goog_rdk_1750"/>
              <w:id w:val="-481238318"/>
            </w:sdtPr>
            <w:sdtContent>
              <w:p w14:paraId="0000065D" w14:textId="77777777" w:rsidR="00860220" w:rsidRDefault="00681D0E" w:rsidP="00A56D3D">
                <w:pPr>
                  <w:rPr>
                    <w:rFonts w:ascii="Tahoma" w:eastAsia="Tahoma" w:hAnsi="Tahoma" w:cs="Tahoma"/>
                  </w:rPr>
                </w:pPr>
                <w:r>
                  <w:rPr>
                    <w:rFonts w:ascii="Tahoma" w:eastAsia="Tahoma" w:hAnsi="Tahoma" w:cs="Tahoma"/>
                    <w:sz w:val="12"/>
                    <w:szCs w:val="12"/>
                  </w:rPr>
                  <w:t>6.  APPLICATION/INTERRELATIONSHIP</w:t>
                </w:r>
              </w:p>
            </w:sdtContent>
          </w:sdt>
          <w:sdt>
            <w:sdtPr>
              <w:tag w:val="goog_rdk_1751"/>
              <w:id w:val="-29958340"/>
            </w:sdtPr>
            <w:sdtContent>
              <w:p w14:paraId="0000065E" w14:textId="77777777" w:rsidR="00860220" w:rsidRDefault="00681D0E" w:rsidP="00A56D3D">
                <w:pPr>
                  <w:tabs>
                    <w:tab w:val="left" w:pos="10080"/>
                  </w:tabs>
                  <w:ind w:right="580"/>
                  <w:rPr>
                    <w:rFonts w:ascii="Tahoma" w:eastAsia="Tahoma" w:hAnsi="Tahoma" w:cs="Tahoma"/>
                    <w:sz w:val="18"/>
                    <w:szCs w:val="18"/>
                  </w:rPr>
                </w:pPr>
                <w:r>
                  <w:rPr>
                    <w:rFonts w:ascii="Tahoma" w:eastAsia="Tahoma" w:hAnsi="Tahoma" w:cs="Tahoma"/>
                    <w:sz w:val="18"/>
                    <w:szCs w:val="18"/>
                  </w:rPr>
                  <w:t>Your Final Presentation will be on the DSE Symposium Day.</w:t>
                </w:r>
              </w:p>
            </w:sdtContent>
          </w:sdt>
          <w:sdt>
            <w:sdtPr>
              <w:tag w:val="goog_rdk_1752"/>
              <w:id w:val="1606615824"/>
            </w:sdtPr>
            <w:sdtContent>
              <w:p w14:paraId="0000065F" w14:textId="77777777" w:rsidR="00860220" w:rsidRDefault="00000000" w:rsidP="00A56D3D">
                <w:pPr>
                  <w:tabs>
                    <w:tab w:val="left" w:pos="10080"/>
                  </w:tabs>
                  <w:ind w:right="580"/>
                  <w:rPr>
                    <w:rFonts w:ascii="Tahoma" w:eastAsia="Tahoma" w:hAnsi="Tahoma" w:cs="Tahoma"/>
                  </w:rPr>
                </w:pPr>
              </w:p>
            </w:sdtContent>
          </w:sdt>
          <w:sdt>
            <w:sdtPr>
              <w:tag w:val="goog_rdk_1753"/>
              <w:id w:val="-766299049"/>
            </w:sdtPr>
            <w:sdtContent>
              <w:p w14:paraId="00000660" w14:textId="77777777" w:rsidR="00860220" w:rsidRDefault="00000000" w:rsidP="00A56D3D">
                <w:pPr>
                  <w:rPr>
                    <w:rFonts w:ascii="Tahoma" w:eastAsia="Tahoma" w:hAnsi="Tahoma" w:cs="Tahoma"/>
                  </w:rPr>
                </w:pPr>
              </w:p>
            </w:sdtContent>
          </w:sdt>
        </w:tc>
      </w:tr>
      <w:tr w:rsidR="00860220" w14:paraId="429E06EA" w14:textId="77777777">
        <w:tc>
          <w:tcPr>
            <w:tcW w:w="9322" w:type="dxa"/>
            <w:gridSpan w:val="3"/>
            <w:tcBorders>
              <w:top w:val="single" w:sz="6" w:space="0" w:color="000000"/>
              <w:left w:val="single" w:sz="6" w:space="0" w:color="000000"/>
              <w:bottom w:val="single" w:sz="6" w:space="0" w:color="000000"/>
              <w:right w:val="single" w:sz="6" w:space="0" w:color="000000"/>
            </w:tcBorders>
          </w:tcPr>
          <w:sdt>
            <w:sdtPr>
              <w:tag w:val="goog_rdk_1756"/>
              <w:id w:val="-571277569"/>
            </w:sdtPr>
            <w:sdtContent>
              <w:p w14:paraId="00000663" w14:textId="77777777" w:rsidR="00860220" w:rsidRDefault="00681D0E" w:rsidP="00A56D3D">
                <w:pPr>
                  <w:rPr>
                    <w:rFonts w:ascii="Tahoma" w:eastAsia="Tahoma" w:hAnsi="Tahoma" w:cs="Tahoma"/>
                  </w:rPr>
                </w:pPr>
                <w:r>
                  <w:rPr>
                    <w:rFonts w:ascii="Tahoma" w:eastAsia="Tahoma" w:hAnsi="Tahoma" w:cs="Tahoma"/>
                    <w:sz w:val="12"/>
                    <w:szCs w:val="12"/>
                  </w:rPr>
                  <w:t>7.  PREPARATION INSTRUCTIONS</w:t>
                </w:r>
              </w:p>
            </w:sdtContent>
          </w:sdt>
          <w:sdt>
            <w:sdtPr>
              <w:tag w:val="goog_rdk_1757"/>
              <w:id w:val="-65962251"/>
            </w:sdtPr>
            <w:sdtContent>
              <w:p w14:paraId="00000664" w14:textId="77777777" w:rsidR="00860220" w:rsidRDefault="00681D0E" w:rsidP="00A56D3D">
                <w:pPr>
                  <w:rPr>
                    <w:rFonts w:ascii="Tahoma" w:eastAsia="Tahoma" w:hAnsi="Tahoma" w:cs="Tahoma"/>
                    <w:sz w:val="18"/>
                    <w:szCs w:val="18"/>
                  </w:rPr>
                </w:pPr>
                <w:r>
                  <w:rPr>
                    <w:rFonts w:ascii="Tahoma" w:eastAsia="Tahoma" w:hAnsi="Tahoma" w:cs="Tahoma"/>
                    <w:sz w:val="18"/>
                    <w:szCs w:val="18"/>
                  </w:rPr>
                  <w:t>You should plan to brief for no more than 25 minutes and leave 10 minutes for questions and discussion. With the presentation you should aim for a level suitable for your fellow 3</w:t>
                </w:r>
                <w:r>
                  <w:rPr>
                    <w:rFonts w:ascii="Tahoma" w:eastAsia="Tahoma" w:hAnsi="Tahoma" w:cs="Tahoma"/>
                    <w:sz w:val="18"/>
                    <w:szCs w:val="18"/>
                    <w:vertAlign w:val="superscript"/>
                  </w:rPr>
                  <w:t>rd</w:t>
                </w:r>
                <w:r>
                  <w:rPr>
                    <w:rFonts w:ascii="Tahoma" w:eastAsia="Tahoma" w:hAnsi="Tahoma" w:cs="Tahoma"/>
                    <w:sz w:val="18"/>
                    <w:szCs w:val="18"/>
                  </w:rPr>
                  <w:t xml:space="preserve"> year students. </w:t>
                </w:r>
              </w:p>
            </w:sdtContent>
          </w:sdt>
          <w:sdt>
            <w:sdtPr>
              <w:tag w:val="goog_rdk_1758"/>
              <w:id w:val="-870453846"/>
            </w:sdtPr>
            <w:sdtContent>
              <w:p w14:paraId="00000665" w14:textId="77777777" w:rsidR="00860220" w:rsidRDefault="00000000" w:rsidP="00A56D3D">
                <w:pPr>
                  <w:rPr>
                    <w:rFonts w:ascii="Tahoma" w:eastAsia="Tahoma" w:hAnsi="Tahoma" w:cs="Tahoma"/>
                    <w:sz w:val="18"/>
                    <w:szCs w:val="18"/>
                  </w:rPr>
                </w:pPr>
              </w:p>
            </w:sdtContent>
          </w:sdt>
          <w:sdt>
            <w:sdtPr>
              <w:tag w:val="goog_rdk_1759"/>
              <w:id w:val="-31883925"/>
            </w:sdtPr>
            <w:sdtContent>
              <w:p w14:paraId="00000666"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No audio effects are allowed during the presentation. </w:t>
                </w:r>
              </w:p>
            </w:sdtContent>
          </w:sdt>
          <w:sdt>
            <w:sdtPr>
              <w:tag w:val="goog_rdk_1760"/>
              <w:id w:val="-732847916"/>
            </w:sdtPr>
            <w:sdtContent>
              <w:p w14:paraId="00000667" w14:textId="77777777" w:rsidR="00860220" w:rsidRDefault="00681D0E" w:rsidP="00A56D3D">
                <w:pPr>
                  <w:rPr>
                    <w:rFonts w:ascii="Tahoma" w:eastAsia="Tahoma" w:hAnsi="Tahoma" w:cs="Tahoma"/>
                    <w:sz w:val="18"/>
                    <w:szCs w:val="18"/>
                  </w:rPr>
                </w:pPr>
                <w:r>
                  <w:rPr>
                    <w:rFonts w:ascii="Tahoma" w:eastAsia="Tahoma" w:hAnsi="Tahoma" w:cs="Tahoma"/>
                    <w:sz w:val="18"/>
                    <w:szCs w:val="18"/>
                  </w:rPr>
                  <w:t>The TU Delft home-style PowerPoint templates must be used.</w:t>
                </w:r>
              </w:p>
            </w:sdtContent>
          </w:sdt>
          <w:sdt>
            <w:sdtPr>
              <w:tag w:val="goog_rdk_1761"/>
              <w:id w:val="1226564361"/>
            </w:sdtPr>
            <w:sdtContent>
              <w:p w14:paraId="00000668"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No dynamic presentation tools such as </w:t>
                </w:r>
                <w:proofErr w:type="spellStart"/>
                <w:r>
                  <w:rPr>
                    <w:rFonts w:ascii="Tahoma" w:eastAsia="Tahoma" w:hAnsi="Tahoma" w:cs="Tahoma"/>
                    <w:sz w:val="18"/>
                    <w:szCs w:val="18"/>
                  </w:rPr>
                  <w:t>Prezzi</w:t>
                </w:r>
                <w:proofErr w:type="spellEnd"/>
                <w:r>
                  <w:rPr>
                    <w:rFonts w:ascii="Tahoma" w:eastAsia="Tahoma" w:hAnsi="Tahoma" w:cs="Tahoma"/>
                    <w:sz w:val="18"/>
                    <w:szCs w:val="18"/>
                  </w:rPr>
                  <w:t xml:space="preserve"> are allowed</w:t>
                </w:r>
              </w:p>
            </w:sdtContent>
          </w:sdt>
          <w:sdt>
            <w:sdtPr>
              <w:tag w:val="goog_rdk_1762"/>
              <w:id w:val="1276454074"/>
            </w:sdtPr>
            <w:sdtContent>
              <w:p w14:paraId="00000669" w14:textId="77777777" w:rsidR="00860220" w:rsidRDefault="00681D0E" w:rsidP="00A56D3D">
                <w:pPr>
                  <w:rPr>
                    <w:rFonts w:ascii="Tahoma" w:eastAsia="Tahoma" w:hAnsi="Tahoma" w:cs="Tahoma"/>
                    <w:sz w:val="18"/>
                    <w:szCs w:val="18"/>
                  </w:rPr>
                </w:pPr>
                <w:r>
                  <w:rPr>
                    <w:rFonts w:ascii="Tahoma" w:eastAsia="Tahoma" w:hAnsi="Tahoma" w:cs="Tahoma"/>
                    <w:sz w:val="18"/>
                    <w:szCs w:val="18"/>
                  </w:rPr>
                  <w:t>The desktop computers in the lecture rooms must be used.</w:t>
                </w:r>
              </w:p>
            </w:sdtContent>
          </w:sdt>
          <w:sdt>
            <w:sdtPr>
              <w:tag w:val="goog_rdk_1763"/>
              <w:id w:val="1078486375"/>
            </w:sdtPr>
            <w:sdtContent>
              <w:p w14:paraId="0000066A" w14:textId="77777777" w:rsidR="00860220" w:rsidRDefault="00000000" w:rsidP="00A56D3D">
                <w:pPr>
                  <w:rPr>
                    <w:rFonts w:ascii="Tahoma" w:eastAsia="Tahoma" w:hAnsi="Tahoma" w:cs="Tahoma"/>
                    <w:sz w:val="18"/>
                    <w:szCs w:val="18"/>
                  </w:rPr>
                </w:pPr>
              </w:p>
            </w:sdtContent>
          </w:sdt>
          <w:sdt>
            <w:sdtPr>
              <w:tag w:val="goog_rdk_1764"/>
              <w:id w:val="-2043050639"/>
            </w:sdtPr>
            <w:sdtContent>
              <w:p w14:paraId="0000066B" w14:textId="77777777" w:rsidR="00860220" w:rsidRDefault="00681D0E" w:rsidP="00A56D3D">
                <w:pPr>
                  <w:rPr>
                    <w:rFonts w:ascii="Tahoma" w:eastAsia="Tahoma" w:hAnsi="Tahoma" w:cs="Tahoma"/>
                    <w:sz w:val="18"/>
                    <w:szCs w:val="18"/>
                  </w:rPr>
                </w:pPr>
                <w:r>
                  <w:rPr>
                    <w:rFonts w:ascii="Tahoma" w:eastAsia="Tahoma" w:hAnsi="Tahoma" w:cs="Tahoma"/>
                    <w:sz w:val="18"/>
                    <w:szCs w:val="18"/>
                  </w:rPr>
                  <w:t>An international jury of experts will judge your presentation on the following aspects:</w:t>
                </w:r>
              </w:p>
            </w:sdtContent>
          </w:sdt>
          <w:sdt>
            <w:sdtPr>
              <w:tag w:val="goog_rdk_1765"/>
              <w:id w:val="-1924870022"/>
            </w:sdtPr>
            <w:sdtContent>
              <w:p w14:paraId="0000066C" w14:textId="77777777" w:rsidR="00860220" w:rsidRDefault="00681D0E" w:rsidP="00A56D3D">
                <w:pPr>
                  <w:rPr>
                    <w:rFonts w:ascii="Tahoma" w:eastAsia="Tahoma" w:hAnsi="Tahoma" w:cs="Tahoma"/>
                    <w:sz w:val="18"/>
                    <w:szCs w:val="18"/>
                  </w:rPr>
                </w:pPr>
                <w:r>
                  <w:rPr>
                    <w:rFonts w:ascii="Tahoma" w:eastAsia="Tahoma" w:hAnsi="Tahoma" w:cs="Tahoma"/>
                    <w:sz w:val="18"/>
                    <w:szCs w:val="18"/>
                  </w:rPr>
                  <w:t>1. technical content (35%)</w:t>
                </w:r>
              </w:p>
            </w:sdtContent>
          </w:sdt>
          <w:sdt>
            <w:sdtPr>
              <w:tag w:val="goog_rdk_1766"/>
              <w:id w:val="931626586"/>
            </w:sdtPr>
            <w:sdtContent>
              <w:p w14:paraId="0000066D" w14:textId="77777777" w:rsidR="00860220" w:rsidRDefault="00681D0E" w:rsidP="00A56D3D">
                <w:pPr>
                  <w:rPr>
                    <w:rFonts w:ascii="Tahoma" w:eastAsia="Tahoma" w:hAnsi="Tahoma" w:cs="Tahoma"/>
                    <w:sz w:val="18"/>
                    <w:szCs w:val="18"/>
                  </w:rPr>
                </w:pPr>
                <w:r>
                  <w:rPr>
                    <w:rFonts w:ascii="Tahoma" w:eastAsia="Tahoma" w:hAnsi="Tahoma" w:cs="Tahoma"/>
                    <w:sz w:val="18"/>
                    <w:szCs w:val="18"/>
                  </w:rPr>
                  <w:t>2. design content (35%)</w:t>
                </w:r>
              </w:p>
            </w:sdtContent>
          </w:sdt>
          <w:sdt>
            <w:sdtPr>
              <w:tag w:val="goog_rdk_1767"/>
              <w:id w:val="-1619753397"/>
            </w:sdtPr>
            <w:sdtContent>
              <w:p w14:paraId="0000066E" w14:textId="77777777" w:rsidR="00860220" w:rsidRDefault="00681D0E" w:rsidP="00A56D3D">
                <w:pPr>
                  <w:rPr>
                    <w:rFonts w:ascii="Tahoma" w:eastAsia="Tahoma" w:hAnsi="Tahoma" w:cs="Tahoma"/>
                    <w:sz w:val="18"/>
                    <w:szCs w:val="18"/>
                  </w:rPr>
                </w:pPr>
                <w:r>
                  <w:rPr>
                    <w:rFonts w:ascii="Tahoma" w:eastAsia="Tahoma" w:hAnsi="Tahoma" w:cs="Tahoma"/>
                    <w:sz w:val="18"/>
                    <w:szCs w:val="18"/>
                  </w:rPr>
                  <w:t>3. presentation (20%)</w:t>
                </w:r>
              </w:p>
            </w:sdtContent>
          </w:sdt>
          <w:sdt>
            <w:sdtPr>
              <w:tag w:val="goog_rdk_1768"/>
              <w:id w:val="938646511"/>
            </w:sdtPr>
            <w:sdtContent>
              <w:p w14:paraId="0000066F" w14:textId="77777777" w:rsidR="00860220" w:rsidRDefault="00681D0E" w:rsidP="00A56D3D">
                <w:pPr>
                  <w:rPr>
                    <w:rFonts w:ascii="Tahoma" w:eastAsia="Tahoma" w:hAnsi="Tahoma" w:cs="Tahoma"/>
                    <w:sz w:val="18"/>
                    <w:szCs w:val="18"/>
                  </w:rPr>
                </w:pPr>
                <w:r>
                  <w:rPr>
                    <w:rFonts w:ascii="Tahoma" w:eastAsia="Tahoma" w:hAnsi="Tahoma" w:cs="Tahoma"/>
                    <w:sz w:val="18"/>
                    <w:szCs w:val="18"/>
                  </w:rPr>
                  <w:t>4. sustainability approach (10%)</w:t>
                </w:r>
              </w:p>
            </w:sdtContent>
          </w:sdt>
          <w:sdt>
            <w:sdtPr>
              <w:tag w:val="goog_rdk_1769"/>
              <w:id w:val="1983348584"/>
            </w:sdtPr>
            <w:sdtContent>
              <w:p w14:paraId="00000670" w14:textId="77777777" w:rsidR="00860220" w:rsidRDefault="00000000" w:rsidP="00A56D3D">
                <w:pPr>
                  <w:rPr>
                    <w:rFonts w:ascii="Tahoma" w:eastAsia="Tahoma" w:hAnsi="Tahoma" w:cs="Tahoma"/>
                    <w:sz w:val="18"/>
                    <w:szCs w:val="18"/>
                  </w:rPr>
                </w:pPr>
              </w:p>
            </w:sdtContent>
          </w:sdt>
          <w:sdt>
            <w:sdtPr>
              <w:tag w:val="goog_rdk_1770"/>
              <w:id w:val="265750606"/>
            </w:sdtPr>
            <w:sdtContent>
              <w:p w14:paraId="00000671" w14:textId="77777777" w:rsidR="00860220" w:rsidRDefault="00681D0E" w:rsidP="00A56D3D">
                <w:pPr>
                  <w:rPr>
                    <w:rFonts w:ascii="Tahoma" w:eastAsia="Tahoma" w:hAnsi="Tahoma" w:cs="Tahoma"/>
                  </w:rPr>
                </w:pPr>
                <w:r>
                  <w:rPr>
                    <w:rFonts w:ascii="Tahoma" w:eastAsia="Tahoma" w:hAnsi="Tahoma" w:cs="Tahoma"/>
                    <w:sz w:val="18"/>
                    <w:szCs w:val="18"/>
                  </w:rPr>
                  <w:t>A further instruction will be given shortly before the symposium</w:t>
                </w:r>
                <w:r>
                  <w:rPr>
                    <w:rFonts w:ascii="Tahoma" w:eastAsia="Tahoma" w:hAnsi="Tahoma" w:cs="Tahoma"/>
                  </w:rPr>
                  <w:t>.</w:t>
                </w:r>
              </w:p>
            </w:sdtContent>
          </w:sdt>
          <w:sdt>
            <w:sdtPr>
              <w:tag w:val="goog_rdk_1771"/>
              <w:id w:val="-513530730"/>
            </w:sdtPr>
            <w:sdtContent>
              <w:p w14:paraId="00000672" w14:textId="77777777" w:rsidR="00860220" w:rsidRDefault="00000000" w:rsidP="00A56D3D">
                <w:pPr>
                  <w:pBdr>
                    <w:top w:val="nil"/>
                    <w:left w:val="nil"/>
                    <w:bottom w:val="nil"/>
                    <w:right w:val="nil"/>
                    <w:between w:val="nil"/>
                  </w:pBdr>
                  <w:rPr>
                    <w:rFonts w:ascii="Tahoma" w:eastAsia="Tahoma" w:hAnsi="Tahoma" w:cs="Tahoma"/>
                    <w:color w:val="000000"/>
                  </w:rPr>
                </w:pPr>
              </w:p>
            </w:sdtContent>
          </w:sdt>
          <w:sdt>
            <w:sdtPr>
              <w:tag w:val="goog_rdk_1772"/>
              <w:id w:val="-317812504"/>
            </w:sdtPr>
            <w:sdtContent>
              <w:p w14:paraId="00000673" w14:textId="77777777" w:rsidR="00860220" w:rsidRDefault="00000000" w:rsidP="00A56D3D">
                <w:pPr>
                  <w:tabs>
                    <w:tab w:val="left" w:pos="10080"/>
                  </w:tabs>
                  <w:ind w:right="580"/>
                  <w:rPr>
                    <w:rFonts w:ascii="Tahoma" w:eastAsia="Tahoma" w:hAnsi="Tahoma" w:cs="Tahoma"/>
                  </w:rPr>
                </w:pPr>
              </w:p>
            </w:sdtContent>
          </w:sdt>
        </w:tc>
      </w:tr>
    </w:tbl>
    <w:sdt>
      <w:sdtPr>
        <w:tag w:val="goog_rdk_1775"/>
        <w:id w:val="-2030626506"/>
      </w:sdtPr>
      <w:sdtContent>
        <w:p w14:paraId="00000676" w14:textId="77777777" w:rsidR="00860220" w:rsidRDefault="00000000" w:rsidP="00A56D3D">
          <w:pPr>
            <w:rPr>
              <w:rFonts w:ascii="Tahoma" w:eastAsia="Tahoma" w:hAnsi="Tahoma" w:cs="Tahoma"/>
            </w:rPr>
          </w:pPr>
        </w:p>
      </w:sdtContent>
    </w:sdt>
    <w:sdt>
      <w:sdtPr>
        <w:tag w:val="goog_rdk_1776"/>
        <w:id w:val="1786616967"/>
      </w:sdtPr>
      <w:sdtContent>
        <w:p w14:paraId="00000677" w14:textId="77777777" w:rsidR="00860220" w:rsidRDefault="00681D0E" w:rsidP="00A56D3D">
          <w:pPr>
            <w:pBdr>
              <w:top w:val="nil"/>
              <w:left w:val="nil"/>
              <w:bottom w:val="nil"/>
              <w:right w:val="nil"/>
              <w:between w:val="nil"/>
            </w:pBdr>
            <w:spacing w:after="120"/>
            <w:rPr>
              <w:rFonts w:ascii="Tahoma" w:eastAsia="Tahoma" w:hAnsi="Tahoma" w:cs="Tahoma"/>
              <w:color w:val="000000"/>
            </w:rPr>
          </w:pPr>
          <w:r>
            <w:br w:type="page"/>
          </w:r>
        </w:p>
      </w:sdtContent>
    </w:sdt>
    <w:sdt>
      <w:sdtPr>
        <w:tag w:val="goog_rdk_1777"/>
        <w:id w:val="1213455102"/>
      </w:sdtPr>
      <w:sdtContent>
        <w:p w14:paraId="00000678" w14:textId="77777777" w:rsidR="00860220" w:rsidRDefault="00000000" w:rsidP="00A56D3D">
          <w:pPr>
            <w:pBdr>
              <w:top w:val="nil"/>
              <w:left w:val="nil"/>
              <w:bottom w:val="nil"/>
              <w:right w:val="nil"/>
              <w:between w:val="nil"/>
            </w:pBdr>
            <w:spacing w:after="120"/>
            <w:rPr>
              <w:rFonts w:ascii="Tahoma" w:eastAsia="Tahoma" w:hAnsi="Tahoma" w:cs="Tahoma"/>
              <w:color w:val="000000"/>
            </w:rPr>
          </w:pPr>
        </w:p>
      </w:sdtContent>
    </w:sdt>
    <w:sdt>
      <w:sdtPr>
        <w:tag w:val="goog_rdk_1778"/>
        <w:id w:val="-1148979702"/>
      </w:sdtPr>
      <w:sdtContent>
        <w:p w14:paraId="00000679" w14:textId="77777777" w:rsidR="00860220" w:rsidRDefault="00000000" w:rsidP="00A56D3D">
          <w:pPr>
            <w:pBdr>
              <w:top w:val="nil"/>
              <w:left w:val="nil"/>
              <w:bottom w:val="nil"/>
              <w:right w:val="nil"/>
              <w:between w:val="nil"/>
            </w:pBdr>
            <w:spacing w:after="120"/>
            <w:rPr>
              <w:rFonts w:ascii="Tahoma" w:eastAsia="Tahoma" w:hAnsi="Tahoma" w:cs="Tahoma"/>
              <w:color w:val="000000"/>
            </w:rPr>
          </w:pPr>
        </w:p>
      </w:sdtContent>
    </w:sdt>
    <w:sdt>
      <w:sdtPr>
        <w:tag w:val="goog_rdk_1779"/>
        <w:id w:val="1080178204"/>
      </w:sdtPr>
      <w:sdtContent>
        <w:p w14:paraId="0000067A" w14:textId="77777777" w:rsidR="00860220" w:rsidRDefault="00000000" w:rsidP="00A56D3D">
          <w:pPr>
            <w:pBdr>
              <w:top w:val="nil"/>
              <w:left w:val="nil"/>
              <w:bottom w:val="nil"/>
              <w:right w:val="nil"/>
              <w:between w:val="nil"/>
            </w:pBdr>
            <w:spacing w:after="120"/>
            <w:rPr>
              <w:rFonts w:ascii="Tahoma" w:eastAsia="Tahoma" w:hAnsi="Tahoma" w:cs="Tahoma"/>
              <w:color w:val="000000"/>
            </w:rPr>
          </w:pPr>
        </w:p>
      </w:sdtContent>
    </w:sdt>
    <w:sdt>
      <w:sdtPr>
        <w:tag w:val="goog_rdk_1780"/>
        <w:id w:val="499316609"/>
      </w:sdtPr>
      <w:sdtContent>
        <w:p w14:paraId="0000067B" w14:textId="77777777" w:rsidR="00860220" w:rsidRDefault="00000000" w:rsidP="00A56D3D">
          <w:pPr>
            <w:pBdr>
              <w:top w:val="nil"/>
              <w:left w:val="nil"/>
              <w:bottom w:val="nil"/>
              <w:right w:val="nil"/>
              <w:between w:val="nil"/>
            </w:pBdr>
            <w:spacing w:after="120"/>
            <w:rPr>
              <w:rFonts w:ascii="Tahoma" w:eastAsia="Tahoma" w:hAnsi="Tahoma" w:cs="Tahoma"/>
              <w:color w:val="000000"/>
            </w:rPr>
          </w:pPr>
        </w:p>
      </w:sdtContent>
    </w:sdt>
    <w:tbl>
      <w:tblPr>
        <w:tblStyle w:val="af6"/>
        <w:tblW w:w="9180" w:type="dxa"/>
        <w:tblInd w:w="-34" w:type="dxa"/>
        <w:tblLayout w:type="fixed"/>
        <w:tblLook w:val="0000" w:firstRow="0" w:lastRow="0" w:firstColumn="0" w:lastColumn="0" w:noHBand="0" w:noVBand="0"/>
      </w:tblPr>
      <w:tblGrid>
        <w:gridCol w:w="4545"/>
        <w:gridCol w:w="2808"/>
        <w:gridCol w:w="1827"/>
      </w:tblGrid>
      <w:tr w:rsidR="00860220" w14:paraId="58C35D7B" w14:textId="77777777">
        <w:tc>
          <w:tcPr>
            <w:tcW w:w="9180" w:type="dxa"/>
            <w:gridSpan w:val="3"/>
            <w:tcBorders>
              <w:top w:val="single" w:sz="6" w:space="0" w:color="000000"/>
              <w:left w:val="single" w:sz="6" w:space="0" w:color="000000"/>
              <w:bottom w:val="single" w:sz="6" w:space="0" w:color="000000"/>
              <w:right w:val="single" w:sz="6" w:space="0" w:color="000000"/>
            </w:tcBorders>
          </w:tcPr>
          <w:sdt>
            <w:sdtPr>
              <w:tag w:val="goog_rdk_1781"/>
              <w:id w:val="1872415152"/>
            </w:sdtPr>
            <w:sdtContent>
              <w:p w14:paraId="0000067C" w14:textId="77777777" w:rsidR="00860220" w:rsidRDefault="00000000" w:rsidP="00A56D3D">
                <w:pPr>
                  <w:rPr>
                    <w:rFonts w:ascii="Tahoma" w:eastAsia="Tahoma" w:hAnsi="Tahoma" w:cs="Tahoma"/>
                  </w:rPr>
                </w:pPr>
              </w:p>
            </w:sdtContent>
          </w:sdt>
          <w:sdt>
            <w:sdtPr>
              <w:tag w:val="goog_rdk_1782"/>
              <w:id w:val="-675033160"/>
            </w:sdtPr>
            <w:sdtContent>
              <w:p w14:paraId="0000067D" w14:textId="77777777" w:rsidR="00860220" w:rsidRDefault="00000000" w:rsidP="00A56D3D">
                <w:pPr>
                  <w:rPr>
                    <w:rFonts w:ascii="Tahoma" w:eastAsia="Tahoma" w:hAnsi="Tahoma" w:cs="Tahoma"/>
                  </w:rPr>
                </w:pPr>
              </w:p>
            </w:sdtContent>
          </w:sdt>
          <w:sdt>
            <w:sdtPr>
              <w:tag w:val="goog_rdk_1783"/>
              <w:id w:val="1051259778"/>
            </w:sdtPr>
            <w:sdtContent>
              <w:p w14:paraId="0000067E" w14:textId="77777777" w:rsidR="00860220" w:rsidRDefault="00681D0E" w:rsidP="00A56D3D">
                <w:pPr>
                  <w:jc w:val="center"/>
                  <w:rPr>
                    <w:rFonts w:ascii="Tahoma" w:eastAsia="Tahoma" w:hAnsi="Tahoma" w:cs="Tahoma"/>
                  </w:rPr>
                </w:pPr>
                <w:r>
                  <w:rPr>
                    <w:rFonts w:ascii="Tahoma" w:eastAsia="Tahoma" w:hAnsi="Tahoma" w:cs="Tahoma"/>
                    <w:sz w:val="28"/>
                    <w:szCs w:val="28"/>
                  </w:rPr>
                  <w:t>Deliverable Item Description</w:t>
                </w:r>
              </w:p>
            </w:sdtContent>
          </w:sdt>
          <w:sdt>
            <w:sdtPr>
              <w:tag w:val="goog_rdk_1784"/>
              <w:id w:val="972331429"/>
            </w:sdtPr>
            <w:sdtContent>
              <w:p w14:paraId="0000067F" w14:textId="77777777" w:rsidR="00860220" w:rsidRDefault="00000000" w:rsidP="00A56D3D">
                <w:pPr>
                  <w:rPr>
                    <w:rFonts w:ascii="Tahoma" w:eastAsia="Tahoma" w:hAnsi="Tahoma" w:cs="Tahoma"/>
                  </w:rPr>
                </w:pPr>
              </w:p>
            </w:sdtContent>
          </w:sdt>
        </w:tc>
      </w:tr>
      <w:tr w:rsidR="00860220" w14:paraId="207008C6" w14:textId="77777777">
        <w:tc>
          <w:tcPr>
            <w:tcW w:w="7353" w:type="dxa"/>
            <w:gridSpan w:val="2"/>
            <w:tcBorders>
              <w:top w:val="single" w:sz="6" w:space="0" w:color="000000"/>
              <w:left w:val="single" w:sz="6" w:space="0" w:color="000000"/>
              <w:bottom w:val="single" w:sz="6" w:space="0" w:color="000000"/>
              <w:right w:val="single" w:sz="6" w:space="0" w:color="000000"/>
            </w:tcBorders>
          </w:tcPr>
          <w:sdt>
            <w:sdtPr>
              <w:tag w:val="goog_rdk_1787"/>
              <w:id w:val="-1278485768"/>
            </w:sdtPr>
            <w:sdtContent>
              <w:p w14:paraId="00000682" w14:textId="77777777" w:rsidR="00860220" w:rsidRDefault="00681D0E" w:rsidP="00A56D3D">
                <w:pPr>
                  <w:rPr>
                    <w:rFonts w:ascii="Tahoma" w:eastAsia="Tahoma" w:hAnsi="Tahoma" w:cs="Tahoma"/>
                  </w:rPr>
                </w:pPr>
                <w:r>
                  <w:rPr>
                    <w:rFonts w:ascii="Tahoma" w:eastAsia="Tahoma" w:hAnsi="Tahoma" w:cs="Tahoma"/>
                    <w:sz w:val="12"/>
                    <w:szCs w:val="12"/>
                  </w:rPr>
                  <w:t>1.  TITLE</w:t>
                </w:r>
              </w:p>
            </w:sdtContent>
          </w:sdt>
          <w:sdt>
            <w:sdtPr>
              <w:tag w:val="goog_rdk_1788"/>
              <w:id w:val="-968124799"/>
            </w:sdtPr>
            <w:sdtContent>
              <w:p w14:paraId="00000683" w14:textId="77777777" w:rsidR="00860220" w:rsidRDefault="00000000" w:rsidP="00A56D3D">
                <w:pPr>
                  <w:rPr>
                    <w:b/>
                    <w:sz w:val="28"/>
                    <w:szCs w:val="28"/>
                  </w:rPr>
                </w:pPr>
              </w:p>
            </w:sdtContent>
          </w:sdt>
          <w:sdt>
            <w:sdtPr>
              <w:tag w:val="goog_rdk_1789"/>
              <w:id w:val="945347284"/>
            </w:sdtPr>
            <w:sdtContent>
              <w:p w14:paraId="00000684" w14:textId="77777777" w:rsidR="00860220" w:rsidRDefault="00681D0E" w:rsidP="00A56D3D">
                <w:pPr>
                  <w:rPr>
                    <w:b/>
                    <w:sz w:val="28"/>
                    <w:szCs w:val="28"/>
                  </w:rPr>
                </w:pPr>
                <w:r>
                  <w:rPr>
                    <w:b/>
                    <w:sz w:val="28"/>
                    <w:szCs w:val="28"/>
                  </w:rPr>
                  <w:t>Project Summary for the "Red Booklet"</w:t>
                </w:r>
              </w:p>
            </w:sdtContent>
          </w:sdt>
          <w:sdt>
            <w:sdtPr>
              <w:tag w:val="goog_rdk_1790"/>
              <w:id w:val="1776681269"/>
            </w:sdtPr>
            <w:sdtContent>
              <w:p w14:paraId="00000685" w14:textId="77777777" w:rsidR="00860220" w:rsidRDefault="00000000" w:rsidP="00A56D3D">
                <w:pPr>
                  <w:rPr>
                    <w:rFonts w:ascii="Tahoma" w:eastAsia="Tahoma" w:hAnsi="Tahoma" w:cs="Tahoma"/>
                  </w:rPr>
                </w:pPr>
              </w:p>
            </w:sdtContent>
          </w:sdt>
          <w:sdt>
            <w:sdtPr>
              <w:tag w:val="goog_rdk_1791"/>
              <w:id w:val="-1820719519"/>
            </w:sdtPr>
            <w:sdtContent>
              <w:p w14:paraId="00000686" w14:textId="77777777" w:rsidR="00860220" w:rsidRDefault="00000000" w:rsidP="00A56D3D">
                <w:pPr>
                  <w:rPr>
                    <w:rFonts w:ascii="Tahoma" w:eastAsia="Tahoma" w:hAnsi="Tahoma" w:cs="Tahoma"/>
                  </w:rPr>
                </w:pPr>
              </w:p>
            </w:sdtContent>
          </w:sdt>
        </w:tc>
        <w:tc>
          <w:tcPr>
            <w:tcW w:w="1827" w:type="dxa"/>
            <w:tcBorders>
              <w:top w:val="single" w:sz="6" w:space="0" w:color="000000"/>
              <w:left w:val="single" w:sz="6" w:space="0" w:color="000000"/>
              <w:bottom w:val="single" w:sz="6" w:space="0" w:color="000000"/>
              <w:right w:val="single" w:sz="6" w:space="0" w:color="000000"/>
            </w:tcBorders>
          </w:tcPr>
          <w:sdt>
            <w:sdtPr>
              <w:tag w:val="goog_rdk_1793"/>
              <w:id w:val="114958430"/>
            </w:sdtPr>
            <w:sdtContent>
              <w:p w14:paraId="00000688" w14:textId="77777777" w:rsidR="00860220" w:rsidRDefault="00681D0E" w:rsidP="00A56D3D">
                <w:pPr>
                  <w:rPr>
                    <w:rFonts w:ascii="Tahoma" w:eastAsia="Tahoma" w:hAnsi="Tahoma" w:cs="Tahoma"/>
                  </w:rPr>
                </w:pPr>
                <w:r>
                  <w:rPr>
                    <w:rFonts w:ascii="Tahoma" w:eastAsia="Tahoma" w:hAnsi="Tahoma" w:cs="Tahoma"/>
                    <w:sz w:val="12"/>
                    <w:szCs w:val="12"/>
                  </w:rPr>
                  <w:t>2.  IDENTIFICATION</w:t>
                </w:r>
              </w:p>
            </w:sdtContent>
          </w:sdt>
          <w:sdt>
            <w:sdtPr>
              <w:tag w:val="goog_rdk_1794"/>
              <w:id w:val="-21013094"/>
            </w:sdtPr>
            <w:sdtContent>
              <w:p w14:paraId="00000689" w14:textId="77777777" w:rsidR="00860220" w:rsidRDefault="00681D0E" w:rsidP="00A56D3D">
                <w:pPr>
                  <w:spacing w:before="120"/>
                  <w:rPr>
                    <w:rFonts w:ascii="Tahoma" w:eastAsia="Tahoma" w:hAnsi="Tahoma" w:cs="Tahoma"/>
                  </w:rPr>
                </w:pPr>
                <w:r>
                  <w:rPr>
                    <w:rFonts w:ascii="Tahoma" w:eastAsia="Tahoma" w:hAnsi="Tahoma" w:cs="Tahoma"/>
                  </w:rPr>
                  <w:t>DID-14</w:t>
                </w:r>
              </w:p>
            </w:sdtContent>
          </w:sdt>
        </w:tc>
      </w:tr>
      <w:tr w:rsidR="00860220" w14:paraId="305B58DC" w14:textId="77777777">
        <w:tc>
          <w:tcPr>
            <w:tcW w:w="9180" w:type="dxa"/>
            <w:gridSpan w:val="3"/>
            <w:tcBorders>
              <w:top w:val="single" w:sz="6" w:space="0" w:color="000000"/>
              <w:left w:val="single" w:sz="6" w:space="0" w:color="000000"/>
              <w:bottom w:val="single" w:sz="6" w:space="0" w:color="000000"/>
              <w:right w:val="single" w:sz="6" w:space="0" w:color="000000"/>
            </w:tcBorders>
          </w:tcPr>
          <w:sdt>
            <w:sdtPr>
              <w:tag w:val="goog_rdk_1795"/>
              <w:id w:val="169531793"/>
            </w:sdtPr>
            <w:sdtContent>
              <w:p w14:paraId="0000068A" w14:textId="77777777" w:rsidR="00860220" w:rsidRDefault="00681D0E" w:rsidP="00A56D3D">
                <w:pPr>
                  <w:rPr>
                    <w:rFonts w:ascii="Tahoma" w:eastAsia="Tahoma" w:hAnsi="Tahoma" w:cs="Tahoma"/>
                  </w:rPr>
                </w:pPr>
                <w:r>
                  <w:rPr>
                    <w:rFonts w:ascii="Tahoma" w:eastAsia="Tahoma" w:hAnsi="Tahoma" w:cs="Tahoma"/>
                    <w:sz w:val="12"/>
                    <w:szCs w:val="12"/>
                  </w:rPr>
                  <w:t>3.  DESCRIPTION</w:t>
                </w:r>
              </w:p>
            </w:sdtContent>
          </w:sdt>
          <w:sdt>
            <w:sdtPr>
              <w:tag w:val="goog_rdk_1796"/>
              <w:id w:val="-110514751"/>
            </w:sdtPr>
            <w:sdtContent>
              <w:p w14:paraId="0000068B" w14:textId="77777777" w:rsidR="00860220" w:rsidRDefault="00681D0E" w:rsidP="00A56D3D">
                <w:pPr>
                  <w:rPr>
                    <w:rFonts w:ascii="Tahoma" w:eastAsia="Tahoma" w:hAnsi="Tahoma" w:cs="Tahoma"/>
                    <w:sz w:val="18"/>
                    <w:szCs w:val="18"/>
                  </w:rPr>
                </w:pPr>
                <w:r>
                  <w:rPr>
                    <w:rFonts w:ascii="Tahoma" w:eastAsia="Tahoma" w:hAnsi="Tahoma" w:cs="Tahoma"/>
                    <w:sz w:val="18"/>
                    <w:szCs w:val="18"/>
                  </w:rPr>
                  <w:t>The purpose of the Project Summary is to inform the faculty staff, fellow students, faculty board, and interested (aerospace) companies about the global content of your design project. It should contain the most important technical details considering the design project. This summary is included in the "Red Booklet".</w:t>
                </w:r>
              </w:p>
            </w:sdtContent>
          </w:sdt>
          <w:sdt>
            <w:sdtPr>
              <w:tag w:val="goog_rdk_1797"/>
              <w:id w:val="947737410"/>
            </w:sdtPr>
            <w:sdtContent>
              <w:p w14:paraId="0000068C" w14:textId="77777777" w:rsidR="00860220" w:rsidRDefault="00000000" w:rsidP="00A56D3D">
                <w:pPr>
                  <w:rPr>
                    <w:rFonts w:ascii="Tahoma" w:eastAsia="Tahoma" w:hAnsi="Tahoma" w:cs="Tahoma"/>
                  </w:rPr>
                </w:pPr>
              </w:p>
            </w:sdtContent>
          </w:sdt>
        </w:tc>
      </w:tr>
      <w:tr w:rsidR="00860220" w14:paraId="0F25ECDA" w14:textId="77777777">
        <w:tc>
          <w:tcPr>
            <w:tcW w:w="4545" w:type="dxa"/>
            <w:tcBorders>
              <w:top w:val="single" w:sz="6" w:space="0" w:color="000000"/>
              <w:left w:val="single" w:sz="6" w:space="0" w:color="000000"/>
              <w:bottom w:val="single" w:sz="6" w:space="0" w:color="000000"/>
              <w:right w:val="single" w:sz="6" w:space="0" w:color="000000"/>
            </w:tcBorders>
          </w:tcPr>
          <w:sdt>
            <w:sdtPr>
              <w:tag w:val="goog_rdk_1800"/>
              <w:id w:val="1993910515"/>
            </w:sdtPr>
            <w:sdtContent>
              <w:p w14:paraId="0000068F" w14:textId="77777777" w:rsidR="00860220" w:rsidRDefault="00681D0E" w:rsidP="00A56D3D">
                <w:pPr>
                  <w:rPr>
                    <w:rFonts w:ascii="Tahoma" w:eastAsia="Tahoma" w:hAnsi="Tahoma" w:cs="Tahoma"/>
                  </w:rPr>
                </w:pPr>
                <w:r>
                  <w:rPr>
                    <w:rFonts w:ascii="Tahoma" w:eastAsia="Tahoma" w:hAnsi="Tahoma" w:cs="Tahoma"/>
                    <w:sz w:val="12"/>
                    <w:szCs w:val="12"/>
                  </w:rPr>
                  <w:t>4.  APPROVAL DATE</w:t>
                </w:r>
              </w:p>
            </w:sdtContent>
          </w:sdt>
          <w:sdt>
            <w:sdtPr>
              <w:tag w:val="goog_rdk_1801"/>
              <w:id w:val="-733160006"/>
            </w:sdtPr>
            <w:sdtContent>
              <w:p w14:paraId="00000690" w14:textId="77777777" w:rsidR="00860220" w:rsidRDefault="00681D0E" w:rsidP="00A56D3D">
                <w:pPr>
                  <w:jc w:val="center"/>
                  <w:rPr>
                    <w:rFonts w:ascii="Tahoma" w:eastAsia="Tahoma" w:hAnsi="Tahoma" w:cs="Tahoma"/>
                  </w:rPr>
                </w:pPr>
                <w:r>
                  <w:rPr>
                    <w:rFonts w:ascii="Tahoma" w:eastAsia="Tahoma" w:hAnsi="Tahoma" w:cs="Tahoma"/>
                  </w:rPr>
                  <w:t>April 10, 2017</w:t>
                </w:r>
              </w:p>
            </w:sdtContent>
          </w:sdt>
        </w:tc>
        <w:tc>
          <w:tcPr>
            <w:tcW w:w="4635" w:type="dxa"/>
            <w:gridSpan w:val="2"/>
            <w:tcBorders>
              <w:top w:val="single" w:sz="6" w:space="0" w:color="000000"/>
              <w:left w:val="single" w:sz="6" w:space="0" w:color="000000"/>
              <w:bottom w:val="single" w:sz="6" w:space="0" w:color="000000"/>
              <w:right w:val="single" w:sz="6" w:space="0" w:color="000000"/>
            </w:tcBorders>
          </w:tcPr>
          <w:sdt>
            <w:sdtPr>
              <w:tag w:val="goog_rdk_1802"/>
              <w:id w:val="-1914925811"/>
            </w:sdtPr>
            <w:sdtContent>
              <w:p w14:paraId="00000691" w14:textId="77777777" w:rsidR="00860220" w:rsidRDefault="00681D0E" w:rsidP="00A56D3D">
                <w:pPr>
                  <w:rPr>
                    <w:rFonts w:ascii="Tahoma" w:eastAsia="Tahoma" w:hAnsi="Tahoma" w:cs="Tahoma"/>
                  </w:rPr>
                </w:pPr>
                <w:r>
                  <w:rPr>
                    <w:rFonts w:ascii="Tahoma" w:eastAsia="Tahoma" w:hAnsi="Tahoma" w:cs="Tahoma"/>
                    <w:sz w:val="12"/>
                    <w:szCs w:val="12"/>
                  </w:rPr>
                  <w:t>5.  CONFIGURATION CONTROL</w:t>
                </w:r>
              </w:p>
            </w:sdtContent>
          </w:sdt>
          <w:sdt>
            <w:sdtPr>
              <w:tag w:val="goog_rdk_1803"/>
              <w:id w:val="-1854872050"/>
            </w:sdtPr>
            <w:sdtContent>
              <w:p w14:paraId="00000692" w14:textId="77777777" w:rsidR="00860220" w:rsidRDefault="00681D0E" w:rsidP="00A56D3D">
                <w:pPr>
                  <w:jc w:val="center"/>
                  <w:rPr>
                    <w:rFonts w:ascii="Tahoma" w:eastAsia="Tahoma" w:hAnsi="Tahoma" w:cs="Tahoma"/>
                  </w:rPr>
                </w:pPr>
                <w:r>
                  <w:rPr>
                    <w:rFonts w:ascii="Tahoma" w:eastAsia="Tahoma" w:hAnsi="Tahoma" w:cs="Tahoma"/>
                  </w:rPr>
                  <w:t>OSCC (J.A. Melkert)</w:t>
                </w:r>
              </w:p>
            </w:sdtContent>
          </w:sdt>
        </w:tc>
      </w:tr>
      <w:tr w:rsidR="00860220" w14:paraId="3B57C07A" w14:textId="77777777">
        <w:tc>
          <w:tcPr>
            <w:tcW w:w="9180" w:type="dxa"/>
            <w:gridSpan w:val="3"/>
            <w:tcBorders>
              <w:top w:val="single" w:sz="6" w:space="0" w:color="000000"/>
              <w:left w:val="single" w:sz="6" w:space="0" w:color="000000"/>
              <w:bottom w:val="single" w:sz="6" w:space="0" w:color="000000"/>
              <w:right w:val="single" w:sz="6" w:space="0" w:color="000000"/>
            </w:tcBorders>
          </w:tcPr>
          <w:sdt>
            <w:sdtPr>
              <w:tag w:val="goog_rdk_1805"/>
              <w:id w:val="2046255717"/>
            </w:sdtPr>
            <w:sdtContent>
              <w:p w14:paraId="00000694" w14:textId="77777777" w:rsidR="00860220" w:rsidRDefault="00681D0E" w:rsidP="00A56D3D">
                <w:pPr>
                  <w:rPr>
                    <w:rFonts w:ascii="Tahoma" w:eastAsia="Tahoma" w:hAnsi="Tahoma" w:cs="Tahoma"/>
                  </w:rPr>
                </w:pPr>
                <w:r>
                  <w:rPr>
                    <w:rFonts w:ascii="Tahoma" w:eastAsia="Tahoma" w:hAnsi="Tahoma" w:cs="Tahoma"/>
                    <w:sz w:val="12"/>
                    <w:szCs w:val="12"/>
                  </w:rPr>
                  <w:t>6.  APPLICATION/INTERRELATIONSHIP</w:t>
                </w:r>
              </w:p>
            </w:sdtContent>
          </w:sdt>
          <w:sdt>
            <w:sdtPr>
              <w:tag w:val="goog_rdk_1806"/>
              <w:id w:val="322177465"/>
            </w:sdtPr>
            <w:sdtContent>
              <w:p w14:paraId="00000695" w14:textId="77777777" w:rsidR="00860220" w:rsidRDefault="00681D0E" w:rsidP="00A56D3D">
                <w:pPr>
                  <w:rPr>
                    <w:rFonts w:ascii="Tahoma" w:eastAsia="Tahoma" w:hAnsi="Tahoma" w:cs="Tahoma"/>
                    <w:sz w:val="18"/>
                    <w:szCs w:val="18"/>
                  </w:rPr>
                </w:pPr>
                <w:r>
                  <w:rPr>
                    <w:rFonts w:ascii="Tahoma" w:eastAsia="Tahoma" w:hAnsi="Tahoma" w:cs="Tahoma"/>
                    <w:sz w:val="18"/>
                    <w:szCs w:val="18"/>
                  </w:rPr>
                  <w:t>The Project Summary is an informative summary of the Technical Design Report. Note that it is a separate deliverable from the Technical Design Report, and thus does not add to or replace any summary contained within the various deliverables associated with the Technical Design Report (i.e., the baseline, midterm and final reports). It will be submitted no later than the last day before the grading and the final presentation, i.e. halfway the last project week.</w:t>
                </w:r>
              </w:p>
            </w:sdtContent>
          </w:sdt>
          <w:sdt>
            <w:sdtPr>
              <w:tag w:val="goog_rdk_1807"/>
              <w:id w:val="1279836118"/>
            </w:sdtPr>
            <w:sdtContent>
              <w:p w14:paraId="00000696" w14:textId="77777777" w:rsidR="00860220" w:rsidRDefault="00000000" w:rsidP="00A56D3D">
                <w:pPr>
                  <w:rPr>
                    <w:rFonts w:ascii="Tahoma" w:eastAsia="Tahoma" w:hAnsi="Tahoma" w:cs="Tahoma"/>
                    <w:sz w:val="18"/>
                    <w:szCs w:val="18"/>
                  </w:rPr>
                </w:pPr>
              </w:p>
            </w:sdtContent>
          </w:sdt>
          <w:sdt>
            <w:sdtPr>
              <w:tag w:val="goog_rdk_1811"/>
              <w:id w:val="20754127"/>
            </w:sdtPr>
            <w:sdtContent>
              <w:p w14:paraId="00000699" w14:textId="74EF94E2" w:rsidR="00860220" w:rsidRPr="00D22574" w:rsidRDefault="00000000" w:rsidP="00D22574">
                <w:pPr>
                  <w:rPr>
                    <w:rFonts w:ascii="Tahoma" w:eastAsia="Tahoma" w:hAnsi="Tahoma" w:cs="Tahoma"/>
                    <w:sz w:val="18"/>
                    <w:szCs w:val="18"/>
                  </w:rPr>
                </w:pPr>
                <w:sdt>
                  <w:sdtPr>
                    <w:tag w:val="goog_rdk_1809"/>
                    <w:id w:val="759561223"/>
                    <w:showingPlcHdr/>
                  </w:sdtPr>
                  <w:sdtContent>
                    <w:r w:rsidR="00D22574">
                      <w:t xml:space="preserve">     </w:t>
                    </w:r>
                  </w:sdtContent>
                </w:sdt>
              </w:p>
            </w:sdtContent>
          </w:sdt>
        </w:tc>
      </w:tr>
      <w:tr w:rsidR="00860220" w14:paraId="41D1BD39" w14:textId="77777777">
        <w:tc>
          <w:tcPr>
            <w:tcW w:w="9180" w:type="dxa"/>
            <w:gridSpan w:val="3"/>
            <w:tcBorders>
              <w:top w:val="single" w:sz="6" w:space="0" w:color="000000"/>
              <w:left w:val="single" w:sz="6" w:space="0" w:color="000000"/>
              <w:bottom w:val="single" w:sz="6" w:space="0" w:color="000000"/>
              <w:right w:val="single" w:sz="6" w:space="0" w:color="000000"/>
            </w:tcBorders>
          </w:tcPr>
          <w:sdt>
            <w:sdtPr>
              <w:tag w:val="goog_rdk_1816"/>
              <w:id w:val="1627349959"/>
            </w:sdtPr>
            <w:sdtContent>
              <w:p w14:paraId="0000069C" w14:textId="77777777" w:rsidR="00860220" w:rsidRDefault="00681D0E" w:rsidP="00A56D3D">
                <w:pPr>
                  <w:rPr>
                    <w:rFonts w:ascii="Tahoma" w:eastAsia="Tahoma" w:hAnsi="Tahoma" w:cs="Tahoma"/>
                    <w:sz w:val="18"/>
                    <w:szCs w:val="18"/>
                  </w:rPr>
                </w:pPr>
                <w:r>
                  <w:rPr>
                    <w:rFonts w:ascii="Tahoma" w:eastAsia="Tahoma" w:hAnsi="Tahoma" w:cs="Tahoma"/>
                    <w:sz w:val="18"/>
                    <w:szCs w:val="18"/>
                  </w:rPr>
                  <w:t>7.  PREPARATION INSTRUCTIONS</w:t>
                </w:r>
              </w:p>
            </w:sdtContent>
          </w:sdt>
          <w:sdt>
            <w:sdtPr>
              <w:tag w:val="goog_rdk_1817"/>
              <w:id w:val="257800444"/>
            </w:sdtPr>
            <w:sdtContent>
              <w:p w14:paraId="0000069D" w14:textId="77777777" w:rsidR="00860220" w:rsidRDefault="00000000" w:rsidP="00A56D3D">
                <w:pPr>
                  <w:rPr>
                    <w:rFonts w:ascii="Tahoma" w:eastAsia="Tahoma" w:hAnsi="Tahoma" w:cs="Tahoma"/>
                    <w:sz w:val="18"/>
                    <w:szCs w:val="18"/>
                  </w:rPr>
                </w:pPr>
              </w:p>
            </w:sdtContent>
          </w:sdt>
          <w:sdt>
            <w:sdtPr>
              <w:tag w:val="goog_rdk_1818"/>
              <w:id w:val="131594883"/>
            </w:sdtPr>
            <w:sdtContent>
              <w:p w14:paraId="0000069E"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The Project Summary shall be limited to 8 pages, all-inclusive. All pages must be typewritten.  </w:t>
                </w:r>
              </w:p>
            </w:sdtContent>
          </w:sdt>
          <w:sdt>
            <w:sdtPr>
              <w:tag w:val="goog_rdk_1819"/>
              <w:id w:val="-525248856"/>
            </w:sdtPr>
            <w:sdtContent>
              <w:p w14:paraId="0000069F" w14:textId="77777777" w:rsidR="00860220" w:rsidRDefault="00000000" w:rsidP="00A56D3D">
                <w:pPr>
                  <w:rPr>
                    <w:rFonts w:ascii="Tahoma" w:eastAsia="Tahoma" w:hAnsi="Tahoma" w:cs="Tahoma"/>
                    <w:sz w:val="18"/>
                    <w:szCs w:val="18"/>
                  </w:rPr>
                </w:pPr>
              </w:p>
            </w:sdtContent>
          </w:sdt>
          <w:sdt>
            <w:sdtPr>
              <w:tag w:val="goog_rdk_1820"/>
              <w:id w:val="-889269862"/>
            </w:sdtPr>
            <w:sdtContent>
              <w:p w14:paraId="000006A0" w14:textId="77777777" w:rsidR="00860220" w:rsidRDefault="00681D0E" w:rsidP="00A56D3D">
                <w:pPr>
                  <w:rPr>
                    <w:rFonts w:ascii="Tahoma" w:eastAsia="Tahoma" w:hAnsi="Tahoma" w:cs="Tahoma"/>
                    <w:sz w:val="18"/>
                    <w:szCs w:val="18"/>
                  </w:rPr>
                </w:pPr>
                <w:r>
                  <w:rPr>
                    <w:rFonts w:ascii="Tahoma" w:eastAsia="Tahoma" w:hAnsi="Tahoma" w:cs="Tahoma"/>
                    <w:sz w:val="18"/>
                    <w:szCs w:val="18"/>
                  </w:rPr>
                  <w:t>The plan format is as follows:</w:t>
                </w:r>
              </w:p>
            </w:sdtContent>
          </w:sdt>
          <w:sdt>
            <w:sdtPr>
              <w:tag w:val="goog_rdk_1821"/>
              <w:id w:val="1634678909"/>
            </w:sdtPr>
            <w:sdtContent>
              <w:p w14:paraId="000006A1" w14:textId="77777777" w:rsidR="00860220" w:rsidRDefault="00681D0E" w:rsidP="00A56D3D">
                <w:pPr>
                  <w:numPr>
                    <w:ilvl w:val="0"/>
                    <w:numId w:val="25"/>
                  </w:numPr>
                  <w:ind w:left="0" w:firstLine="0"/>
                  <w:rPr>
                    <w:rFonts w:ascii="Tahoma" w:eastAsia="Tahoma" w:hAnsi="Tahoma" w:cs="Tahoma"/>
                    <w:sz w:val="18"/>
                    <w:szCs w:val="18"/>
                  </w:rPr>
                </w:pPr>
                <w:r>
                  <w:rPr>
                    <w:rFonts w:ascii="Tahoma" w:eastAsia="Tahoma" w:hAnsi="Tahoma" w:cs="Tahoma"/>
                    <w:sz w:val="18"/>
                    <w:szCs w:val="18"/>
                  </w:rPr>
                  <w:t>Mission Statement, Objectives, and Design Requirements and Constraints;</w:t>
                </w:r>
              </w:p>
            </w:sdtContent>
          </w:sdt>
          <w:sdt>
            <w:sdtPr>
              <w:tag w:val="goog_rdk_1822"/>
              <w:id w:val="1795171786"/>
            </w:sdtPr>
            <w:sdtContent>
              <w:p w14:paraId="000006A2" w14:textId="77777777" w:rsidR="00860220" w:rsidRDefault="00681D0E" w:rsidP="00A56D3D">
                <w:pPr>
                  <w:numPr>
                    <w:ilvl w:val="0"/>
                    <w:numId w:val="25"/>
                  </w:numPr>
                  <w:ind w:left="0" w:firstLine="0"/>
                  <w:rPr>
                    <w:rFonts w:ascii="Tahoma" w:eastAsia="Tahoma" w:hAnsi="Tahoma" w:cs="Tahoma"/>
                    <w:sz w:val="18"/>
                    <w:szCs w:val="18"/>
                  </w:rPr>
                </w:pPr>
                <w:r>
                  <w:rPr>
                    <w:rFonts w:ascii="Tahoma" w:eastAsia="Tahoma" w:hAnsi="Tahoma" w:cs="Tahoma"/>
                    <w:sz w:val="18"/>
                    <w:szCs w:val="18"/>
                  </w:rPr>
                  <w:t>Concepts studied and related trade-offs;</w:t>
                </w:r>
              </w:p>
            </w:sdtContent>
          </w:sdt>
          <w:sdt>
            <w:sdtPr>
              <w:tag w:val="goog_rdk_1823"/>
              <w:id w:val="327107256"/>
            </w:sdtPr>
            <w:sdtContent>
              <w:p w14:paraId="000006A3" w14:textId="77777777" w:rsidR="00860220" w:rsidRDefault="00681D0E" w:rsidP="00A56D3D">
                <w:pPr>
                  <w:numPr>
                    <w:ilvl w:val="0"/>
                    <w:numId w:val="25"/>
                  </w:numPr>
                  <w:ind w:left="0" w:firstLine="0"/>
                  <w:rPr>
                    <w:rFonts w:ascii="Tahoma" w:eastAsia="Tahoma" w:hAnsi="Tahoma" w:cs="Tahoma"/>
                    <w:sz w:val="18"/>
                    <w:szCs w:val="18"/>
                  </w:rPr>
                </w:pPr>
                <w:r>
                  <w:rPr>
                    <w:rFonts w:ascii="Tahoma" w:eastAsia="Tahoma" w:hAnsi="Tahoma" w:cs="Tahoma"/>
                    <w:sz w:val="18"/>
                    <w:szCs w:val="18"/>
                  </w:rPr>
                  <w:t>Details of selected concept including a 3-view drawing and a listing of the most important design parameters;</w:t>
                </w:r>
              </w:p>
            </w:sdtContent>
          </w:sdt>
          <w:sdt>
            <w:sdtPr>
              <w:tag w:val="goog_rdk_1824"/>
              <w:id w:val="-777170390"/>
            </w:sdtPr>
            <w:sdtContent>
              <w:p w14:paraId="000006A4" w14:textId="77777777" w:rsidR="00860220" w:rsidRDefault="00681D0E" w:rsidP="00A56D3D">
                <w:pPr>
                  <w:numPr>
                    <w:ilvl w:val="0"/>
                    <w:numId w:val="25"/>
                  </w:numPr>
                  <w:ind w:left="0" w:firstLine="0"/>
                  <w:rPr>
                    <w:rFonts w:ascii="Tahoma" w:eastAsia="Tahoma" w:hAnsi="Tahoma" w:cs="Tahoma"/>
                    <w:sz w:val="18"/>
                    <w:szCs w:val="18"/>
                  </w:rPr>
                </w:pPr>
                <w:r>
                  <w:rPr>
                    <w:rFonts w:ascii="Tahoma" w:eastAsia="Tahoma" w:hAnsi="Tahoma" w:cs="Tahoma"/>
                    <w:sz w:val="18"/>
                    <w:szCs w:val="18"/>
                  </w:rPr>
                  <w:t>Conclusions and recommendations.</w:t>
                </w:r>
              </w:p>
            </w:sdtContent>
          </w:sdt>
          <w:sdt>
            <w:sdtPr>
              <w:tag w:val="goog_rdk_1825"/>
              <w:id w:val="1919666793"/>
            </w:sdtPr>
            <w:sdtContent>
              <w:p w14:paraId="000006A5" w14:textId="77777777" w:rsidR="00860220" w:rsidRDefault="00000000" w:rsidP="00A56D3D">
                <w:pPr>
                  <w:rPr>
                    <w:rFonts w:ascii="Tahoma" w:eastAsia="Tahoma" w:hAnsi="Tahoma" w:cs="Tahoma"/>
                    <w:sz w:val="18"/>
                    <w:szCs w:val="18"/>
                  </w:rPr>
                </w:pPr>
              </w:p>
            </w:sdtContent>
          </w:sdt>
          <w:sdt>
            <w:sdtPr>
              <w:tag w:val="goog_rdk_1828"/>
              <w:id w:val="1820836755"/>
            </w:sdtPr>
            <w:sdtContent>
              <w:p w14:paraId="000006A6" w14:textId="651453A6" w:rsidR="00860220" w:rsidRDefault="00681D0E" w:rsidP="00A56D3D">
                <w:pPr>
                  <w:rPr>
                    <w:rFonts w:ascii="Tahoma" w:eastAsia="Tahoma" w:hAnsi="Tahoma" w:cs="Tahoma"/>
                    <w:sz w:val="18"/>
                    <w:szCs w:val="18"/>
                  </w:rPr>
                </w:pPr>
                <w:r>
                  <w:rPr>
                    <w:rFonts w:ascii="Tahoma" w:eastAsia="Tahoma" w:hAnsi="Tahoma" w:cs="Tahoma"/>
                    <w:sz w:val="18"/>
                    <w:szCs w:val="18"/>
                  </w:rPr>
                  <w:t xml:space="preserve">The Project Summary shall be written in Word. </w:t>
                </w:r>
                <w:sdt>
                  <w:sdtPr>
                    <w:tag w:val="goog_rdk_1826"/>
                    <w:id w:val="-1271929295"/>
                  </w:sdtPr>
                  <w:sdtContent>
                    <w:sdt>
                      <w:sdtPr>
                        <w:tag w:val="goog_rdk_1827"/>
                        <w:id w:val="-1920013435"/>
                      </w:sdtPr>
                      <w:sdtContent/>
                    </w:sdt>
                  </w:sdtContent>
                </w:sdt>
              </w:p>
            </w:sdtContent>
          </w:sdt>
          <w:sdt>
            <w:sdtPr>
              <w:tag w:val="goog_rdk_1829"/>
              <w:id w:val="1212843884"/>
            </w:sdtPr>
            <w:sdtContent>
              <w:p w14:paraId="000006A7" w14:textId="77777777" w:rsidR="00860220" w:rsidRDefault="00000000" w:rsidP="00A56D3D">
                <w:pPr>
                  <w:rPr>
                    <w:rFonts w:ascii="Tahoma" w:eastAsia="Tahoma" w:hAnsi="Tahoma" w:cs="Tahoma"/>
                    <w:sz w:val="18"/>
                    <w:szCs w:val="18"/>
                  </w:rPr>
                </w:pPr>
              </w:p>
            </w:sdtContent>
          </w:sdt>
          <w:sdt>
            <w:sdtPr>
              <w:tag w:val="goog_rdk_1830"/>
              <w:id w:val="-1524624037"/>
            </w:sdtPr>
            <w:sdtContent>
              <w:p w14:paraId="000006A8"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Instructions for the Executive Summary </w:t>
                </w:r>
              </w:p>
            </w:sdtContent>
          </w:sdt>
          <w:sdt>
            <w:sdtPr>
              <w:tag w:val="goog_rdk_1831"/>
              <w:id w:val="-995485532"/>
            </w:sdtPr>
            <w:sdtContent>
              <w:p w14:paraId="000006A9" w14:textId="77777777" w:rsidR="00860220" w:rsidRDefault="00000000" w:rsidP="00A56D3D">
                <w:pPr>
                  <w:pBdr>
                    <w:top w:val="nil"/>
                    <w:left w:val="nil"/>
                    <w:bottom w:val="nil"/>
                    <w:right w:val="nil"/>
                    <w:between w:val="nil"/>
                  </w:pBdr>
                  <w:rPr>
                    <w:rFonts w:ascii="Tahoma" w:eastAsia="Tahoma" w:hAnsi="Tahoma" w:cs="Tahoma"/>
                    <w:color w:val="000000"/>
                    <w:sz w:val="18"/>
                    <w:szCs w:val="18"/>
                  </w:rPr>
                </w:pPr>
              </w:p>
            </w:sdtContent>
          </w:sdt>
          <w:sdt>
            <w:sdtPr>
              <w:tag w:val="goog_rdk_1832"/>
              <w:id w:val="-1792747755"/>
            </w:sdtPr>
            <w:sdtContent>
              <w:p w14:paraId="000006AA" w14:textId="77777777" w:rsidR="00860220" w:rsidRDefault="00681D0E" w:rsidP="00A56D3D">
                <w:pPr>
                  <w:rPr>
                    <w:rFonts w:ascii="Tahoma" w:eastAsia="Tahoma" w:hAnsi="Tahoma" w:cs="Tahoma"/>
                    <w:sz w:val="18"/>
                    <w:szCs w:val="18"/>
                  </w:rPr>
                </w:pPr>
                <w:r>
                  <w:rPr>
                    <w:rFonts w:ascii="Tahoma" w:eastAsia="Tahoma" w:hAnsi="Tahoma" w:cs="Tahoma"/>
                    <w:sz w:val="18"/>
                    <w:szCs w:val="18"/>
                  </w:rPr>
                  <w:t>• Start your executive summary with a list of participants and coaches, use full initials, no first names and no study numbers. Put the initials in front of the surnames. For the coaches indicate their title(s), for examples see previous issues of the book</w:t>
                </w:r>
              </w:p>
            </w:sdtContent>
          </w:sdt>
          <w:sdt>
            <w:sdtPr>
              <w:tag w:val="goog_rdk_1833"/>
              <w:id w:val="-1429958885"/>
            </w:sdtPr>
            <w:sdtContent>
              <w:p w14:paraId="000006AB" w14:textId="77777777" w:rsidR="00860220" w:rsidRDefault="00681D0E" w:rsidP="00A56D3D">
                <w:pPr>
                  <w:numPr>
                    <w:ilvl w:val="0"/>
                    <w:numId w:val="19"/>
                  </w:numPr>
                  <w:ind w:left="0" w:firstLine="0"/>
                  <w:rPr>
                    <w:rFonts w:ascii="Tahoma" w:eastAsia="Tahoma" w:hAnsi="Tahoma" w:cs="Tahoma"/>
                    <w:sz w:val="18"/>
                    <w:szCs w:val="18"/>
                  </w:rPr>
                </w:pPr>
                <w:r>
                  <w:rPr>
                    <w:rFonts w:ascii="Tahoma" w:eastAsia="Tahoma" w:hAnsi="Tahoma" w:cs="Tahoma"/>
                    <w:sz w:val="18"/>
                    <w:szCs w:val="18"/>
                  </w:rPr>
                  <w:t>Write your text in past tense</w:t>
                </w:r>
              </w:p>
            </w:sdtContent>
          </w:sdt>
          <w:sdt>
            <w:sdtPr>
              <w:tag w:val="goog_rdk_1834"/>
              <w:id w:val="1841119601"/>
            </w:sdtPr>
            <w:sdtContent>
              <w:p w14:paraId="000006AC"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 Do not apply any form of lay-out other than separation of sections and chapters by empty lines </w:t>
                </w:r>
              </w:p>
            </w:sdtContent>
          </w:sdt>
          <w:sdt>
            <w:sdtPr>
              <w:tag w:val="goog_rdk_1835"/>
              <w:id w:val="-863517630"/>
            </w:sdtPr>
            <w:sdtContent>
              <w:p w14:paraId="000006AD"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 Use Times New Roman 12 pt as the font for your text </w:t>
                </w:r>
              </w:p>
            </w:sdtContent>
          </w:sdt>
          <w:sdt>
            <w:sdtPr>
              <w:tag w:val="goog_rdk_1836"/>
              <w:id w:val="2116011923"/>
            </w:sdtPr>
            <w:sdtContent>
              <w:p w14:paraId="000006AE"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 Do not indent anywhere in the text </w:t>
                </w:r>
              </w:p>
            </w:sdtContent>
          </w:sdt>
          <w:sdt>
            <w:sdtPr>
              <w:tag w:val="goog_rdk_1837"/>
              <w:id w:val="-884952036"/>
            </w:sdtPr>
            <w:sdtContent>
              <w:p w14:paraId="000006AF"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 Separate sections (Dutch: </w:t>
                </w:r>
                <w:proofErr w:type="spellStart"/>
                <w:r>
                  <w:rPr>
                    <w:rFonts w:ascii="Tahoma" w:eastAsia="Tahoma" w:hAnsi="Tahoma" w:cs="Tahoma"/>
                    <w:sz w:val="18"/>
                    <w:szCs w:val="18"/>
                  </w:rPr>
                  <w:t>alinea’s</w:t>
                </w:r>
                <w:proofErr w:type="spellEnd"/>
                <w:r>
                  <w:rPr>
                    <w:rFonts w:ascii="Tahoma" w:eastAsia="Tahoma" w:hAnsi="Tahoma" w:cs="Tahoma"/>
                    <w:sz w:val="18"/>
                    <w:szCs w:val="18"/>
                  </w:rPr>
                  <w:t xml:space="preserve">) by one blank line </w:t>
                </w:r>
              </w:p>
            </w:sdtContent>
          </w:sdt>
          <w:sdt>
            <w:sdtPr>
              <w:tag w:val="goog_rdk_1838"/>
              <w:id w:val="-156701491"/>
            </w:sdtPr>
            <w:sdtContent>
              <w:p w14:paraId="000006B0"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 Do not place pictures side by side </w:t>
                </w:r>
              </w:p>
            </w:sdtContent>
          </w:sdt>
          <w:sdt>
            <w:sdtPr>
              <w:tag w:val="goog_rdk_1839"/>
              <w:id w:val="-492487684"/>
            </w:sdtPr>
            <w:sdtContent>
              <w:p w14:paraId="000006B1"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 Do not place pictures in boxes </w:t>
                </w:r>
              </w:p>
            </w:sdtContent>
          </w:sdt>
          <w:sdt>
            <w:sdtPr>
              <w:tag w:val="goog_rdk_1840"/>
              <w:id w:val="2104914436"/>
            </w:sdtPr>
            <w:sdtContent>
              <w:p w14:paraId="000006B2"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 Pictures will be printed black and white, therefore no colour pictures are allowed in the executive summary. </w:t>
                </w:r>
              </w:p>
            </w:sdtContent>
          </w:sdt>
          <w:sdt>
            <w:sdtPr>
              <w:tag w:val="goog_rdk_1841"/>
              <w:id w:val="1609701967"/>
            </w:sdtPr>
            <w:sdtContent>
              <w:p w14:paraId="000006B3"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 Suggestions for full colour pictures for the front cover are welcome. Add them separately and indicate them clearly with this purpose. Make sure these pictures have a high resolution </w:t>
                </w:r>
              </w:p>
            </w:sdtContent>
          </w:sdt>
          <w:sdt>
            <w:sdtPr>
              <w:tag w:val="goog_rdk_1842"/>
              <w:id w:val="-1636170865"/>
            </w:sdtPr>
            <w:sdtContent>
              <w:p w14:paraId="000006B4"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 Switch off the option “float over text” for all pictures </w:t>
                </w:r>
              </w:p>
            </w:sdtContent>
          </w:sdt>
          <w:sdt>
            <w:sdtPr>
              <w:tag w:val="goog_rdk_1843"/>
              <w:id w:val="-1009521691"/>
            </w:sdtPr>
            <w:sdtContent>
              <w:p w14:paraId="000006B5" w14:textId="77777777" w:rsidR="00860220" w:rsidRDefault="00681D0E" w:rsidP="00A56D3D">
                <w:pPr>
                  <w:rPr>
                    <w:rFonts w:ascii="Tahoma" w:eastAsia="Tahoma" w:hAnsi="Tahoma" w:cs="Tahoma"/>
                    <w:sz w:val="18"/>
                    <w:szCs w:val="18"/>
                  </w:rPr>
                </w:pPr>
                <w:r>
                  <w:rPr>
                    <w:rFonts w:ascii="Tahoma" w:eastAsia="Tahoma" w:hAnsi="Tahoma" w:cs="Tahoma"/>
                    <w:sz w:val="18"/>
                    <w:szCs w:val="18"/>
                  </w:rPr>
                  <w:t>• Put all pictures in the right location in the text. Add all pictures separately as JPG or TIF files with meaningful names, the resolution of these pictures must be 150 dpi or more</w:t>
                </w:r>
              </w:p>
            </w:sdtContent>
          </w:sdt>
          <w:sdt>
            <w:sdtPr>
              <w:tag w:val="goog_rdk_1844"/>
              <w:id w:val="697817613"/>
            </w:sdtPr>
            <w:sdtContent>
              <w:p w14:paraId="000006B6"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 Do not put a border around the pictures </w:t>
                </w:r>
              </w:p>
            </w:sdtContent>
          </w:sdt>
          <w:sdt>
            <w:sdtPr>
              <w:tag w:val="goog_rdk_1845"/>
              <w:id w:val="-2015373441"/>
            </w:sdtPr>
            <w:sdtContent>
              <w:p w14:paraId="000006B7"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 Do not lay out the text around pictures </w:t>
                </w:r>
              </w:p>
            </w:sdtContent>
          </w:sdt>
          <w:sdt>
            <w:sdtPr>
              <w:tag w:val="goog_rdk_1846"/>
              <w:id w:val="-1930888031"/>
            </w:sdtPr>
            <w:sdtContent>
              <w:p w14:paraId="000006B8"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 Number pictures and tables: The numbering system is such that it starts with the chapter number. For your chapter number see below. For group one of the fall semester - DSE the chapter number is 2 so the numbering should be as follows: Figure 2.1, 2.2, Table 2.1, 2.2 etc. Use the same numbering for the sections you want to distinguish. </w:t>
                </w:r>
              </w:p>
            </w:sdtContent>
          </w:sdt>
          <w:sdt>
            <w:sdtPr>
              <w:tag w:val="goog_rdk_1847"/>
              <w:id w:val="160513905"/>
            </w:sdtPr>
            <w:sdtContent>
              <w:p w14:paraId="000006B9" w14:textId="77777777" w:rsidR="00860220" w:rsidRDefault="00681D0E" w:rsidP="00A56D3D">
                <w:pPr>
                  <w:numPr>
                    <w:ilvl w:val="0"/>
                    <w:numId w:val="26"/>
                  </w:numPr>
                  <w:ind w:left="0" w:firstLine="0"/>
                  <w:rPr>
                    <w:rFonts w:ascii="Tahoma" w:eastAsia="Tahoma" w:hAnsi="Tahoma" w:cs="Tahoma"/>
                    <w:sz w:val="18"/>
                    <w:szCs w:val="18"/>
                  </w:rPr>
                </w:pPr>
                <w:r>
                  <w:rPr>
                    <w:rFonts w:ascii="Tahoma" w:eastAsia="Tahoma" w:hAnsi="Tahoma" w:cs="Tahoma"/>
                    <w:sz w:val="18"/>
                    <w:szCs w:val="18"/>
                  </w:rPr>
                  <w:t xml:space="preserve">When you refer to a figure of a table in the text, do not use capitals: e.g. In figure 12.2 you can see and not: In Figure 12.2 you can see </w:t>
                </w:r>
              </w:p>
            </w:sdtContent>
          </w:sdt>
          <w:sdt>
            <w:sdtPr>
              <w:tag w:val="goog_rdk_1848"/>
              <w:id w:val="819466089"/>
            </w:sdtPr>
            <w:sdtContent>
              <w:p w14:paraId="000006BA" w14:textId="77777777" w:rsidR="00860220" w:rsidRDefault="00681D0E" w:rsidP="00A56D3D">
                <w:pPr>
                  <w:numPr>
                    <w:ilvl w:val="0"/>
                    <w:numId w:val="26"/>
                  </w:numPr>
                  <w:ind w:left="0" w:firstLine="0"/>
                  <w:rPr>
                    <w:rFonts w:ascii="Tahoma" w:eastAsia="Tahoma" w:hAnsi="Tahoma" w:cs="Tahoma"/>
                    <w:sz w:val="18"/>
                    <w:szCs w:val="18"/>
                  </w:rPr>
                </w:pPr>
                <w:r>
                  <w:rPr>
                    <w:rFonts w:ascii="Tahoma" w:eastAsia="Tahoma" w:hAnsi="Tahoma" w:cs="Tahoma"/>
                    <w:sz w:val="18"/>
                    <w:szCs w:val="18"/>
                  </w:rPr>
                  <w:t xml:space="preserve">The following division will be made for the chapters in the book: </w:t>
                </w:r>
              </w:p>
            </w:sdtContent>
          </w:sdt>
          <w:sdt>
            <w:sdtPr>
              <w:tag w:val="goog_rdk_1849"/>
              <w:id w:val="1888371694"/>
            </w:sdtPr>
            <w:sdtContent>
              <w:p w14:paraId="000006BB" w14:textId="77777777" w:rsidR="00860220" w:rsidRDefault="00681D0E" w:rsidP="00A56D3D">
                <w:pPr>
                  <w:rPr>
                    <w:rFonts w:ascii="Tahoma" w:eastAsia="Tahoma" w:hAnsi="Tahoma" w:cs="Tahoma"/>
                    <w:sz w:val="18"/>
                    <w:szCs w:val="18"/>
                  </w:rPr>
                </w:pPr>
                <w:r>
                  <w:rPr>
                    <w:rFonts w:ascii="Tahoma" w:eastAsia="Tahoma" w:hAnsi="Tahoma" w:cs="Tahoma"/>
                    <w:sz w:val="18"/>
                    <w:szCs w:val="18"/>
                  </w:rPr>
                  <w:t>Fall semester DSE</w:t>
                </w:r>
              </w:p>
            </w:sdtContent>
          </w:sdt>
          <w:sdt>
            <w:sdtPr>
              <w:tag w:val="goog_rdk_1850"/>
              <w:id w:val="1716322343"/>
            </w:sdtPr>
            <w:sdtContent>
              <w:p w14:paraId="000006BC"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group chapter </w:t>
                </w:r>
              </w:p>
            </w:sdtContent>
          </w:sdt>
          <w:sdt>
            <w:sdtPr>
              <w:tag w:val="goog_rdk_1851"/>
              <w:id w:val="682633388"/>
            </w:sdtPr>
            <w:sdtContent>
              <w:p w14:paraId="000006BD" w14:textId="77777777" w:rsidR="00860220" w:rsidRDefault="00681D0E" w:rsidP="00A56D3D">
                <w:pPr>
                  <w:pBdr>
                    <w:top w:val="nil"/>
                    <w:left w:val="nil"/>
                    <w:bottom w:val="nil"/>
                    <w:right w:val="nil"/>
                    <w:between w:val="nil"/>
                  </w:pBdr>
                  <w:rPr>
                    <w:rFonts w:ascii="Tahoma" w:eastAsia="Tahoma" w:hAnsi="Tahoma" w:cs="Tahoma"/>
                    <w:color w:val="000000"/>
                    <w:sz w:val="18"/>
                    <w:szCs w:val="18"/>
                  </w:rPr>
                </w:pPr>
                <w:r>
                  <w:rPr>
                    <w:rFonts w:ascii="Tahoma" w:eastAsia="Tahoma" w:hAnsi="Tahoma" w:cs="Tahoma"/>
                    <w:color w:val="000000"/>
                    <w:sz w:val="18"/>
                    <w:szCs w:val="18"/>
                  </w:rPr>
                  <w:t xml:space="preserve">  1       2</w:t>
                </w:r>
              </w:p>
            </w:sdtContent>
          </w:sdt>
          <w:sdt>
            <w:sdtPr>
              <w:tag w:val="goog_rdk_1852"/>
              <w:id w:val="-1690210572"/>
            </w:sdtPr>
            <w:sdtContent>
              <w:p w14:paraId="000006BE" w14:textId="77777777" w:rsidR="00860220" w:rsidRDefault="00681D0E" w:rsidP="00A56D3D">
                <w:pPr>
                  <w:pBdr>
                    <w:top w:val="nil"/>
                    <w:left w:val="nil"/>
                    <w:bottom w:val="nil"/>
                    <w:right w:val="nil"/>
                    <w:between w:val="nil"/>
                  </w:pBdr>
                  <w:rPr>
                    <w:rFonts w:ascii="Tahoma" w:eastAsia="Tahoma" w:hAnsi="Tahoma" w:cs="Tahoma"/>
                    <w:color w:val="000000"/>
                    <w:sz w:val="18"/>
                    <w:szCs w:val="18"/>
                  </w:rPr>
                </w:pPr>
                <w:r>
                  <w:rPr>
                    <w:rFonts w:ascii="Tahoma" w:eastAsia="Tahoma" w:hAnsi="Tahoma" w:cs="Tahoma"/>
                    <w:color w:val="000000"/>
                    <w:sz w:val="18"/>
                    <w:szCs w:val="18"/>
                  </w:rPr>
                  <w:t xml:space="preserve">  2       3</w:t>
                </w:r>
              </w:p>
            </w:sdtContent>
          </w:sdt>
          <w:sdt>
            <w:sdtPr>
              <w:tag w:val="goog_rdk_1853"/>
              <w:id w:val="-824590587"/>
            </w:sdtPr>
            <w:sdtContent>
              <w:p w14:paraId="000006BF" w14:textId="77777777" w:rsidR="00860220" w:rsidRDefault="00681D0E" w:rsidP="00A56D3D">
                <w:pPr>
                  <w:pBdr>
                    <w:top w:val="nil"/>
                    <w:left w:val="nil"/>
                    <w:bottom w:val="nil"/>
                    <w:right w:val="nil"/>
                    <w:between w:val="nil"/>
                  </w:pBdr>
                  <w:rPr>
                    <w:rFonts w:ascii="Tahoma" w:eastAsia="Tahoma" w:hAnsi="Tahoma" w:cs="Tahoma"/>
                    <w:color w:val="000000"/>
                    <w:sz w:val="18"/>
                    <w:szCs w:val="18"/>
                  </w:rPr>
                </w:pPr>
                <w:r>
                  <w:rPr>
                    <w:rFonts w:ascii="Tahoma" w:eastAsia="Tahoma" w:hAnsi="Tahoma" w:cs="Tahoma"/>
                    <w:color w:val="000000"/>
                    <w:sz w:val="18"/>
                    <w:szCs w:val="18"/>
                  </w:rPr>
                  <w:t xml:space="preserve">  3       4</w:t>
                </w:r>
              </w:p>
            </w:sdtContent>
          </w:sdt>
          <w:sdt>
            <w:sdtPr>
              <w:tag w:val="goog_rdk_1854"/>
              <w:id w:val="2079943056"/>
            </w:sdtPr>
            <w:sdtContent>
              <w:p w14:paraId="000006C0" w14:textId="77777777" w:rsidR="00860220" w:rsidRDefault="00681D0E" w:rsidP="00A56D3D">
                <w:pPr>
                  <w:pBdr>
                    <w:top w:val="nil"/>
                    <w:left w:val="nil"/>
                    <w:bottom w:val="nil"/>
                    <w:right w:val="nil"/>
                    <w:between w:val="nil"/>
                  </w:pBdr>
                  <w:rPr>
                    <w:rFonts w:ascii="Tahoma" w:eastAsia="Tahoma" w:hAnsi="Tahoma" w:cs="Tahoma"/>
                    <w:color w:val="000000"/>
                    <w:sz w:val="18"/>
                    <w:szCs w:val="18"/>
                  </w:rPr>
                </w:pPr>
                <w:r>
                  <w:rPr>
                    <w:rFonts w:ascii="Tahoma" w:eastAsia="Tahoma" w:hAnsi="Tahoma" w:cs="Tahoma"/>
                    <w:color w:val="000000"/>
                    <w:sz w:val="18"/>
                    <w:szCs w:val="18"/>
                  </w:rPr>
                  <w:t xml:space="preserve">   Etc….</w:t>
                </w:r>
              </w:p>
            </w:sdtContent>
          </w:sdt>
          <w:sdt>
            <w:sdtPr>
              <w:tag w:val="goog_rdk_1855"/>
              <w:id w:val="400034717"/>
            </w:sdtPr>
            <w:sdtContent>
              <w:p w14:paraId="000006C1" w14:textId="77777777" w:rsidR="00860220" w:rsidRDefault="00681D0E" w:rsidP="00A56D3D">
                <w:pPr>
                  <w:pBdr>
                    <w:top w:val="nil"/>
                    <w:left w:val="nil"/>
                    <w:bottom w:val="nil"/>
                    <w:right w:val="nil"/>
                    <w:between w:val="nil"/>
                  </w:pBdr>
                  <w:rPr>
                    <w:rFonts w:ascii="Tahoma" w:eastAsia="Tahoma" w:hAnsi="Tahoma" w:cs="Tahoma"/>
                    <w:color w:val="000000"/>
                    <w:sz w:val="18"/>
                    <w:szCs w:val="18"/>
                  </w:rPr>
                </w:pPr>
                <w:r>
                  <w:rPr>
                    <w:rFonts w:ascii="Tahoma" w:eastAsia="Tahoma" w:hAnsi="Tahoma" w:cs="Tahoma"/>
                    <w:color w:val="000000"/>
                    <w:sz w:val="18"/>
                    <w:szCs w:val="18"/>
                  </w:rPr>
                  <w:t>Spring semester DSE</w:t>
                </w:r>
              </w:p>
            </w:sdtContent>
          </w:sdt>
          <w:sdt>
            <w:sdtPr>
              <w:tag w:val="goog_rdk_1856"/>
              <w:id w:val="-712196471"/>
            </w:sdtPr>
            <w:sdtContent>
              <w:p w14:paraId="000006C2" w14:textId="77777777" w:rsidR="00860220" w:rsidRDefault="00681D0E" w:rsidP="00A56D3D">
                <w:pPr>
                  <w:pBdr>
                    <w:top w:val="nil"/>
                    <w:left w:val="nil"/>
                    <w:bottom w:val="nil"/>
                    <w:right w:val="nil"/>
                    <w:between w:val="nil"/>
                  </w:pBdr>
                  <w:rPr>
                    <w:rFonts w:ascii="Tahoma" w:eastAsia="Tahoma" w:hAnsi="Tahoma" w:cs="Tahoma"/>
                    <w:color w:val="000000"/>
                    <w:sz w:val="18"/>
                    <w:szCs w:val="18"/>
                  </w:rPr>
                </w:pPr>
                <w:r>
                  <w:rPr>
                    <w:rFonts w:ascii="Tahoma" w:eastAsia="Tahoma" w:hAnsi="Tahoma" w:cs="Tahoma"/>
                    <w:color w:val="000000"/>
                    <w:sz w:val="18"/>
                    <w:szCs w:val="18"/>
                  </w:rPr>
                  <w:t>Group chapter</w:t>
                </w:r>
              </w:p>
            </w:sdtContent>
          </w:sdt>
          <w:sdt>
            <w:sdtPr>
              <w:tag w:val="goog_rdk_1857"/>
              <w:id w:val="-448470951"/>
            </w:sdtPr>
            <w:sdtContent>
              <w:p w14:paraId="000006C3" w14:textId="77777777" w:rsidR="00860220" w:rsidRDefault="00681D0E" w:rsidP="00A56D3D">
                <w:pPr>
                  <w:numPr>
                    <w:ilvl w:val="0"/>
                    <w:numId w:val="18"/>
                  </w:numPr>
                  <w:pBdr>
                    <w:top w:val="nil"/>
                    <w:left w:val="nil"/>
                    <w:bottom w:val="nil"/>
                    <w:right w:val="nil"/>
                    <w:between w:val="nil"/>
                  </w:pBdr>
                  <w:ind w:left="0" w:firstLine="0"/>
                  <w:rPr>
                    <w:rFonts w:ascii="Tahoma" w:eastAsia="Tahoma" w:hAnsi="Tahoma" w:cs="Tahoma"/>
                    <w:color w:val="000000"/>
                    <w:sz w:val="18"/>
                    <w:szCs w:val="18"/>
                  </w:rPr>
                </w:pPr>
                <w:r>
                  <w:rPr>
                    <w:rFonts w:ascii="Tahoma" w:eastAsia="Tahoma" w:hAnsi="Tahoma" w:cs="Tahoma"/>
                    <w:color w:val="000000"/>
                    <w:sz w:val="18"/>
                    <w:szCs w:val="18"/>
                  </w:rPr>
                  <w:t xml:space="preserve">     next available chapter number (ask OSSAs)</w:t>
                </w:r>
              </w:p>
            </w:sdtContent>
          </w:sdt>
          <w:sdt>
            <w:sdtPr>
              <w:tag w:val="goog_rdk_1858"/>
              <w:id w:val="268907969"/>
            </w:sdtPr>
            <w:sdtContent>
              <w:p w14:paraId="000006C4" w14:textId="77777777" w:rsidR="00860220" w:rsidRDefault="00681D0E" w:rsidP="00A56D3D">
                <w:pPr>
                  <w:numPr>
                    <w:ilvl w:val="0"/>
                    <w:numId w:val="18"/>
                  </w:numPr>
                  <w:pBdr>
                    <w:top w:val="nil"/>
                    <w:left w:val="nil"/>
                    <w:bottom w:val="nil"/>
                    <w:right w:val="nil"/>
                    <w:between w:val="nil"/>
                  </w:pBdr>
                  <w:ind w:left="0" w:firstLine="0"/>
                  <w:rPr>
                    <w:rFonts w:ascii="Tahoma" w:eastAsia="Tahoma" w:hAnsi="Tahoma" w:cs="Tahoma"/>
                    <w:color w:val="000000"/>
                    <w:sz w:val="18"/>
                    <w:szCs w:val="18"/>
                  </w:rPr>
                </w:pPr>
                <w:r>
                  <w:rPr>
                    <w:rFonts w:ascii="Tahoma" w:eastAsia="Tahoma" w:hAnsi="Tahoma" w:cs="Tahoma"/>
                    <w:color w:val="000000"/>
                    <w:sz w:val="18"/>
                    <w:szCs w:val="18"/>
                  </w:rPr>
                  <w:t xml:space="preserve">     Et cetera</w:t>
                </w:r>
              </w:p>
            </w:sdtContent>
          </w:sdt>
          <w:sdt>
            <w:sdtPr>
              <w:tag w:val="goog_rdk_1859"/>
              <w:id w:val="1907414528"/>
            </w:sdtPr>
            <w:sdtContent>
              <w:p w14:paraId="000006C5" w14:textId="77777777" w:rsidR="00860220" w:rsidRDefault="00681D0E" w:rsidP="00A56D3D">
                <w:pPr>
                  <w:rPr>
                    <w:rFonts w:ascii="Tahoma" w:eastAsia="Tahoma" w:hAnsi="Tahoma" w:cs="Tahoma"/>
                    <w:sz w:val="18"/>
                    <w:szCs w:val="18"/>
                  </w:rPr>
                </w:pPr>
                <w:r>
                  <w:rPr>
                    <w:rFonts w:ascii="Tahoma" w:eastAsia="Tahoma" w:hAnsi="Tahoma" w:cs="Tahoma"/>
                    <w:sz w:val="18"/>
                    <w:szCs w:val="18"/>
                  </w:rPr>
                  <w:t>• Put the description of pictures and tables below the picture/table. Do not use caption or any other options of Word for doing so, just write the plain text. Do the same in the body text when you refer to a picture or table. Do not use the automatic referencing function! Please type the figure numbers by hand. Do not end the description with a full stop.</w:t>
                </w:r>
              </w:p>
            </w:sdtContent>
          </w:sdt>
          <w:sdt>
            <w:sdtPr>
              <w:tag w:val="goog_rdk_1860"/>
              <w:id w:val="682178779"/>
            </w:sdtPr>
            <w:sdtContent>
              <w:p w14:paraId="000006C6"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 For tables use the table option in Word, do not make tables otherwise. Do not import tables as bitmaps or likewise. </w:t>
                </w:r>
              </w:p>
            </w:sdtContent>
          </w:sdt>
        </w:tc>
      </w:tr>
      <w:tr w:rsidR="00860220" w14:paraId="5FD0F897" w14:textId="77777777">
        <w:tc>
          <w:tcPr>
            <w:tcW w:w="9180" w:type="dxa"/>
            <w:gridSpan w:val="3"/>
            <w:tcBorders>
              <w:top w:val="single" w:sz="6" w:space="0" w:color="000000"/>
              <w:left w:val="single" w:sz="6" w:space="0" w:color="000000"/>
              <w:bottom w:val="single" w:sz="6" w:space="0" w:color="000000"/>
              <w:right w:val="single" w:sz="6" w:space="0" w:color="000000"/>
            </w:tcBorders>
          </w:tcPr>
          <w:sdt>
            <w:sdtPr>
              <w:tag w:val="goog_rdk_1863"/>
              <w:id w:val="1286165711"/>
            </w:sdtPr>
            <w:sdtContent>
              <w:p w14:paraId="000006C9"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One level of section numbering is allowed. Use the same system as for the pictures/tables. E.g. group 1 makes chapter 2 of the book and numbers the sections as 2.1, 2.2 etc. Section numbering like 2.1.3.4.1 is not allowed! </w:t>
                </w:r>
              </w:p>
            </w:sdtContent>
          </w:sdt>
          <w:sdt>
            <w:sdtPr>
              <w:tag w:val="goog_rdk_1864"/>
              <w:id w:val="-234085480"/>
            </w:sdtPr>
            <w:sdtContent>
              <w:p w14:paraId="000006CA"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Maximum number of page is 8 using A4 size paper and Times New Roman font with 12 pt font size and single line spacing. </w:t>
                </w:r>
              </w:p>
            </w:sdtContent>
          </w:sdt>
          <w:sdt>
            <w:sdtPr>
              <w:tag w:val="goog_rdk_1865"/>
              <w:id w:val="-1050840931"/>
            </w:sdtPr>
            <w:sdtContent>
              <w:p w14:paraId="000006CB"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Give a name and e-mail address of a contact person of the group to the student-assistants (OSSA) for further reference when necessary </w:t>
                </w:r>
              </w:p>
            </w:sdtContent>
          </w:sdt>
          <w:sdt>
            <w:sdtPr>
              <w:tag w:val="goog_rdk_1866"/>
              <w:id w:val="-1775320045"/>
            </w:sdtPr>
            <w:sdtContent>
              <w:p w14:paraId="000006CC"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The executive summary will have to be checked by the Principal Tutor and thereafter submitted in electronic format to the OSSAs. </w:t>
                </w:r>
              </w:p>
            </w:sdtContent>
          </w:sdt>
          <w:sdt>
            <w:sdtPr>
              <w:tag w:val="goog_rdk_1867"/>
              <w:id w:val="-2046831782"/>
            </w:sdtPr>
            <w:sdtContent>
              <w:p w14:paraId="000006CD" w14:textId="77777777" w:rsidR="00860220" w:rsidRDefault="00681D0E" w:rsidP="00A56D3D">
                <w:pPr>
                  <w:rPr>
                    <w:rFonts w:ascii="Tahoma" w:eastAsia="Tahoma" w:hAnsi="Tahoma" w:cs="Tahoma"/>
                    <w:sz w:val="18"/>
                    <w:szCs w:val="18"/>
                  </w:rPr>
                </w:pPr>
                <w:r>
                  <w:rPr>
                    <w:rFonts w:ascii="Tahoma" w:eastAsia="Tahoma" w:hAnsi="Tahoma" w:cs="Tahoma"/>
                    <w:sz w:val="18"/>
                    <w:szCs w:val="18"/>
                  </w:rPr>
                  <w:t xml:space="preserve">All pages must be typewritten using Word. Do not copy text, table or figures from other software like Latex. </w:t>
                </w:r>
              </w:p>
            </w:sdtContent>
          </w:sdt>
          <w:sdt>
            <w:sdtPr>
              <w:tag w:val="goog_rdk_1868"/>
              <w:id w:val="-1865822682"/>
            </w:sdtPr>
            <w:sdtContent>
              <w:p w14:paraId="000006CE" w14:textId="77777777" w:rsidR="00860220" w:rsidRDefault="00681D0E" w:rsidP="00A56D3D">
                <w:pPr>
                  <w:rPr>
                    <w:rFonts w:ascii="Tahoma" w:eastAsia="Tahoma" w:hAnsi="Tahoma" w:cs="Tahoma"/>
                    <w:sz w:val="18"/>
                    <w:szCs w:val="18"/>
                  </w:rPr>
                </w:pPr>
                <w:r>
                  <w:rPr>
                    <w:rFonts w:ascii="Tahoma" w:eastAsia="Tahoma" w:hAnsi="Tahoma" w:cs="Tahoma"/>
                    <w:sz w:val="18"/>
                    <w:szCs w:val="18"/>
                  </w:rPr>
                  <w:t>When giving the combination of a numerical value and its unit separate them by a space: e.g. write: 24 mm and not 24mm. Do not put the units in between brackets: e.g. 24 mm and not 24 [mm]</w:t>
                </w:r>
              </w:p>
            </w:sdtContent>
          </w:sdt>
          <w:sdt>
            <w:sdtPr>
              <w:tag w:val="goog_rdk_1869"/>
              <w:id w:val="-437146429"/>
            </w:sdtPr>
            <w:sdtContent>
              <w:p w14:paraId="000006CF" w14:textId="77777777" w:rsidR="00860220" w:rsidRDefault="00681D0E" w:rsidP="00A56D3D">
                <w:pPr>
                  <w:rPr>
                    <w:rFonts w:ascii="Tahoma" w:eastAsia="Tahoma" w:hAnsi="Tahoma" w:cs="Tahoma"/>
                    <w:sz w:val="18"/>
                    <w:szCs w:val="18"/>
                  </w:rPr>
                </w:pPr>
                <w:r>
                  <w:rPr>
                    <w:rFonts w:ascii="Tahoma" w:eastAsia="Tahoma" w:hAnsi="Tahoma" w:cs="Tahoma"/>
                    <w:sz w:val="18"/>
                    <w:szCs w:val="18"/>
                  </w:rPr>
                  <w:t>Do not use foot notes</w:t>
                </w:r>
              </w:p>
            </w:sdtContent>
          </w:sdt>
          <w:sdt>
            <w:sdtPr>
              <w:tag w:val="goog_rdk_1870"/>
              <w:id w:val="94068341"/>
            </w:sdtPr>
            <w:sdtContent>
              <w:p w14:paraId="000006D0" w14:textId="77777777" w:rsidR="00860220" w:rsidRDefault="00681D0E" w:rsidP="00A56D3D">
                <w:pPr>
                  <w:rPr>
                    <w:rFonts w:ascii="Tahoma" w:eastAsia="Tahoma" w:hAnsi="Tahoma" w:cs="Tahoma"/>
                    <w:sz w:val="18"/>
                    <w:szCs w:val="18"/>
                  </w:rPr>
                </w:pPr>
                <w:r>
                  <w:rPr>
                    <w:rFonts w:ascii="Tahoma" w:eastAsia="Tahoma" w:hAnsi="Tahoma" w:cs="Tahoma"/>
                    <w:sz w:val="18"/>
                    <w:szCs w:val="18"/>
                  </w:rPr>
                  <w:t>Do not use automated links to figure numbers</w:t>
                </w:r>
              </w:p>
            </w:sdtContent>
          </w:sdt>
          <w:sdt>
            <w:sdtPr>
              <w:tag w:val="goog_rdk_1871"/>
              <w:id w:val="360794541"/>
              <w:showingPlcHdr/>
            </w:sdtPr>
            <w:sdtContent>
              <w:p w14:paraId="000006D1" w14:textId="1CF3DC94" w:rsidR="00860220" w:rsidRDefault="00211805" w:rsidP="00A56D3D">
                <w:pPr>
                  <w:rPr>
                    <w:rFonts w:ascii="Tahoma" w:eastAsia="Tahoma" w:hAnsi="Tahoma" w:cs="Tahoma"/>
                    <w:sz w:val="18"/>
                    <w:szCs w:val="18"/>
                  </w:rPr>
                </w:pPr>
                <w:r>
                  <w:t xml:space="preserve">     </w:t>
                </w:r>
              </w:p>
            </w:sdtContent>
          </w:sdt>
          <w:sdt>
            <w:sdtPr>
              <w:tag w:val="goog_rdk_1872"/>
              <w:id w:val="-1117290004"/>
            </w:sdtPr>
            <w:sdtContent>
              <w:p w14:paraId="000006D2" w14:textId="77777777" w:rsidR="00860220" w:rsidRDefault="00000000" w:rsidP="00A56D3D">
                <w:pPr>
                  <w:rPr>
                    <w:rFonts w:ascii="Tahoma" w:eastAsia="Tahoma" w:hAnsi="Tahoma" w:cs="Tahoma"/>
                    <w:sz w:val="18"/>
                    <w:szCs w:val="18"/>
                  </w:rPr>
                </w:pPr>
              </w:p>
            </w:sdtContent>
          </w:sdt>
          <w:sdt>
            <w:sdtPr>
              <w:tag w:val="goog_rdk_1873"/>
              <w:id w:val="-1760371732"/>
            </w:sdtPr>
            <w:sdtContent>
              <w:p w14:paraId="000006D3" w14:textId="77777777" w:rsidR="00860220" w:rsidRDefault="00000000" w:rsidP="00A56D3D">
                <w:pPr>
                  <w:rPr>
                    <w:rFonts w:ascii="Tahoma" w:eastAsia="Tahoma" w:hAnsi="Tahoma" w:cs="Tahoma"/>
                    <w:sz w:val="18"/>
                    <w:szCs w:val="18"/>
                  </w:rPr>
                </w:pPr>
              </w:p>
            </w:sdtContent>
          </w:sdt>
          <w:sdt>
            <w:sdtPr>
              <w:tag w:val="goog_rdk_1874"/>
              <w:id w:val="1769270690"/>
            </w:sdtPr>
            <w:sdtContent>
              <w:p w14:paraId="000006D4" w14:textId="77777777" w:rsidR="00860220" w:rsidRDefault="00681D0E" w:rsidP="00A56D3D">
                <w:pPr>
                  <w:numPr>
                    <w:ilvl w:val="0"/>
                    <w:numId w:val="8"/>
                  </w:numPr>
                  <w:pBdr>
                    <w:top w:val="nil"/>
                    <w:left w:val="nil"/>
                    <w:bottom w:val="nil"/>
                    <w:right w:val="nil"/>
                    <w:between w:val="nil"/>
                  </w:pBdr>
                  <w:tabs>
                    <w:tab w:val="left" w:pos="318"/>
                  </w:tabs>
                  <w:spacing w:after="120"/>
                  <w:ind w:left="0" w:firstLine="0"/>
                  <w:rPr>
                    <w:rFonts w:ascii="Tahoma" w:eastAsia="Tahoma" w:hAnsi="Tahoma" w:cs="Tahoma"/>
                    <w:color w:val="000000"/>
                    <w:sz w:val="18"/>
                    <w:szCs w:val="18"/>
                  </w:rPr>
                </w:pPr>
                <w:r>
                  <w:rPr>
                    <w:rFonts w:ascii="Tahoma" w:eastAsia="Tahoma" w:hAnsi="Tahoma" w:cs="Tahoma"/>
                    <w:color w:val="000000"/>
                    <w:sz w:val="18"/>
                    <w:szCs w:val="18"/>
                  </w:rPr>
                  <w:t>Delivered to: 'Deliverables'-folder of your group (within AE3001-network folder)</w:t>
                </w:r>
              </w:p>
            </w:sdtContent>
          </w:sdt>
          <w:sdt>
            <w:sdtPr>
              <w:tag w:val="goog_rdk_1875"/>
              <w:id w:val="-648900375"/>
            </w:sdtPr>
            <w:sdtContent>
              <w:p w14:paraId="000006D5" w14:textId="77777777" w:rsidR="00860220" w:rsidRDefault="00681D0E" w:rsidP="00A56D3D">
                <w:pPr>
                  <w:numPr>
                    <w:ilvl w:val="0"/>
                    <w:numId w:val="8"/>
                  </w:numPr>
                  <w:pBdr>
                    <w:top w:val="nil"/>
                    <w:left w:val="nil"/>
                    <w:bottom w:val="nil"/>
                    <w:right w:val="nil"/>
                    <w:between w:val="nil"/>
                  </w:pBdr>
                  <w:tabs>
                    <w:tab w:val="left" w:pos="318"/>
                  </w:tabs>
                  <w:spacing w:after="120"/>
                  <w:ind w:left="0" w:firstLine="0"/>
                  <w:rPr>
                    <w:rFonts w:ascii="Tahoma" w:eastAsia="Tahoma" w:hAnsi="Tahoma" w:cs="Tahoma"/>
                    <w:color w:val="000000"/>
                    <w:sz w:val="18"/>
                    <w:szCs w:val="18"/>
                  </w:rPr>
                </w:pPr>
                <w:r>
                  <w:rPr>
                    <w:rFonts w:ascii="Tahoma" w:eastAsia="Tahoma" w:hAnsi="Tahoma" w:cs="Tahoma"/>
                    <w:color w:val="000000"/>
                    <w:sz w:val="18"/>
                    <w:szCs w:val="18"/>
                  </w:rPr>
                  <w:t>Format: [Group#]_[Group_name]_ExecSum.doc(x)</w:t>
                </w:r>
              </w:p>
            </w:sdtContent>
          </w:sdt>
          <w:sdt>
            <w:sdtPr>
              <w:tag w:val="goog_rdk_1876"/>
              <w:id w:val="-1591694814"/>
            </w:sdtPr>
            <w:sdtContent>
              <w:p w14:paraId="000006D7" w14:textId="6A0857F5" w:rsidR="00860220" w:rsidRPr="00AC0C5C" w:rsidRDefault="00681D0E" w:rsidP="00AC0C5C">
                <w:pPr>
                  <w:pBdr>
                    <w:top w:val="nil"/>
                    <w:left w:val="nil"/>
                    <w:bottom w:val="nil"/>
                    <w:right w:val="nil"/>
                    <w:between w:val="nil"/>
                  </w:pBdr>
                  <w:tabs>
                    <w:tab w:val="left" w:pos="318"/>
                  </w:tabs>
                  <w:spacing w:after="120"/>
                  <w:rPr>
                    <w:rFonts w:ascii="Tahoma" w:eastAsia="Tahoma" w:hAnsi="Tahoma" w:cs="Tahoma"/>
                    <w:color w:val="000000"/>
                    <w:sz w:val="18"/>
                    <w:szCs w:val="18"/>
                  </w:rPr>
                </w:pPr>
                <w:r>
                  <w:rPr>
                    <w:rFonts w:ascii="Tahoma" w:eastAsia="Tahoma" w:hAnsi="Tahoma" w:cs="Tahoma"/>
                    <w:color w:val="000000"/>
                    <w:sz w:val="18"/>
                    <w:szCs w:val="18"/>
                  </w:rPr>
                  <w:t>Over the years, many printed examples became available. If you want to have a look at these - go to the DSE - library and there you can find the typical red books (A5 size) in the bookshelves.</w:t>
                </w:r>
              </w:p>
            </w:sdtContent>
          </w:sdt>
        </w:tc>
      </w:tr>
    </w:tbl>
    <w:sdt>
      <w:sdtPr>
        <w:tag w:val="goog_rdk_1880"/>
        <w:id w:val="-574977633"/>
        <w:showingPlcHdr/>
      </w:sdtPr>
      <w:sdtContent>
        <w:p w14:paraId="000006DA" w14:textId="2885E0DC" w:rsidR="00860220" w:rsidRDefault="00AC0C5C" w:rsidP="00A56D3D">
          <w:pPr>
            <w:pBdr>
              <w:top w:val="nil"/>
              <w:left w:val="nil"/>
              <w:bottom w:val="nil"/>
              <w:right w:val="nil"/>
              <w:between w:val="nil"/>
            </w:pBdr>
            <w:spacing w:after="120"/>
            <w:rPr>
              <w:rFonts w:ascii="Tahoma" w:eastAsia="Tahoma" w:hAnsi="Tahoma" w:cs="Tahoma"/>
              <w:color w:val="000000"/>
            </w:rPr>
          </w:pPr>
          <w:r>
            <w:t xml:space="preserve">     </w:t>
          </w:r>
        </w:p>
      </w:sdtContent>
    </w:sdt>
    <w:p w14:paraId="000006DC" w14:textId="40E19109" w:rsidR="00860220" w:rsidRDefault="00000000" w:rsidP="00A56D3D">
      <w:pPr>
        <w:pBdr>
          <w:top w:val="nil"/>
          <w:left w:val="nil"/>
          <w:bottom w:val="nil"/>
          <w:right w:val="nil"/>
          <w:between w:val="nil"/>
        </w:pBdr>
        <w:spacing w:after="120"/>
        <w:rPr>
          <w:rFonts w:ascii="Tahoma" w:eastAsia="Tahoma" w:hAnsi="Tahoma" w:cs="Tahoma"/>
          <w:color w:val="000000"/>
        </w:rPr>
        <w:sectPr w:rsidR="00860220" w:rsidSect="00506C8D">
          <w:pgSz w:w="11907" w:h="16840"/>
          <w:pgMar w:top="1440" w:right="1183" w:bottom="1440" w:left="1797" w:header="720" w:footer="720" w:gutter="0"/>
          <w:cols w:space="708" w:equalWidth="0">
            <w:col w:w="9406"/>
          </w:cols>
        </w:sectPr>
      </w:pPr>
      <w:sdt>
        <w:sdtPr>
          <w:tag w:val="goog_rdk_1881"/>
          <w:id w:val="51351253"/>
          <w:showingPlcHdr/>
        </w:sdtPr>
        <w:sdtContent>
          <w:r w:rsidR="00AC0C5C">
            <w:t xml:space="preserve">     </w:t>
          </w:r>
        </w:sdtContent>
      </w:sdt>
      <w:sdt>
        <w:sdtPr>
          <w:tag w:val="goog_rdk_1882"/>
          <w:id w:val="-654454517"/>
          <w:showingPlcHdr/>
        </w:sdtPr>
        <w:sdtContent>
          <w:r w:rsidR="00AC0C5C">
            <w:t xml:space="preserve">     </w:t>
          </w:r>
        </w:sdtContent>
      </w:sdt>
    </w:p>
    <w:sdt>
      <w:sdtPr>
        <w:tag w:val="goog_rdk_1953"/>
        <w:id w:val="-786273920"/>
      </w:sdtPr>
      <w:sdtContent>
        <w:p w14:paraId="00000723" w14:textId="77777777" w:rsidR="00860220" w:rsidRDefault="00681D0E" w:rsidP="00A56D3D">
          <w:pPr>
            <w:keepNext/>
            <w:keepLines/>
            <w:pBdr>
              <w:top w:val="nil"/>
              <w:left w:val="nil"/>
              <w:bottom w:val="nil"/>
              <w:right w:val="nil"/>
              <w:between w:val="nil"/>
            </w:pBdr>
            <w:spacing w:before="360" w:after="360"/>
            <w:rPr>
              <w:rFonts w:ascii="Tahoma" w:eastAsia="Tahoma" w:hAnsi="Tahoma" w:cs="Tahoma"/>
              <w:b/>
              <w:color w:val="000000"/>
              <w:sz w:val="28"/>
              <w:szCs w:val="28"/>
            </w:rPr>
          </w:pPr>
          <w:r>
            <w:rPr>
              <w:rFonts w:ascii="Tahoma" w:eastAsia="Tahoma" w:hAnsi="Tahoma" w:cs="Tahoma"/>
              <w:b/>
              <w:color w:val="000000"/>
              <w:sz w:val="28"/>
              <w:szCs w:val="28"/>
            </w:rPr>
            <w:t>Appendix C: Glossary of DSE terms</w:t>
          </w:r>
        </w:p>
      </w:sdtContent>
    </w:sdt>
    <w:sdt>
      <w:sdtPr>
        <w:tag w:val="goog_rdk_1954"/>
        <w:id w:val="-1216654164"/>
      </w:sdtPr>
      <w:sdtContent>
        <w:p w14:paraId="00000724" w14:textId="77777777" w:rsidR="00860220" w:rsidRDefault="00000000" w:rsidP="00A56D3D">
          <w:pPr>
            <w:rPr>
              <w:rFonts w:ascii="Tahoma" w:eastAsia="Tahoma" w:hAnsi="Tahoma" w:cs="Tahoma"/>
            </w:rPr>
          </w:pPr>
        </w:p>
      </w:sdtContent>
    </w:sdt>
    <w:p w14:paraId="00000726" w14:textId="2D4CFAA0" w:rsidR="00860220" w:rsidRDefault="00000000" w:rsidP="00A56D3D">
      <w:pPr>
        <w:jc w:val="both"/>
        <w:rPr>
          <w:rFonts w:ascii="Tahoma" w:eastAsia="Tahoma" w:hAnsi="Tahoma" w:cs="Tahoma"/>
        </w:rPr>
      </w:pPr>
      <w:sdt>
        <w:sdtPr>
          <w:tag w:val="goog_rdk_1957"/>
          <w:id w:val="-1785414259"/>
        </w:sdtPr>
        <w:sdtContent>
          <w:sdt>
            <w:sdtPr>
              <w:tag w:val="goog_rdk_1955"/>
              <w:id w:val="-1795744554"/>
            </w:sdtPr>
            <w:sdtContent/>
          </w:sdt>
          <w:r w:rsidR="00681D0E">
            <w:rPr>
              <w:rFonts w:ascii="Tahoma" w:eastAsia="Tahoma" w:hAnsi="Tahoma" w:cs="Tahoma"/>
            </w:rPr>
            <w:t>In this Appendix definitions are given of all DSE deliverables and the scope of each deliverable for each phase of the project.</w:t>
          </w:r>
          <w:sdt>
            <w:sdtPr>
              <w:tag w:val="goog_rdk_1956"/>
              <w:id w:val="1816450596"/>
              <w:showingPlcHdr/>
            </w:sdtPr>
            <w:sdtContent>
              <w:r w:rsidR="00A4264D">
                <w:t xml:space="preserve">     </w:t>
              </w:r>
            </w:sdtContent>
          </w:sdt>
        </w:sdtContent>
      </w:sdt>
      <w:sdt>
        <w:sdtPr>
          <w:tag w:val="goog_rdk_1960"/>
          <w:id w:val="-1656908415"/>
        </w:sdtPr>
        <w:sdtContent>
          <w:sdt>
            <w:sdtPr>
              <w:tag w:val="goog_rdk_1959"/>
              <w:id w:val="1026759027"/>
            </w:sdtPr>
            <w:sdtContent/>
          </w:sdt>
        </w:sdtContent>
      </w:sdt>
    </w:p>
    <w:sdt>
      <w:sdtPr>
        <w:tag w:val="goog_rdk_1961"/>
        <w:id w:val="-690375634"/>
      </w:sdtPr>
      <w:sdtContent>
        <w:p w14:paraId="00000727" w14:textId="77777777" w:rsidR="00860220" w:rsidRDefault="00000000" w:rsidP="00A56D3D">
          <w:pPr>
            <w:jc w:val="both"/>
            <w:rPr>
              <w:rFonts w:ascii="Tahoma" w:eastAsia="Tahoma" w:hAnsi="Tahoma" w:cs="Tahoma"/>
            </w:rPr>
          </w:pPr>
        </w:p>
      </w:sdtContent>
    </w:sdt>
    <w:sdt>
      <w:sdtPr>
        <w:tag w:val="goog_rdk_1962"/>
        <w:id w:val="-1630935563"/>
      </w:sdtPr>
      <w:sdtContent>
        <w:p w14:paraId="00000728"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DSE work-flow diagrams</w:t>
          </w:r>
        </w:p>
      </w:sdtContent>
    </w:sdt>
    <w:sdt>
      <w:sdtPr>
        <w:tag w:val="goog_rdk_1964"/>
        <w:id w:val="1976480484"/>
      </w:sdtPr>
      <w:sdtContent>
        <w:p w14:paraId="00000729" w14:textId="77777777" w:rsidR="00860220" w:rsidRDefault="00681D0E" w:rsidP="00A56D3D">
          <w:pPr>
            <w:jc w:val="both"/>
            <w:rPr>
              <w:rFonts w:ascii="Tahoma" w:eastAsia="Tahoma" w:hAnsi="Tahoma" w:cs="Tahoma"/>
            </w:rPr>
          </w:pPr>
          <w:r>
            <w:rPr>
              <w:rFonts w:ascii="Tahoma" w:eastAsia="Tahoma" w:hAnsi="Tahoma" w:cs="Tahoma"/>
            </w:rPr>
            <w:t xml:space="preserve">The DSE Work Flow Diagram (DSE WFD) shows the logical order of activities to be executed </w:t>
          </w:r>
          <w:sdt>
            <w:sdtPr>
              <w:tag w:val="goog_rdk_1963"/>
              <w:id w:val="1487665025"/>
            </w:sdtPr>
            <w:sdtContent>
              <w:r>
                <w:rPr>
                  <w:rFonts w:ascii="Tahoma" w:eastAsia="Tahoma" w:hAnsi="Tahoma" w:cs="Tahoma"/>
                </w:rPr>
                <w:t xml:space="preserve">by the project team </w:t>
              </w:r>
            </w:sdtContent>
          </w:sdt>
          <w:r>
            <w:rPr>
              <w:rFonts w:ascii="Tahoma" w:eastAsia="Tahoma" w:hAnsi="Tahoma" w:cs="Tahoma"/>
            </w:rPr>
            <w:t>during the DSE. It contains a number of blocks connected by arrows. The blocks contain a description of activities, hence contain a verb. Activities may be performed in parallel. In exceptional cases also products may be included into the DSE WFD, e.g. reports, reviews, models. Activities specified must be as much as possible specific for the project, i.e. reflect the technical characteristics of the project.</w:t>
          </w:r>
        </w:p>
      </w:sdtContent>
    </w:sdt>
    <w:sdt>
      <w:sdtPr>
        <w:tag w:val="goog_rdk_1967"/>
        <w:id w:val="1035235755"/>
      </w:sdtPr>
      <w:sdtContent>
        <w:p w14:paraId="0000072A" w14:textId="65EABD67" w:rsidR="00860220" w:rsidRDefault="00681D0E" w:rsidP="00A56D3D">
          <w:pPr>
            <w:jc w:val="both"/>
            <w:rPr>
              <w:rFonts w:ascii="Tahoma" w:eastAsia="Tahoma" w:hAnsi="Tahoma" w:cs="Tahoma"/>
            </w:rPr>
          </w:pPr>
          <w:r>
            <w:rPr>
              <w:rFonts w:ascii="Tahoma" w:eastAsia="Tahoma" w:hAnsi="Tahoma" w:cs="Tahoma"/>
            </w:rPr>
            <w:t xml:space="preserve">The first version of the DSE WFD covers the period from the Project Plan until the Mid-Term review in detail and the later phase of the DSE in more general terms. The update of the DSE WFD to be presented in the Mid-Term Report must detail this last phase. </w:t>
          </w:r>
          <w:sdt>
            <w:sdtPr>
              <w:tag w:val="goog_rdk_1966"/>
              <w:id w:val="1537078767"/>
            </w:sdtPr>
            <w:sdtContent>
              <w:r>
                <w:rPr>
                  <w:rFonts w:ascii="Tahoma" w:eastAsia="Tahoma" w:hAnsi="Tahoma" w:cs="Tahoma"/>
                </w:rPr>
                <w:t xml:space="preserve">The pre-MTR WFD can be omitted, </w:t>
              </w:r>
            </w:sdtContent>
          </w:sdt>
          <w:r>
            <w:rPr>
              <w:rFonts w:ascii="Tahoma" w:eastAsia="Tahoma" w:hAnsi="Tahoma" w:cs="Tahoma"/>
            </w:rPr>
            <w:t>unless fundamental changes have occurred in the actual activities executed, of which the knowledge is necessary for a proper understanding of the updated version of the WFD.</w:t>
          </w:r>
        </w:p>
      </w:sdtContent>
    </w:sdt>
    <w:sdt>
      <w:sdtPr>
        <w:tag w:val="goog_rdk_1968"/>
        <w:id w:val="-118148239"/>
      </w:sdtPr>
      <w:sdtContent>
        <w:p w14:paraId="0000072B" w14:textId="77777777" w:rsidR="00860220" w:rsidRDefault="00000000" w:rsidP="00A56D3D">
          <w:pPr>
            <w:jc w:val="both"/>
            <w:rPr>
              <w:rFonts w:ascii="Tahoma" w:eastAsia="Tahoma" w:hAnsi="Tahoma" w:cs="Tahoma"/>
            </w:rPr>
          </w:pPr>
        </w:p>
      </w:sdtContent>
    </w:sdt>
    <w:sdt>
      <w:sdtPr>
        <w:tag w:val="goog_rdk_1969"/>
        <w:id w:val="-793438032"/>
      </w:sdtPr>
      <w:sdtContent>
        <w:p w14:paraId="0000072C"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DSE work break-down structure</w:t>
          </w:r>
        </w:p>
      </w:sdtContent>
    </w:sdt>
    <w:sdt>
      <w:sdtPr>
        <w:tag w:val="goog_rdk_1970"/>
        <w:id w:val="1679073447"/>
      </w:sdtPr>
      <w:sdtContent>
        <w:p w14:paraId="0000072D" w14:textId="77777777" w:rsidR="00860220" w:rsidRDefault="00681D0E" w:rsidP="00A56D3D">
          <w:pPr>
            <w:jc w:val="both"/>
            <w:rPr>
              <w:rFonts w:ascii="Tahoma" w:eastAsia="Tahoma" w:hAnsi="Tahoma" w:cs="Tahoma"/>
            </w:rPr>
          </w:pPr>
          <w:r>
            <w:rPr>
              <w:rFonts w:ascii="Tahoma" w:eastAsia="Tahoma" w:hAnsi="Tahoma" w:cs="Tahoma"/>
            </w:rPr>
            <w:t>The DSE Work Break-down Structure (DSE WBS) offers another view on the work to be performed and contains the activities as identified in the DSE Work Flow Diagram, ordered in a hierarchical tree (AND tree). The content of each of the block in the DSE WBS is called a Work Package. The WBS may detail the WFD activities to a lower level (e.g. specify that certain activities have a mechanical and an aerodynamic component). It may also contain an indication of the size of the work, the through-put time and the person(s) performing the work.</w:t>
          </w:r>
        </w:p>
      </w:sdtContent>
    </w:sdt>
    <w:sdt>
      <w:sdtPr>
        <w:tag w:val="goog_rdk_1974"/>
        <w:id w:val="-2037653242"/>
      </w:sdtPr>
      <w:sdtContent>
        <w:p w14:paraId="0000072E" w14:textId="2BDD14BD" w:rsidR="00860220" w:rsidRDefault="00000000" w:rsidP="00A56D3D">
          <w:pPr>
            <w:jc w:val="both"/>
            <w:rPr>
              <w:rFonts w:ascii="Tahoma" w:eastAsia="Tahoma" w:hAnsi="Tahoma" w:cs="Tahoma"/>
            </w:rPr>
          </w:pPr>
          <w:sdt>
            <w:sdtPr>
              <w:tag w:val="goog_rdk_1971"/>
              <w:id w:val="-2022616425"/>
            </w:sdtPr>
            <w:sdtContent/>
          </w:sdt>
          <w:r w:rsidR="00681D0E">
            <w:rPr>
              <w:rFonts w:ascii="Tahoma" w:eastAsia="Tahoma" w:hAnsi="Tahoma" w:cs="Tahoma"/>
            </w:rPr>
            <w:t xml:space="preserve">It follows the same phasing </w:t>
          </w:r>
          <w:sdt>
            <w:sdtPr>
              <w:tag w:val="goog_rdk_1972"/>
              <w:id w:val="-1334842592"/>
            </w:sdtPr>
            <w:sdtContent>
              <w:r w:rsidR="00681D0E">
                <w:rPr>
                  <w:rFonts w:ascii="Tahoma" w:eastAsia="Tahoma" w:hAnsi="Tahoma" w:cs="Tahoma"/>
                </w:rPr>
                <w:t xml:space="preserve">in the reports </w:t>
              </w:r>
            </w:sdtContent>
          </w:sdt>
          <w:r w:rsidR="00681D0E">
            <w:rPr>
              <w:rFonts w:ascii="Tahoma" w:eastAsia="Tahoma" w:hAnsi="Tahoma" w:cs="Tahoma"/>
            </w:rPr>
            <w:t>as the DSE WFD.</w:t>
          </w:r>
        </w:p>
      </w:sdtContent>
    </w:sdt>
    <w:sdt>
      <w:sdtPr>
        <w:tag w:val="goog_rdk_1975"/>
        <w:id w:val="222651720"/>
      </w:sdtPr>
      <w:sdtContent>
        <w:p w14:paraId="0000072F" w14:textId="77777777" w:rsidR="00860220" w:rsidRDefault="00000000" w:rsidP="00A56D3D">
          <w:pPr>
            <w:jc w:val="both"/>
            <w:rPr>
              <w:rFonts w:ascii="Tahoma" w:eastAsia="Tahoma" w:hAnsi="Tahoma" w:cs="Tahoma"/>
            </w:rPr>
          </w:pPr>
        </w:p>
      </w:sdtContent>
    </w:sdt>
    <w:sdt>
      <w:sdtPr>
        <w:tag w:val="goog_rdk_1976"/>
        <w:id w:val="-642274440"/>
      </w:sdtPr>
      <w:sdtContent>
        <w:p w14:paraId="00000730"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DSE Gantt chart</w:t>
          </w:r>
        </w:p>
      </w:sdtContent>
    </w:sdt>
    <w:sdt>
      <w:sdtPr>
        <w:tag w:val="goog_rdk_1977"/>
        <w:id w:val="-1970814396"/>
      </w:sdtPr>
      <w:sdtContent>
        <w:p w14:paraId="00000731" w14:textId="77777777" w:rsidR="00860220" w:rsidRDefault="00681D0E" w:rsidP="00A56D3D">
          <w:pPr>
            <w:jc w:val="both"/>
            <w:rPr>
              <w:rFonts w:ascii="Tahoma" w:eastAsia="Tahoma" w:hAnsi="Tahoma" w:cs="Tahoma"/>
            </w:rPr>
          </w:pPr>
          <w:r>
            <w:rPr>
              <w:rFonts w:ascii="Tahoma" w:eastAsia="Tahoma" w:hAnsi="Tahoma" w:cs="Tahoma"/>
            </w:rPr>
            <w:t>The DSE Gantt Chart (DSE Gantt) presents the Work Packages in the Gantt chart format, i.e. it adds a start and end date to each line item and places them in a time order. It serves initially to find a realistic schedule for the DSE activities and later on to monitor actual progress against the anticipated one. It helps then to define corrective actions, such that the original planned completion dates for products are met. The DSE Gantt should contain milestones and deliverables in addition to activities.</w:t>
          </w:r>
        </w:p>
      </w:sdtContent>
    </w:sdt>
    <w:sdt>
      <w:sdtPr>
        <w:tag w:val="goog_rdk_1978"/>
        <w:id w:val="599612874"/>
      </w:sdtPr>
      <w:sdtContent>
        <w:p w14:paraId="00000732" w14:textId="77777777" w:rsidR="00860220" w:rsidRDefault="00681D0E" w:rsidP="00A56D3D">
          <w:pPr>
            <w:jc w:val="both"/>
            <w:rPr>
              <w:rFonts w:ascii="Tahoma" w:eastAsia="Tahoma" w:hAnsi="Tahoma" w:cs="Tahoma"/>
            </w:rPr>
          </w:pPr>
          <w:r>
            <w:rPr>
              <w:rFonts w:ascii="Tahoma" w:eastAsia="Tahoma" w:hAnsi="Tahoma" w:cs="Tahoma"/>
            </w:rPr>
            <w:t>It follows the WFD and WBS cycle, but remains alive for monitoring purposes during the full DSE.</w:t>
          </w:r>
        </w:p>
      </w:sdtContent>
    </w:sdt>
    <w:sdt>
      <w:sdtPr>
        <w:tag w:val="goog_rdk_1979"/>
        <w:id w:val="1435398442"/>
      </w:sdtPr>
      <w:sdtContent>
        <w:p w14:paraId="00000733" w14:textId="77777777" w:rsidR="00860220" w:rsidRDefault="00000000" w:rsidP="00A56D3D">
          <w:pPr>
            <w:jc w:val="both"/>
            <w:rPr>
              <w:rFonts w:ascii="Tahoma" w:eastAsia="Tahoma" w:hAnsi="Tahoma" w:cs="Tahoma"/>
            </w:rPr>
          </w:pPr>
        </w:p>
      </w:sdtContent>
    </w:sdt>
    <w:sdt>
      <w:sdtPr>
        <w:tag w:val="goog_rdk_1980"/>
        <w:id w:val="-1395039515"/>
      </w:sdtPr>
      <w:sdtContent>
        <w:p w14:paraId="00000734"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DSE team organization/organogram &amp; HR allocation</w:t>
          </w:r>
        </w:p>
      </w:sdtContent>
    </w:sdt>
    <w:sdt>
      <w:sdtPr>
        <w:tag w:val="goog_rdk_1981"/>
        <w:id w:val="1430164223"/>
      </w:sdtPr>
      <w:sdtContent>
        <w:p w14:paraId="00000735" w14:textId="77777777" w:rsidR="00860220" w:rsidRDefault="00681D0E" w:rsidP="00A56D3D">
          <w:pPr>
            <w:jc w:val="both"/>
            <w:rPr>
              <w:rFonts w:ascii="Tahoma" w:eastAsia="Tahoma" w:hAnsi="Tahoma" w:cs="Tahoma"/>
            </w:rPr>
          </w:pPr>
          <w:r>
            <w:rPr>
              <w:rFonts w:ascii="Tahoma" w:eastAsia="Tahoma" w:hAnsi="Tahoma" w:cs="Tahoma"/>
            </w:rPr>
            <w:t>The DSE organogram defines the functions of the DSE team members per phase (pre-MTR and MTR till FR) of the DSE. Its companion text defines also the responsibilities of the team members and the decision mechanisms within the DSE team. It is essential that the so-called managerial functions (such as Project Manager, System Engineer, Quality Assurance etc.) are separated from the technical functions (engineering functions in the areas of, for instance, aerodynamics, flight mechanics, stability and control).</w:t>
          </w:r>
        </w:p>
      </w:sdtContent>
    </w:sdt>
    <w:sdt>
      <w:sdtPr>
        <w:tag w:val="goog_rdk_1982"/>
        <w:id w:val="-1664002344"/>
      </w:sdtPr>
      <w:sdtContent>
        <w:p w14:paraId="00000736" w14:textId="77777777" w:rsidR="00860220" w:rsidRDefault="00681D0E" w:rsidP="00A56D3D">
          <w:pPr>
            <w:jc w:val="both"/>
            <w:rPr>
              <w:rFonts w:ascii="Tahoma" w:eastAsia="Tahoma" w:hAnsi="Tahoma" w:cs="Tahoma"/>
            </w:rPr>
          </w:pPr>
          <w:r>
            <w:rPr>
              <w:rFonts w:ascii="Tahoma" w:eastAsia="Tahoma" w:hAnsi="Tahoma" w:cs="Tahoma"/>
            </w:rPr>
            <w:t>WFD, WBS, Gantt chart and organogram together form the elements of the DSE Project Plan. An update of the Project Plan for the final phase of the DSE is to be included in the Mid-Term Report.</w:t>
          </w:r>
        </w:p>
      </w:sdtContent>
    </w:sdt>
    <w:sdt>
      <w:sdtPr>
        <w:tag w:val="goog_rdk_1983"/>
        <w:id w:val="-17633949"/>
      </w:sdtPr>
      <w:sdtContent>
        <w:p w14:paraId="00000737" w14:textId="77777777" w:rsidR="00860220" w:rsidRDefault="00000000" w:rsidP="00A56D3D">
          <w:pPr>
            <w:jc w:val="both"/>
            <w:rPr>
              <w:rFonts w:ascii="Tahoma" w:eastAsia="Tahoma" w:hAnsi="Tahoma" w:cs="Tahoma"/>
            </w:rPr>
          </w:pPr>
        </w:p>
      </w:sdtContent>
    </w:sdt>
    <w:sdt>
      <w:sdtPr>
        <w:tag w:val="goog_rdk_1984"/>
        <w:id w:val="1830173138"/>
      </w:sdtPr>
      <w:sdtContent>
        <w:p w14:paraId="00000738"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Functional flow diagram(s)</w:t>
          </w:r>
        </w:p>
      </w:sdtContent>
    </w:sdt>
    <w:sdt>
      <w:sdtPr>
        <w:tag w:val="goog_rdk_1985"/>
        <w:id w:val="2097517662"/>
      </w:sdtPr>
      <w:sdtContent>
        <w:p w14:paraId="00000739" w14:textId="77777777" w:rsidR="00860220" w:rsidRDefault="00681D0E" w:rsidP="00A56D3D">
          <w:pPr>
            <w:jc w:val="both"/>
            <w:rPr>
              <w:rFonts w:ascii="Tahoma" w:eastAsia="Tahoma" w:hAnsi="Tahoma" w:cs="Tahoma"/>
            </w:rPr>
          </w:pPr>
          <w:r>
            <w:rPr>
              <w:rFonts w:ascii="Tahoma" w:eastAsia="Tahoma" w:hAnsi="Tahoma" w:cs="Tahoma"/>
            </w:rPr>
            <w:t xml:space="preserve">The Functional Flow (Block) Diagram (FFBD) shows the logical order of functions the system (product) must perform. It contains a number of blocks describing these functions connected by arrows. Functions are active, hence the description contains a verb. Functions may be performed in parallel (AND junction) or optional functional paths may exist (OR junction). The FFD may also picture the function of the product in its (higher level) environment, specifying, for example its interaction with that environment or detail a </w:t>
          </w:r>
          <w:r>
            <w:rPr>
              <w:rFonts w:ascii="Tahoma" w:eastAsia="Tahoma" w:hAnsi="Tahoma" w:cs="Tahoma"/>
            </w:rPr>
            <w:lastRenderedPageBreak/>
            <w:t>(important) part of the product. FFBD’s may be arranged hierarchical, i.e. system functions may be detailed in (lower level) subsystem functions. FFBD’s are presented on a high level and for essential functions in the Baseline Report (BR), are detailed further in the later phases of the project and are included in the Final Report.</w:t>
          </w:r>
        </w:p>
      </w:sdtContent>
    </w:sdt>
    <w:sdt>
      <w:sdtPr>
        <w:tag w:val="goog_rdk_1986"/>
        <w:id w:val="797576022"/>
      </w:sdtPr>
      <w:sdtContent>
        <w:p w14:paraId="0000073A" w14:textId="77777777" w:rsidR="00860220" w:rsidRDefault="00000000" w:rsidP="00A56D3D">
          <w:pPr>
            <w:jc w:val="both"/>
            <w:rPr>
              <w:rFonts w:ascii="Tahoma" w:eastAsia="Tahoma" w:hAnsi="Tahoma" w:cs="Tahoma"/>
            </w:rPr>
          </w:pPr>
        </w:p>
      </w:sdtContent>
    </w:sdt>
    <w:sdt>
      <w:sdtPr>
        <w:tag w:val="goog_rdk_1987"/>
        <w:id w:val="954681928"/>
      </w:sdtPr>
      <w:sdtContent>
        <w:p w14:paraId="0000073B"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Functional breakdown</w:t>
          </w:r>
        </w:p>
      </w:sdtContent>
    </w:sdt>
    <w:sdt>
      <w:sdtPr>
        <w:tag w:val="goog_rdk_1988"/>
        <w:id w:val="108022770"/>
      </w:sdtPr>
      <w:sdtContent>
        <w:p w14:paraId="0000073C" w14:textId="77777777" w:rsidR="00860220" w:rsidRDefault="00681D0E" w:rsidP="00A56D3D">
          <w:pPr>
            <w:jc w:val="both"/>
            <w:rPr>
              <w:rFonts w:ascii="Tahoma" w:eastAsia="Tahoma" w:hAnsi="Tahoma" w:cs="Tahoma"/>
            </w:rPr>
          </w:pPr>
          <w:r>
            <w:rPr>
              <w:rFonts w:ascii="Tahoma" w:eastAsia="Tahoma" w:hAnsi="Tahoma" w:cs="Tahoma"/>
            </w:rPr>
            <w:t>The Functional Breakdown represents hierarchically the functions that the product or system must perform in the form of a AND tree. Generally it is limited to the system itself and its constituent parts. It presents a different view on the system, and offers for example the opportunity to identify functions that support the other functions identified in the FFBD, e.g. electrical power provision and data handling (typically functions that cannot be placed in “flow form”, so time independent). The Functional Breakdown is presented on a high level and for essential functions in the BR, is detailed further in the later phases of the project and is included in the Final Report. Note that if subsystem functions are essential, they should be included in the breakdown.</w:t>
          </w:r>
        </w:p>
      </w:sdtContent>
    </w:sdt>
    <w:sdt>
      <w:sdtPr>
        <w:tag w:val="goog_rdk_1989"/>
        <w:id w:val="-930047925"/>
      </w:sdtPr>
      <w:sdtContent>
        <w:p w14:paraId="0000073D" w14:textId="77777777" w:rsidR="00860220" w:rsidRDefault="00000000" w:rsidP="00A56D3D">
          <w:pPr>
            <w:jc w:val="both"/>
            <w:rPr>
              <w:rFonts w:ascii="Tahoma" w:eastAsia="Tahoma" w:hAnsi="Tahoma" w:cs="Tahoma"/>
            </w:rPr>
          </w:pPr>
        </w:p>
      </w:sdtContent>
    </w:sdt>
    <w:sdt>
      <w:sdtPr>
        <w:tag w:val="goog_rdk_1990"/>
        <w:id w:val="-461495640"/>
      </w:sdtPr>
      <w:sdtContent>
        <w:p w14:paraId="0000073E"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Requirements discovery tree</w:t>
          </w:r>
        </w:p>
      </w:sdtContent>
    </w:sdt>
    <w:sdt>
      <w:sdtPr>
        <w:tag w:val="goog_rdk_1991"/>
        <w:id w:val="-1008832248"/>
      </w:sdtPr>
      <w:sdtContent>
        <w:p w14:paraId="0000073F" w14:textId="77777777" w:rsidR="00860220" w:rsidRDefault="00681D0E" w:rsidP="00A56D3D">
          <w:pPr>
            <w:jc w:val="both"/>
            <w:rPr>
              <w:rFonts w:ascii="Tahoma" w:eastAsia="Tahoma" w:hAnsi="Tahoma" w:cs="Tahoma"/>
            </w:rPr>
          </w:pPr>
          <w:r>
            <w:rPr>
              <w:rFonts w:ascii="Tahoma" w:eastAsia="Tahoma" w:hAnsi="Tahoma" w:cs="Tahoma"/>
            </w:rPr>
            <w:t>The Requirements Discovery Tree (RDT) is a tool to identify and organize requirements applicable for the product or system to be designed. It is an AND tree hierarchically presenting and detailing the requirements from an operator or user point of view, and is often concentrated on the particular aspects of the system, addressing the “normal” requirements in a summary fashion. The list with user requirements as specified by the customer is not necessarily a complete list, and more user requirements may be added by the students. The user requirements need to be translated into system and mission requirements. If one can foresee that certain sub-system requirements will have an impact on the trade off, these sub-system requirements need to be detailed as much as possible.</w:t>
          </w:r>
        </w:p>
      </w:sdtContent>
    </w:sdt>
    <w:sdt>
      <w:sdtPr>
        <w:tag w:val="goog_rdk_1992"/>
        <w:id w:val="-1541352382"/>
      </w:sdtPr>
      <w:sdtContent>
        <w:p w14:paraId="00000740" w14:textId="77777777" w:rsidR="00860220" w:rsidRDefault="00000000" w:rsidP="00A56D3D">
          <w:pPr>
            <w:jc w:val="both"/>
            <w:rPr>
              <w:rFonts w:ascii="Tahoma" w:eastAsia="Tahoma" w:hAnsi="Tahoma" w:cs="Tahoma"/>
            </w:rPr>
          </w:pPr>
        </w:p>
      </w:sdtContent>
    </w:sdt>
    <w:sdt>
      <w:sdtPr>
        <w:tag w:val="goog_rdk_1993"/>
        <w:id w:val="1670451865"/>
      </w:sdtPr>
      <w:sdtContent>
        <w:p w14:paraId="00000741" w14:textId="77777777" w:rsidR="00860220" w:rsidRDefault="00681D0E" w:rsidP="00A56D3D">
          <w:pPr>
            <w:jc w:val="both"/>
            <w:rPr>
              <w:rFonts w:ascii="Tahoma" w:eastAsia="Tahoma" w:hAnsi="Tahoma" w:cs="Tahoma"/>
            </w:rPr>
          </w:pPr>
          <w:r>
            <w:rPr>
              <w:rFonts w:ascii="Tahoma" w:eastAsia="Tahoma" w:hAnsi="Tahoma" w:cs="Tahoma"/>
            </w:rPr>
            <w:t>The requirements discovery tree is generated early in the project and included in the Baseline Report.</w:t>
          </w:r>
        </w:p>
      </w:sdtContent>
    </w:sdt>
    <w:sdt>
      <w:sdtPr>
        <w:tag w:val="goog_rdk_1994"/>
        <w:id w:val="-1015155710"/>
      </w:sdtPr>
      <w:sdtContent>
        <w:p w14:paraId="00000742" w14:textId="77777777" w:rsidR="00860220" w:rsidRDefault="00000000" w:rsidP="00A56D3D">
          <w:pPr>
            <w:jc w:val="both"/>
            <w:rPr>
              <w:rFonts w:ascii="Tahoma" w:eastAsia="Tahoma" w:hAnsi="Tahoma" w:cs="Tahoma"/>
            </w:rPr>
          </w:pPr>
        </w:p>
      </w:sdtContent>
    </w:sdt>
    <w:sdt>
      <w:sdtPr>
        <w:tag w:val="goog_rdk_1995"/>
        <w:id w:val="1464158292"/>
      </w:sdtPr>
      <w:sdtContent>
        <w:p w14:paraId="00000743"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Resource allocation/ Budget breakdown</w:t>
          </w:r>
        </w:p>
      </w:sdtContent>
    </w:sdt>
    <w:sdt>
      <w:sdtPr>
        <w:tag w:val="goog_rdk_1997"/>
        <w:id w:val="1421452534"/>
      </w:sdtPr>
      <w:sdtContent>
        <w:p w14:paraId="00000744" w14:textId="77777777" w:rsidR="00860220" w:rsidRDefault="00681D0E" w:rsidP="00A56D3D">
          <w:pPr>
            <w:jc w:val="both"/>
            <w:rPr>
              <w:rFonts w:ascii="Tahoma" w:eastAsia="Tahoma" w:hAnsi="Tahoma" w:cs="Tahoma"/>
            </w:rPr>
          </w:pPr>
          <w:r>
            <w:rPr>
              <w:rFonts w:ascii="Tahoma" w:eastAsia="Tahoma" w:hAnsi="Tahoma" w:cs="Tahoma"/>
            </w:rPr>
            <w:t>Technical resources, such as mass, electrical power and computing resources, generally drive the cost of a product and have the tendency to grow during the development. For this reason a maximum value is established at the beginning, including a reserve or contingency, which is carefully managed during the execution of the project. The overall resources are attributed to the components in the system. A first version of these budgets is presented in the Baseline Report, and an update is included in the Final Report, showing sufficient margin for the remaining development</w:t>
          </w:r>
          <w:sdt>
            <w:sdtPr>
              <w:tag w:val="goog_rdk_1996"/>
              <w:id w:val="266899220"/>
            </w:sdtPr>
            <w:sdtContent>
              <w:r>
                <w:rPr>
                  <w:rFonts w:ascii="Tahoma" w:eastAsia="Tahoma" w:hAnsi="Tahoma" w:cs="Tahoma"/>
                </w:rPr>
                <w:t xml:space="preserve"> after the DSE</w:t>
              </w:r>
            </w:sdtContent>
          </w:sdt>
          <w:r>
            <w:rPr>
              <w:rFonts w:ascii="Tahoma" w:eastAsia="Tahoma" w:hAnsi="Tahoma" w:cs="Tahoma"/>
            </w:rPr>
            <w:t>.</w:t>
          </w:r>
        </w:p>
      </w:sdtContent>
    </w:sdt>
    <w:sdt>
      <w:sdtPr>
        <w:tag w:val="goog_rdk_1998"/>
        <w:id w:val="-799991318"/>
      </w:sdtPr>
      <w:sdtContent>
        <w:p w14:paraId="00000745" w14:textId="77777777" w:rsidR="00860220" w:rsidRDefault="00681D0E" w:rsidP="00A56D3D">
          <w:pPr>
            <w:jc w:val="both"/>
            <w:rPr>
              <w:rFonts w:ascii="Tahoma" w:eastAsia="Tahoma" w:hAnsi="Tahoma" w:cs="Tahoma"/>
            </w:rPr>
          </w:pPr>
          <w:r>
            <w:rPr>
              <w:rFonts w:ascii="Tahoma" w:eastAsia="Tahoma" w:hAnsi="Tahoma" w:cs="Tahoma"/>
            </w:rPr>
            <w:t>If a technical resource can be identified, which is typical for the product to be designed, e.g. propellant budget for a satellite mission, endurance or range for an aircraft, such a budget shall also be included.</w:t>
          </w:r>
        </w:p>
      </w:sdtContent>
    </w:sdt>
    <w:sdt>
      <w:sdtPr>
        <w:tag w:val="goog_rdk_1999"/>
        <w:id w:val="1909418171"/>
      </w:sdtPr>
      <w:sdtContent>
        <w:p w14:paraId="00000746" w14:textId="77777777" w:rsidR="00860220" w:rsidRDefault="00000000" w:rsidP="00A56D3D">
          <w:pPr>
            <w:jc w:val="both"/>
            <w:rPr>
              <w:rFonts w:ascii="Tahoma" w:eastAsia="Tahoma" w:hAnsi="Tahoma" w:cs="Tahoma"/>
            </w:rPr>
          </w:pPr>
        </w:p>
      </w:sdtContent>
    </w:sdt>
    <w:sdt>
      <w:sdtPr>
        <w:tag w:val="goog_rdk_2000"/>
        <w:id w:val="462008707"/>
      </w:sdtPr>
      <w:sdtContent>
        <w:p w14:paraId="00000747"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Technical risk assessment/risk map</w:t>
          </w:r>
        </w:p>
      </w:sdtContent>
    </w:sdt>
    <w:sdt>
      <w:sdtPr>
        <w:tag w:val="goog_rdk_2001"/>
        <w:id w:val="1413197397"/>
      </w:sdtPr>
      <w:sdtContent>
        <w:p w14:paraId="00000748" w14:textId="77777777" w:rsidR="00860220" w:rsidRDefault="00681D0E" w:rsidP="00A56D3D">
          <w:pPr>
            <w:jc w:val="both"/>
            <w:rPr>
              <w:rFonts w:ascii="Tahoma" w:eastAsia="Tahoma" w:hAnsi="Tahoma" w:cs="Tahoma"/>
            </w:rPr>
          </w:pPr>
          <w:r>
            <w:rPr>
              <w:rFonts w:ascii="Tahoma" w:eastAsia="Tahoma" w:hAnsi="Tahoma" w:cs="Tahoma"/>
            </w:rPr>
            <w:t>Technical risk assessment is the activity of identifying and ranking technical risks that may occur in the development of the system or product, with the consequence that technical performance, schedule or cost requirements are not met. To this purpose elements, characteristics, technologies or conditions are identified that may form a risk, the probability that they occur is estimated and the consequence for the success of the mission of the system, if the risk occurs, is assessed. The risks are plotted in a Risk Map, which shows on one axis the probability of occurrence and on the other the consequence. For the highest-ranking risks (high probability and consequence combination) measures in terms of alternative design or additional development activities are identified to decrease the risk (risk mitigation). The effect of risk mitigation should be visualized in a “post-mitigation” Risk Map.</w:t>
          </w:r>
        </w:p>
      </w:sdtContent>
    </w:sdt>
    <w:sdt>
      <w:sdtPr>
        <w:tag w:val="goog_rdk_2002"/>
        <w:id w:val="1535153846"/>
      </w:sdtPr>
      <w:sdtContent>
        <w:p w14:paraId="00000749" w14:textId="77777777" w:rsidR="00860220" w:rsidRDefault="00681D0E" w:rsidP="00A56D3D">
          <w:pPr>
            <w:jc w:val="both"/>
            <w:rPr>
              <w:rFonts w:ascii="Tahoma" w:eastAsia="Tahoma" w:hAnsi="Tahoma" w:cs="Tahoma"/>
            </w:rPr>
          </w:pPr>
          <w:r>
            <w:rPr>
              <w:rFonts w:ascii="Tahoma" w:eastAsia="Tahoma" w:hAnsi="Tahoma" w:cs="Tahoma"/>
            </w:rPr>
            <w:t>As “old” risks change and disappear and “new” risks appear in the course of the project, the risk assessment is performed in each phase of the project, and a risk map is presented in each report from the Baseline Report onwards.</w:t>
          </w:r>
        </w:p>
      </w:sdtContent>
    </w:sdt>
    <w:sdt>
      <w:sdtPr>
        <w:tag w:val="goog_rdk_2003"/>
        <w:id w:val="288325454"/>
      </w:sdtPr>
      <w:sdtContent>
        <w:p w14:paraId="0000074A" w14:textId="77777777" w:rsidR="00860220" w:rsidRDefault="00000000" w:rsidP="00A56D3D">
          <w:pPr>
            <w:jc w:val="both"/>
            <w:rPr>
              <w:rFonts w:ascii="Tahoma" w:eastAsia="Tahoma" w:hAnsi="Tahoma" w:cs="Tahoma"/>
            </w:rPr>
          </w:pPr>
        </w:p>
      </w:sdtContent>
    </w:sdt>
    <w:sdt>
      <w:sdtPr>
        <w:tag w:val="goog_rdk_2004"/>
        <w:id w:val="852461276"/>
      </w:sdtPr>
      <w:sdtContent>
        <w:p w14:paraId="0000074B"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Design option structuring (tree)</w:t>
          </w:r>
        </w:p>
      </w:sdtContent>
    </w:sdt>
    <w:sdt>
      <w:sdtPr>
        <w:tag w:val="goog_rdk_2005"/>
        <w:id w:val="7491038"/>
      </w:sdtPr>
      <w:sdtContent>
        <w:p w14:paraId="0000074C" w14:textId="77777777" w:rsidR="00860220" w:rsidRDefault="00681D0E" w:rsidP="00A56D3D">
          <w:pPr>
            <w:jc w:val="both"/>
            <w:rPr>
              <w:rFonts w:ascii="Tahoma" w:eastAsia="Tahoma" w:hAnsi="Tahoma" w:cs="Tahoma"/>
            </w:rPr>
          </w:pPr>
          <w:r>
            <w:rPr>
              <w:rFonts w:ascii="Tahoma" w:eastAsia="Tahoma" w:hAnsi="Tahoma" w:cs="Tahoma"/>
            </w:rPr>
            <w:t>The set of requirements applicable to the system or product to be designed (or to elements of that system) may be met by several conceptual designs. In fact, the process of design is the process of selecting the design option that meets these requirements best. In order to make a reliable choice it is essential to identify all possible solutions and rationally select the best one from the candidates.</w:t>
          </w:r>
        </w:p>
      </w:sdtContent>
    </w:sdt>
    <w:p w14:paraId="0000074F" w14:textId="56D1AF87" w:rsidR="00860220" w:rsidRDefault="00000000" w:rsidP="00A56D3D">
      <w:pPr>
        <w:jc w:val="both"/>
        <w:rPr>
          <w:rFonts w:ascii="Tahoma" w:eastAsia="Tahoma" w:hAnsi="Tahoma" w:cs="Tahoma"/>
        </w:rPr>
      </w:pPr>
      <w:sdt>
        <w:sdtPr>
          <w:tag w:val="goog_rdk_2009"/>
          <w:id w:val="-2084285617"/>
        </w:sdtPr>
        <w:sdtContent>
          <w:sdt>
            <w:sdtPr>
              <w:tag w:val="goog_rdk_2007"/>
              <w:id w:val="-593477092"/>
            </w:sdtPr>
            <w:sdtContent>
              <w:sdt>
                <w:sdtPr>
                  <w:tag w:val="goog_rdk_2008"/>
                  <w:id w:val="-1909221768"/>
                </w:sdtPr>
                <w:sdtContent/>
              </w:sdt>
            </w:sdtContent>
          </w:sdt>
        </w:sdtContent>
      </w:sdt>
      <w:sdt>
        <w:sdtPr>
          <w:tag w:val="goog_rdk_2011"/>
          <w:id w:val="-1050839170"/>
        </w:sdtPr>
        <w:sdtContent>
          <w:sdt>
            <w:sdtPr>
              <w:tag w:val="goog_rdk_2010"/>
              <w:id w:val="-1250727645"/>
              <w:showingPlcHdr/>
            </w:sdtPr>
            <w:sdtContent>
              <w:r w:rsidR="00B90038">
                <w:t xml:space="preserve">     </w:t>
              </w:r>
            </w:sdtContent>
          </w:sdt>
        </w:sdtContent>
      </w:sdt>
      <w:sdt>
        <w:sdtPr>
          <w:tag w:val="goog_rdk_2014"/>
          <w:id w:val="-1098091242"/>
        </w:sdtPr>
        <w:sdtContent>
          <w:sdt>
            <w:sdtPr>
              <w:tag w:val="goog_rdk_2013"/>
              <w:id w:val="2119168308"/>
            </w:sdtPr>
            <w:sdtContent>
              <w:r w:rsidR="00681D0E">
                <w:rPr>
                  <w:rFonts w:ascii="Tahoma" w:eastAsia="Tahoma" w:hAnsi="Tahoma" w:cs="Tahoma"/>
                </w:rPr>
                <w:t>The Design Option Tree (DOT) is a tool to support the generation and selection of design options. Each individual subsystem or technical aspect of your system has multiple design options that could lead to a successful system and therefore each should have its own DOT. Contrary to the trees mentioned before, it is an OR tree; each block in the tree is equal to the block above it, and nothing more.</w:t>
              </w:r>
            </w:sdtContent>
          </w:sdt>
        </w:sdtContent>
      </w:sdt>
    </w:p>
    <w:sdt>
      <w:sdtPr>
        <w:tag w:val="goog_rdk_2016"/>
        <w:id w:val="-155451137"/>
      </w:sdtPr>
      <w:sdtContent>
        <w:p w14:paraId="00000750" w14:textId="77777777" w:rsidR="00860220" w:rsidRDefault="00000000" w:rsidP="00A56D3D">
          <w:pPr>
            <w:jc w:val="both"/>
            <w:rPr>
              <w:rFonts w:ascii="Tahoma" w:eastAsia="Tahoma" w:hAnsi="Tahoma" w:cs="Tahoma"/>
            </w:rPr>
          </w:pPr>
          <w:sdt>
            <w:sdtPr>
              <w:tag w:val="goog_rdk_2015"/>
              <w:id w:val="412294401"/>
            </w:sdtPr>
            <w:sdtContent>
              <w:r w:rsidR="00681D0E">
                <w:rPr>
                  <w:rFonts w:ascii="Tahoma" w:eastAsia="Tahoma" w:hAnsi="Tahoma" w:cs="Tahoma"/>
                </w:rPr>
                <w:t xml:space="preserve">A DOT can be created by a brainstorm with your group, thinking of all possible design options that can be applied to your system. This is the time to be creative, don’t write off options which seem unconventional or undoable immediately, the DOT should be complete. </w:t>
              </w:r>
            </w:sdtContent>
          </w:sdt>
        </w:p>
      </w:sdtContent>
    </w:sdt>
    <w:sdt>
      <w:sdtPr>
        <w:tag w:val="goog_rdk_2018"/>
        <w:id w:val="-2129308056"/>
      </w:sdtPr>
      <w:sdtContent>
        <w:p w14:paraId="00000751" w14:textId="77777777" w:rsidR="00860220" w:rsidRDefault="00000000" w:rsidP="00A56D3D">
          <w:pPr>
            <w:jc w:val="both"/>
            <w:rPr>
              <w:rFonts w:ascii="Tahoma" w:eastAsia="Tahoma" w:hAnsi="Tahoma" w:cs="Tahoma"/>
            </w:rPr>
          </w:pPr>
          <w:sdt>
            <w:sdtPr>
              <w:tag w:val="goog_rdk_2017"/>
              <w:id w:val="2110153967"/>
            </w:sdtPr>
            <w:sdtContent>
              <w:r w:rsidR="00681D0E">
                <w:rPr>
                  <w:rFonts w:ascii="Tahoma" w:eastAsia="Tahoma" w:hAnsi="Tahoma" w:cs="Tahoma"/>
                </w:rPr>
                <w:t xml:space="preserve">The DOT is generated for the Baseline Report. After the requirements are formulated, design options can be assessed using the requirements. Options that turn out to be unfeasible can be eliminated in the Baseline Report already. </w:t>
              </w:r>
            </w:sdtContent>
          </w:sdt>
        </w:p>
      </w:sdtContent>
    </w:sdt>
    <w:sdt>
      <w:sdtPr>
        <w:tag w:val="goog_rdk_2021"/>
        <w:id w:val="-532650843"/>
      </w:sdtPr>
      <w:sdtContent>
        <w:p w14:paraId="00000752" w14:textId="77777777" w:rsidR="00860220" w:rsidRPr="00B90038" w:rsidRDefault="00000000" w:rsidP="00A56D3D">
          <w:pPr>
            <w:jc w:val="both"/>
            <w:rPr>
              <w:rFonts w:ascii="Tahoma" w:eastAsia="Tahoma" w:hAnsi="Tahoma" w:cs="Tahoma"/>
              <w:color w:val="FF0000"/>
            </w:rPr>
          </w:pPr>
          <w:sdt>
            <w:sdtPr>
              <w:tag w:val="goog_rdk_2019"/>
              <w:id w:val="1754477326"/>
            </w:sdtPr>
            <w:sdtContent>
              <w:r w:rsidR="00681D0E">
                <w:rPr>
                  <w:rFonts w:ascii="Tahoma" w:eastAsia="Tahoma" w:hAnsi="Tahoma" w:cs="Tahoma"/>
                </w:rPr>
                <w:t>In the Midterm report the remaining options in the DOT will be presented and will be subject to a trade-off. The selection of the best option for each choice will be made.</w:t>
              </w:r>
              <w:sdt>
                <w:sdtPr>
                  <w:tag w:val="goog_rdk_2020"/>
                  <w:id w:val="563761532"/>
                </w:sdtPr>
                <w:sdtContent/>
              </w:sdt>
            </w:sdtContent>
          </w:sdt>
        </w:p>
      </w:sdtContent>
    </w:sdt>
    <w:sdt>
      <w:sdtPr>
        <w:tag w:val="goog_rdk_2022"/>
        <w:id w:val="1993675212"/>
      </w:sdtPr>
      <w:sdtContent>
        <w:p w14:paraId="00000753" w14:textId="77777777" w:rsidR="00860220" w:rsidRDefault="00000000" w:rsidP="00A56D3D">
          <w:pPr>
            <w:jc w:val="both"/>
            <w:rPr>
              <w:rFonts w:ascii="Tahoma" w:eastAsia="Tahoma" w:hAnsi="Tahoma" w:cs="Tahoma"/>
            </w:rPr>
          </w:pPr>
        </w:p>
      </w:sdtContent>
    </w:sdt>
    <w:sdt>
      <w:sdtPr>
        <w:tag w:val="goog_rdk_2023"/>
        <w:id w:val="469330499"/>
      </w:sdtPr>
      <w:sdtContent>
        <w:p w14:paraId="00000754"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Contingency Management</w:t>
          </w:r>
        </w:p>
      </w:sdtContent>
    </w:sdt>
    <w:sdt>
      <w:sdtPr>
        <w:tag w:val="goog_rdk_2026"/>
        <w:id w:val="-917087002"/>
      </w:sdtPr>
      <w:sdtContent>
        <w:p w14:paraId="00000755" w14:textId="7CF2C9D9" w:rsidR="00860220" w:rsidRDefault="00681D0E" w:rsidP="00A56D3D">
          <w:pPr>
            <w:jc w:val="both"/>
            <w:rPr>
              <w:rFonts w:ascii="Tahoma" w:eastAsia="Tahoma" w:hAnsi="Tahoma" w:cs="Tahoma"/>
            </w:rPr>
          </w:pPr>
          <w:r>
            <w:rPr>
              <w:rFonts w:ascii="Tahoma" w:eastAsia="Tahoma" w:hAnsi="Tahoma" w:cs="Tahoma"/>
            </w:rPr>
            <w:t xml:space="preserve">Contingency management is the process of establishing and managing the technical resource budgets established for the product or system to be designed. For many of the “traditional” technical resource budgets values have been established </w:t>
          </w:r>
          <w:sdt>
            <w:sdtPr>
              <w:tag w:val="goog_rdk_2024"/>
              <w:id w:val="-554784306"/>
            </w:sdtPr>
            <w:sdtContent>
              <w:r>
                <w:rPr>
                  <w:rFonts w:ascii="Tahoma" w:eastAsia="Tahoma" w:hAnsi="Tahoma" w:cs="Tahoma"/>
                </w:rPr>
                <w:t xml:space="preserve">with margins that are </w:t>
              </w:r>
            </w:sdtContent>
          </w:sdt>
          <w:r>
            <w:rPr>
              <w:rFonts w:ascii="Tahoma" w:eastAsia="Tahoma" w:hAnsi="Tahoma" w:cs="Tahoma"/>
            </w:rPr>
            <w:t>a function of the phase of the project, the maturity of technology and design, and the particular characteristics of the hardware or software.</w:t>
          </w:r>
        </w:p>
      </w:sdtContent>
    </w:sdt>
    <w:sdt>
      <w:sdtPr>
        <w:tag w:val="goog_rdk_2027"/>
        <w:id w:val="1267114611"/>
      </w:sdtPr>
      <w:sdtContent>
        <w:p w14:paraId="00000756" w14:textId="77777777" w:rsidR="00860220" w:rsidRDefault="00681D0E" w:rsidP="00A56D3D">
          <w:pPr>
            <w:jc w:val="both"/>
            <w:rPr>
              <w:rFonts w:ascii="Tahoma" w:eastAsia="Tahoma" w:hAnsi="Tahoma" w:cs="Tahoma"/>
            </w:rPr>
          </w:pPr>
          <w:r>
            <w:rPr>
              <w:rFonts w:ascii="Tahoma" w:eastAsia="Tahoma" w:hAnsi="Tahoma" w:cs="Tahoma"/>
            </w:rPr>
            <w:t>The Baseline Report must identify the way the contingencies will be handled in the remaining phases of the project.</w:t>
          </w:r>
        </w:p>
      </w:sdtContent>
    </w:sdt>
    <w:sdt>
      <w:sdtPr>
        <w:tag w:val="goog_rdk_2028"/>
        <w:id w:val="1954976928"/>
      </w:sdtPr>
      <w:sdtContent>
        <w:p w14:paraId="00000757" w14:textId="77777777" w:rsidR="00860220" w:rsidRDefault="00000000" w:rsidP="00A56D3D">
          <w:pPr>
            <w:jc w:val="both"/>
            <w:rPr>
              <w:rFonts w:ascii="Tahoma" w:eastAsia="Tahoma" w:hAnsi="Tahoma" w:cs="Tahoma"/>
            </w:rPr>
          </w:pPr>
        </w:p>
      </w:sdtContent>
    </w:sdt>
    <w:sdt>
      <w:sdtPr>
        <w:tag w:val="goog_rdk_2029"/>
        <w:id w:val="472952765"/>
      </w:sdtPr>
      <w:sdtContent>
        <w:p w14:paraId="00000758"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Market analysis</w:t>
          </w:r>
        </w:p>
      </w:sdtContent>
    </w:sdt>
    <w:sdt>
      <w:sdtPr>
        <w:tag w:val="goog_rdk_2030"/>
        <w:id w:val="1125352102"/>
      </w:sdtPr>
      <w:sdtContent>
        <w:p w14:paraId="00000759" w14:textId="043CF9F0" w:rsidR="00860220" w:rsidRDefault="00681D0E" w:rsidP="00A56D3D">
          <w:pPr>
            <w:rPr>
              <w:rFonts w:ascii="Tahoma" w:eastAsia="Tahoma" w:hAnsi="Tahoma" w:cs="Tahoma"/>
            </w:rPr>
          </w:pPr>
          <w:r>
            <w:rPr>
              <w:rFonts w:ascii="Tahoma" w:eastAsia="Tahoma" w:hAnsi="Tahoma" w:cs="Tahoma"/>
            </w:rPr>
            <w:t>The objective of the Market Analysis is to establish the competitive cost and volume of the market for the product or for services the product can provide. This is derived from the current market for comparable products or services and an assessment of the added value of new technology or solutions that could be implemented. Aspects that should be included are the prediction of future markets, the establishing of new markets, and the share you foresee to obtain in these markets. Proper market segmentation may help to address these aspects. In addition, a SWOT analysis (</w:t>
          </w:r>
          <w:r w:rsidR="00B90038">
            <w:rPr>
              <w:rFonts w:ascii="Tahoma" w:eastAsia="Tahoma" w:hAnsi="Tahoma" w:cs="Tahoma"/>
            </w:rPr>
            <w:t>Strengths</w:t>
          </w:r>
          <w:r>
            <w:rPr>
              <w:rFonts w:ascii="Tahoma" w:eastAsia="Tahoma" w:hAnsi="Tahoma" w:cs="Tahoma"/>
            </w:rPr>
            <w:t>, Weaknesses, Opportunities, Threats) should be included in the market analysis as well.</w:t>
          </w:r>
        </w:p>
      </w:sdtContent>
    </w:sdt>
    <w:sdt>
      <w:sdtPr>
        <w:tag w:val="goog_rdk_2031"/>
        <w:id w:val="2005470139"/>
      </w:sdtPr>
      <w:sdtContent>
        <w:p w14:paraId="0000075A" w14:textId="77777777" w:rsidR="00860220" w:rsidRDefault="00000000" w:rsidP="00A56D3D">
          <w:pPr>
            <w:rPr>
              <w:rFonts w:ascii="Tahoma" w:eastAsia="Tahoma" w:hAnsi="Tahoma" w:cs="Tahoma"/>
            </w:rPr>
          </w:pPr>
        </w:p>
      </w:sdtContent>
    </w:sdt>
    <w:sdt>
      <w:sdtPr>
        <w:tag w:val="goog_rdk_2034"/>
        <w:id w:val="-954095438"/>
      </w:sdtPr>
      <w:sdtContent>
        <w:p w14:paraId="0000075B" w14:textId="0B3E0221" w:rsidR="00860220" w:rsidRDefault="00681D0E" w:rsidP="00A56D3D">
          <w:pPr>
            <w:jc w:val="both"/>
            <w:rPr>
              <w:rFonts w:ascii="Tahoma" w:eastAsia="Tahoma" w:hAnsi="Tahoma" w:cs="Tahoma"/>
            </w:rPr>
          </w:pPr>
          <w:r>
            <w:rPr>
              <w:rFonts w:ascii="Tahoma" w:eastAsia="Tahoma" w:hAnsi="Tahoma" w:cs="Tahoma"/>
            </w:rPr>
            <w:t>A first version of the Market Analysis is produced for the Baseline Report. Its major purpose is to establish a target cost for the system or service</w:t>
          </w:r>
          <w:sdt>
            <w:sdtPr>
              <w:tag w:val="goog_rdk_2032"/>
              <w:id w:val="1043330637"/>
            </w:sdtPr>
            <w:sdtContent>
              <w:r>
                <w:rPr>
                  <w:rFonts w:ascii="Tahoma" w:eastAsia="Tahoma" w:hAnsi="Tahoma" w:cs="Tahoma"/>
                </w:rPr>
                <w:t>, and to generate</w:t>
              </w:r>
              <w:r w:rsidR="00AC0C5C">
                <w:rPr>
                  <w:rFonts w:ascii="Tahoma" w:eastAsia="Tahoma" w:hAnsi="Tahoma" w:cs="Tahoma"/>
                </w:rPr>
                <w:t xml:space="preserve"> desired functions and</w:t>
              </w:r>
              <w:r>
                <w:rPr>
                  <w:rFonts w:ascii="Tahoma" w:eastAsia="Tahoma" w:hAnsi="Tahoma" w:cs="Tahoma"/>
                </w:rPr>
                <w:t xml:space="preserve"> requirements based on the cost and other demands from the market to be competitive</w:t>
              </w:r>
            </w:sdtContent>
          </w:sdt>
          <w:r>
            <w:rPr>
              <w:rFonts w:ascii="Tahoma" w:eastAsia="Tahoma" w:hAnsi="Tahoma" w:cs="Tahoma"/>
            </w:rPr>
            <w:t>. For the Final Report the Market Analysis is update</w:t>
          </w:r>
          <w:sdt>
            <w:sdtPr>
              <w:tag w:val="goog_rdk_2033"/>
              <w:id w:val="1439797682"/>
            </w:sdtPr>
            <w:sdtContent>
              <w:r>
                <w:rPr>
                  <w:rFonts w:ascii="Tahoma" w:eastAsia="Tahoma" w:hAnsi="Tahoma" w:cs="Tahoma"/>
                </w:rPr>
                <w:t>d</w:t>
              </w:r>
            </w:sdtContent>
          </w:sdt>
          <w:r>
            <w:rPr>
              <w:rFonts w:ascii="Tahoma" w:eastAsia="Tahoma" w:hAnsi="Tahoma" w:cs="Tahoma"/>
            </w:rPr>
            <w:t xml:space="preserve"> for the actual characteristics and estimated cost of the product or service.</w:t>
          </w:r>
        </w:p>
      </w:sdtContent>
    </w:sdt>
    <w:sdt>
      <w:sdtPr>
        <w:tag w:val="goog_rdk_2035"/>
        <w:id w:val="629900567"/>
      </w:sdtPr>
      <w:sdtContent>
        <w:p w14:paraId="0000075C" w14:textId="77777777" w:rsidR="00860220" w:rsidRDefault="00000000" w:rsidP="00A56D3D">
          <w:pPr>
            <w:jc w:val="both"/>
            <w:rPr>
              <w:rFonts w:ascii="Tahoma" w:eastAsia="Tahoma" w:hAnsi="Tahoma" w:cs="Tahoma"/>
            </w:rPr>
          </w:pPr>
        </w:p>
      </w:sdtContent>
    </w:sdt>
    <w:sdt>
      <w:sdtPr>
        <w:tag w:val="goog_rdk_2037"/>
        <w:id w:val="1419839552"/>
      </w:sdtPr>
      <w:sdtContent>
        <w:p w14:paraId="0000075D" w14:textId="77777777" w:rsidR="00860220" w:rsidRDefault="00000000" w:rsidP="00A56D3D">
          <w:pPr>
            <w:numPr>
              <w:ilvl w:val="0"/>
              <w:numId w:val="28"/>
            </w:numPr>
            <w:ind w:left="0" w:firstLine="0"/>
            <w:jc w:val="both"/>
            <w:rPr>
              <w:rFonts w:ascii="Tahoma" w:eastAsia="Tahoma" w:hAnsi="Tahoma" w:cs="Tahoma"/>
              <w:b/>
              <w:i/>
            </w:rPr>
          </w:pPr>
          <w:sdt>
            <w:sdtPr>
              <w:tag w:val="goog_rdk_2036"/>
              <w:id w:val="853692509"/>
            </w:sdtPr>
            <w:sdtContent/>
          </w:sdt>
          <w:r w:rsidR="00681D0E">
            <w:rPr>
              <w:rFonts w:ascii="Tahoma" w:eastAsia="Tahoma" w:hAnsi="Tahoma" w:cs="Tahoma"/>
              <w:b/>
              <w:i/>
            </w:rPr>
            <w:t>Interface definition/N</w:t>
          </w:r>
          <w:r w:rsidR="00681D0E">
            <w:rPr>
              <w:rFonts w:ascii="Tahoma" w:eastAsia="Tahoma" w:hAnsi="Tahoma" w:cs="Tahoma"/>
              <w:b/>
              <w:i/>
              <w:vertAlign w:val="superscript"/>
            </w:rPr>
            <w:t>2</w:t>
          </w:r>
          <w:r w:rsidR="00681D0E">
            <w:rPr>
              <w:rFonts w:ascii="Tahoma" w:eastAsia="Tahoma" w:hAnsi="Tahoma" w:cs="Tahoma"/>
              <w:b/>
              <w:i/>
            </w:rPr>
            <w:t xml:space="preserve"> charts</w:t>
          </w:r>
        </w:p>
      </w:sdtContent>
    </w:sdt>
    <w:sdt>
      <w:sdtPr>
        <w:tag w:val="goog_rdk_2039"/>
        <w:id w:val="-1625848200"/>
      </w:sdtPr>
      <w:sdtContent>
        <w:p w14:paraId="0000075E" w14:textId="1E25E838" w:rsidR="00860220" w:rsidRDefault="00681D0E" w:rsidP="00A56D3D">
          <w:pPr>
            <w:jc w:val="both"/>
            <w:rPr>
              <w:rFonts w:ascii="Tahoma" w:eastAsia="Tahoma" w:hAnsi="Tahoma" w:cs="Tahoma"/>
            </w:rPr>
          </w:pPr>
          <w:r>
            <w:rPr>
              <w:rFonts w:ascii="Tahoma" w:eastAsia="Tahoma" w:hAnsi="Tahoma" w:cs="Tahoma"/>
            </w:rPr>
            <w:t>The design methodology used in the design process is characterized by breaking the system down in more or less functional units or subsystems, which then can be developed in parallel. However, this requires a proper identification and definition of the interfaces</w:t>
          </w:r>
          <w:r w:rsidR="00B90038">
            <w:rPr>
              <w:rFonts w:ascii="Tahoma" w:eastAsia="Tahoma" w:hAnsi="Tahoma" w:cs="Tahoma"/>
            </w:rPr>
            <w:t xml:space="preserve"> (interactions)</w:t>
          </w:r>
          <w:r>
            <w:rPr>
              <w:rFonts w:ascii="Tahoma" w:eastAsia="Tahoma" w:hAnsi="Tahoma" w:cs="Tahoma"/>
            </w:rPr>
            <w:t xml:space="preserve"> between the system components and functions. The N</w:t>
          </w:r>
          <w:r>
            <w:rPr>
              <w:rFonts w:ascii="Tahoma" w:eastAsia="Tahoma" w:hAnsi="Tahoma" w:cs="Tahoma"/>
              <w:vertAlign w:val="superscript"/>
            </w:rPr>
            <w:t>2</w:t>
          </w:r>
          <w:r>
            <w:rPr>
              <w:rFonts w:ascii="Tahoma" w:eastAsia="Tahoma" w:hAnsi="Tahoma" w:cs="Tahoma"/>
            </w:rPr>
            <w:t xml:space="preserve"> Chart is a tool, which supports this part of the process. It is a square matrix, where the functions or system components are placed on the diagonal and the interaction between them in the other cells, where outputs are horizontal and inputs vertical. Function</w:t>
          </w:r>
          <w:sdt>
            <w:sdtPr>
              <w:tag w:val="goog_rdk_2038"/>
              <w:id w:val="-1034725087"/>
            </w:sdtPr>
            <w:sdtContent>
              <w:r>
                <w:rPr>
                  <w:rFonts w:ascii="Tahoma" w:eastAsia="Tahoma" w:hAnsi="Tahoma" w:cs="Tahoma"/>
                </w:rPr>
                <w:t>s</w:t>
              </w:r>
            </w:sdtContent>
          </w:sdt>
          <w:r>
            <w:rPr>
              <w:rFonts w:ascii="Tahoma" w:eastAsia="Tahoma" w:hAnsi="Tahoma" w:cs="Tahoma"/>
            </w:rPr>
            <w:t>, components and interactions are indicated by a number of words in the cells.</w:t>
          </w:r>
        </w:p>
      </w:sdtContent>
    </w:sdt>
    <w:p w14:paraId="00000760" w14:textId="1A9F80DA" w:rsidR="00860220" w:rsidRDefault="00000000" w:rsidP="00A56D3D">
      <w:pPr>
        <w:jc w:val="both"/>
        <w:rPr>
          <w:rFonts w:ascii="Tahoma" w:eastAsia="Tahoma" w:hAnsi="Tahoma" w:cs="Tahoma"/>
        </w:rPr>
      </w:pPr>
      <w:sdt>
        <w:sdtPr>
          <w:tag w:val="goog_rdk_2041"/>
          <w:id w:val="-2065173494"/>
        </w:sdtPr>
        <w:sdtContent>
          <w:r w:rsidR="00681D0E">
            <w:rPr>
              <w:rFonts w:ascii="Tahoma" w:eastAsia="Tahoma" w:hAnsi="Tahoma" w:cs="Tahoma"/>
            </w:rPr>
            <w:t>Initially the N</w:t>
          </w:r>
          <w:r w:rsidR="00681D0E">
            <w:rPr>
              <w:rFonts w:ascii="Tahoma" w:eastAsia="Tahoma" w:hAnsi="Tahoma" w:cs="Tahoma"/>
              <w:vertAlign w:val="superscript"/>
            </w:rPr>
            <w:t>2</w:t>
          </w:r>
          <w:r w:rsidR="00681D0E">
            <w:rPr>
              <w:rFonts w:ascii="Tahoma" w:eastAsia="Tahoma" w:hAnsi="Tahoma" w:cs="Tahoma"/>
            </w:rPr>
            <w:t xml:space="preserve"> Chart is used to identify interfaces, to be included in the Mid Term Report. The N</w:t>
          </w:r>
          <w:r w:rsidR="00681D0E">
            <w:rPr>
              <w:rFonts w:ascii="Tahoma" w:eastAsia="Tahoma" w:hAnsi="Tahoma" w:cs="Tahoma"/>
              <w:vertAlign w:val="superscript"/>
            </w:rPr>
            <w:t>2</w:t>
          </w:r>
          <w:r w:rsidR="00681D0E">
            <w:rPr>
              <w:rFonts w:ascii="Tahoma" w:eastAsia="Tahoma" w:hAnsi="Tahoma" w:cs="Tahoma"/>
            </w:rPr>
            <w:t xml:space="preserve"> Chart may also be used to illustrate and document interfaces in the Final Report.</w:t>
          </w:r>
          <w:sdt>
            <w:sdtPr>
              <w:tag w:val="goog_rdk_2040"/>
              <w:id w:val="-299776991"/>
              <w:showingPlcHdr/>
            </w:sdtPr>
            <w:sdtContent>
              <w:r w:rsidR="00A4264D">
                <w:t xml:space="preserve">     </w:t>
              </w:r>
            </w:sdtContent>
          </w:sdt>
        </w:sdtContent>
      </w:sdt>
      <w:sdt>
        <w:sdtPr>
          <w:tag w:val="goog_rdk_2042"/>
          <w:id w:val="-1536500651"/>
          <w:showingPlcHdr/>
        </w:sdtPr>
        <w:sdtContent>
          <w:r w:rsidR="00B90038">
            <w:t xml:space="preserve">     </w:t>
          </w:r>
        </w:sdtContent>
      </w:sdt>
    </w:p>
    <w:sdt>
      <w:sdtPr>
        <w:tag w:val="goog_rdk_2043"/>
        <w:id w:val="601311093"/>
      </w:sdtPr>
      <w:sdtContent>
        <w:p w14:paraId="00000761"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Trade method, rationale and organization</w:t>
          </w:r>
        </w:p>
      </w:sdtContent>
    </w:sdt>
    <w:sdt>
      <w:sdtPr>
        <w:tag w:val="goog_rdk_2044"/>
        <w:id w:val="-1767537274"/>
      </w:sdtPr>
      <w:sdtContent>
        <w:p w14:paraId="00000762" w14:textId="77777777" w:rsidR="00860220" w:rsidRDefault="00681D0E" w:rsidP="00A56D3D">
          <w:pPr>
            <w:jc w:val="both"/>
            <w:rPr>
              <w:rFonts w:ascii="Tahoma" w:eastAsia="Tahoma" w:hAnsi="Tahoma" w:cs="Tahoma"/>
            </w:rPr>
          </w:pPr>
          <w:r>
            <w:rPr>
              <w:rFonts w:ascii="Tahoma" w:eastAsia="Tahoma" w:hAnsi="Tahoma" w:cs="Tahoma"/>
            </w:rPr>
            <w:t xml:space="preserve">The choice between options for the implementation of a design for the system or for subsystems meeting the requirements is called a trade-off or trade. The method used initially must include all possible solutions </w:t>
          </w:r>
          <w:r>
            <w:rPr>
              <w:rFonts w:ascii="Tahoma" w:eastAsia="Tahoma" w:hAnsi="Tahoma" w:cs="Tahoma"/>
            </w:rPr>
            <w:lastRenderedPageBreak/>
            <w:t>in order not to overlook potentially useful and innovative options. Tools used in this phase of the process are brainstorm techniques and the Design Option Tree. This last tool is also used to start narrowing down the set of options to those that are really feasible within the time and resources available.</w:t>
          </w:r>
        </w:p>
      </w:sdtContent>
    </w:sdt>
    <w:sdt>
      <w:sdtPr>
        <w:tag w:val="goog_rdk_2045"/>
        <w:id w:val="-1329435810"/>
      </w:sdtPr>
      <w:sdtContent>
        <w:p w14:paraId="00000763" w14:textId="77777777" w:rsidR="00860220" w:rsidRDefault="00681D0E" w:rsidP="00A56D3D">
          <w:pPr>
            <w:jc w:val="both"/>
            <w:rPr>
              <w:rFonts w:ascii="Tahoma" w:eastAsia="Tahoma" w:hAnsi="Tahoma" w:cs="Tahoma"/>
            </w:rPr>
          </w:pPr>
          <w:r>
            <w:rPr>
              <w:rFonts w:ascii="Tahoma" w:eastAsia="Tahoma" w:hAnsi="Tahoma" w:cs="Tahoma"/>
            </w:rPr>
            <w:t xml:space="preserve">Once this set of feasible options has been established they need to be objectively compared with each other against a </w:t>
          </w:r>
          <w:proofErr w:type="spellStart"/>
          <w:r>
            <w:rPr>
              <w:rFonts w:ascii="Tahoma" w:eastAsia="Tahoma" w:hAnsi="Tahoma" w:cs="Tahoma"/>
            </w:rPr>
            <w:t>well defined</w:t>
          </w:r>
          <w:proofErr w:type="spellEnd"/>
          <w:r>
            <w:rPr>
              <w:rFonts w:ascii="Tahoma" w:eastAsia="Tahoma" w:hAnsi="Tahoma" w:cs="Tahoma"/>
            </w:rPr>
            <w:t xml:space="preserve"> set of criteria. Several methods exist to perform this task: the traditional method of scoring each of the options against (weighted) criteria, the AHP (Analytical Hierarchy Process) method of pair-wise comparison and a graphical comparison method.</w:t>
          </w:r>
        </w:p>
      </w:sdtContent>
    </w:sdt>
    <w:sdt>
      <w:sdtPr>
        <w:tag w:val="goog_rdk_2046"/>
        <w:id w:val="1109084073"/>
      </w:sdtPr>
      <w:sdtContent>
        <w:p w14:paraId="00000764" w14:textId="77777777" w:rsidR="00860220" w:rsidRDefault="00681D0E" w:rsidP="00A56D3D">
          <w:pPr>
            <w:jc w:val="both"/>
            <w:rPr>
              <w:rFonts w:ascii="Tahoma" w:eastAsia="Tahoma" w:hAnsi="Tahoma" w:cs="Tahoma"/>
            </w:rPr>
          </w:pPr>
          <w:r>
            <w:rPr>
              <w:rFonts w:ascii="Tahoma" w:eastAsia="Tahoma" w:hAnsi="Tahoma" w:cs="Tahoma"/>
            </w:rPr>
            <w:t>It is essential that criteria, weight factors and scoring norms are established and agreed (in the team and with the customer) before the actual trade is executed.</w:t>
          </w:r>
        </w:p>
      </w:sdtContent>
    </w:sdt>
    <w:sdt>
      <w:sdtPr>
        <w:tag w:val="goog_rdk_2047"/>
        <w:id w:val="1834882971"/>
      </w:sdtPr>
      <w:sdtContent>
        <w:p w14:paraId="00000765" w14:textId="77777777" w:rsidR="00860220" w:rsidRDefault="00681D0E" w:rsidP="00A56D3D">
          <w:pPr>
            <w:jc w:val="both"/>
            <w:rPr>
              <w:rFonts w:ascii="Tahoma" w:eastAsia="Tahoma" w:hAnsi="Tahoma" w:cs="Tahoma"/>
            </w:rPr>
          </w:pPr>
          <w:r>
            <w:rPr>
              <w:rFonts w:ascii="Tahoma" w:eastAsia="Tahoma" w:hAnsi="Tahoma" w:cs="Tahoma"/>
            </w:rPr>
            <w:t>Trades are essentially performed and reported in the Mid Term Report, but may also be needed later on in the design process for more detailed choices.</w:t>
          </w:r>
        </w:p>
      </w:sdtContent>
    </w:sdt>
    <w:sdt>
      <w:sdtPr>
        <w:tag w:val="goog_rdk_2048"/>
        <w:id w:val="-368833345"/>
      </w:sdtPr>
      <w:sdtContent>
        <w:p w14:paraId="00000766" w14:textId="77777777" w:rsidR="00860220" w:rsidRDefault="00000000" w:rsidP="00A56D3D">
          <w:pPr>
            <w:jc w:val="both"/>
            <w:rPr>
              <w:rFonts w:ascii="Tahoma" w:eastAsia="Tahoma" w:hAnsi="Tahoma" w:cs="Tahoma"/>
            </w:rPr>
          </w:pPr>
        </w:p>
      </w:sdtContent>
    </w:sdt>
    <w:sdt>
      <w:sdtPr>
        <w:tag w:val="goog_rdk_2049"/>
        <w:id w:val="919987462"/>
      </w:sdtPr>
      <w:sdtContent>
        <w:p w14:paraId="00000767"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Trade criteria</w:t>
          </w:r>
        </w:p>
      </w:sdtContent>
    </w:sdt>
    <w:sdt>
      <w:sdtPr>
        <w:tag w:val="goog_rdk_2050"/>
        <w:id w:val="-2113508396"/>
      </w:sdtPr>
      <w:sdtContent>
        <w:p w14:paraId="00000768" w14:textId="77777777" w:rsidR="00860220" w:rsidRDefault="00681D0E" w:rsidP="00A56D3D">
          <w:pPr>
            <w:jc w:val="both"/>
            <w:rPr>
              <w:rFonts w:ascii="Tahoma" w:eastAsia="Tahoma" w:hAnsi="Tahoma" w:cs="Tahoma"/>
            </w:rPr>
          </w:pPr>
          <w:r>
            <w:rPr>
              <w:rFonts w:ascii="Tahoma" w:eastAsia="Tahoma" w:hAnsi="Tahoma" w:cs="Tahoma"/>
            </w:rPr>
            <w:t>Trade Criteria are the criteria against which the different design options are scored or compared. They include generally the (scarce) technical resources available, main performance parameters and more abstract things, as are complexity and safety. It is not useful to include criteria in the trade for which all options score about equal, as such a criterion does not allow for a choice. It is extremely useful to include in the trade the criteria against which one (or more) options score very bad, as they make the difference.</w:t>
          </w:r>
        </w:p>
      </w:sdtContent>
    </w:sdt>
    <w:sdt>
      <w:sdtPr>
        <w:tag w:val="goog_rdk_2051"/>
        <w:id w:val="244855048"/>
      </w:sdtPr>
      <w:sdtContent>
        <w:p w14:paraId="00000769" w14:textId="77777777" w:rsidR="00860220" w:rsidRDefault="00681D0E" w:rsidP="00A56D3D">
          <w:pPr>
            <w:jc w:val="both"/>
            <w:rPr>
              <w:rFonts w:ascii="Tahoma" w:eastAsia="Tahoma" w:hAnsi="Tahoma" w:cs="Tahoma"/>
            </w:rPr>
          </w:pPr>
          <w:r>
            <w:rPr>
              <w:rFonts w:ascii="Tahoma" w:eastAsia="Tahoma" w:hAnsi="Tahoma" w:cs="Tahoma"/>
            </w:rPr>
            <w:t xml:space="preserve">It is also useful to establish </w:t>
          </w:r>
          <w:proofErr w:type="spellStart"/>
          <w:r>
            <w:rPr>
              <w:rFonts w:ascii="Tahoma" w:eastAsia="Tahoma" w:hAnsi="Tahoma" w:cs="Tahoma"/>
            </w:rPr>
            <w:t>before hand</w:t>
          </w:r>
          <w:proofErr w:type="spellEnd"/>
          <w:r>
            <w:rPr>
              <w:rFonts w:ascii="Tahoma" w:eastAsia="Tahoma" w:hAnsi="Tahoma" w:cs="Tahoma"/>
            </w:rPr>
            <w:t xml:space="preserve"> for each of the criteria a score below which the option becomes unacceptable (no-go value). Criteria should by preference be quantifiable. If that is not possible, a sharp definition of the qualitative scores (excellent, good, fair, correctable deficiencies, poor, unacceptable) must be provided.</w:t>
          </w:r>
        </w:p>
      </w:sdtContent>
    </w:sdt>
    <w:sdt>
      <w:sdtPr>
        <w:tag w:val="goog_rdk_2052"/>
        <w:id w:val="1303740002"/>
      </w:sdtPr>
      <w:sdtContent>
        <w:p w14:paraId="0000076A" w14:textId="77777777" w:rsidR="00860220" w:rsidRDefault="00000000" w:rsidP="00A56D3D">
          <w:pPr>
            <w:jc w:val="both"/>
            <w:rPr>
              <w:rFonts w:ascii="Tahoma" w:eastAsia="Tahoma" w:hAnsi="Tahoma" w:cs="Tahoma"/>
            </w:rPr>
          </w:pPr>
        </w:p>
      </w:sdtContent>
    </w:sdt>
    <w:sdt>
      <w:sdtPr>
        <w:tag w:val="goog_rdk_2053"/>
        <w:id w:val="-948467744"/>
      </w:sdtPr>
      <w:sdtContent>
        <w:p w14:paraId="0000076B"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Criteria weight factors</w:t>
          </w:r>
        </w:p>
      </w:sdtContent>
    </w:sdt>
    <w:sdt>
      <w:sdtPr>
        <w:tag w:val="goog_rdk_2054"/>
        <w:id w:val="-57172548"/>
      </w:sdtPr>
      <w:sdtContent>
        <w:p w14:paraId="0000076C" w14:textId="77777777" w:rsidR="00860220" w:rsidRDefault="00681D0E" w:rsidP="00A56D3D">
          <w:pPr>
            <w:jc w:val="both"/>
            <w:rPr>
              <w:rFonts w:ascii="Tahoma" w:eastAsia="Tahoma" w:hAnsi="Tahoma" w:cs="Tahoma"/>
            </w:rPr>
          </w:pPr>
          <w:r>
            <w:rPr>
              <w:rFonts w:ascii="Tahoma" w:eastAsia="Tahoma" w:hAnsi="Tahoma" w:cs="Tahoma"/>
            </w:rPr>
            <w:t>For each of the criteria weight factors must be established and the rationale for the determination of their values must be documented. A reliable method to establish weight factors is by means of the AHP method. Another possibility is to make use of expert opinions to establish their value. The sensitivity of the trade-off to chosen weight criteria should be addressed.</w:t>
          </w:r>
        </w:p>
      </w:sdtContent>
    </w:sdt>
    <w:sdt>
      <w:sdtPr>
        <w:tag w:val="goog_rdk_2055"/>
        <w:id w:val="-1929566044"/>
      </w:sdtPr>
      <w:sdtContent>
        <w:p w14:paraId="0000076D" w14:textId="77777777" w:rsidR="00860220" w:rsidRDefault="00000000" w:rsidP="00A56D3D">
          <w:pPr>
            <w:jc w:val="both"/>
            <w:rPr>
              <w:rFonts w:ascii="Tahoma" w:eastAsia="Tahoma" w:hAnsi="Tahoma" w:cs="Tahoma"/>
            </w:rPr>
          </w:pPr>
        </w:p>
      </w:sdtContent>
    </w:sdt>
    <w:sdt>
      <w:sdtPr>
        <w:tag w:val="goog_rdk_2056"/>
        <w:id w:val="1939325576"/>
      </w:sdtPr>
      <w:sdtContent>
        <w:p w14:paraId="0000076E"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Trade summary table</w:t>
          </w:r>
        </w:p>
      </w:sdtContent>
    </w:sdt>
    <w:sdt>
      <w:sdtPr>
        <w:tag w:val="goog_rdk_2057"/>
        <w:id w:val="1075553244"/>
      </w:sdtPr>
      <w:sdtContent>
        <w:p w14:paraId="0000076F" w14:textId="77777777" w:rsidR="00860220" w:rsidRDefault="00681D0E" w:rsidP="00A56D3D">
          <w:pPr>
            <w:jc w:val="both"/>
            <w:rPr>
              <w:rFonts w:ascii="Tahoma" w:eastAsia="Tahoma" w:hAnsi="Tahoma" w:cs="Tahoma"/>
            </w:rPr>
          </w:pPr>
          <w:r>
            <w:rPr>
              <w:rFonts w:ascii="Tahoma" w:eastAsia="Tahoma" w:hAnsi="Tahoma" w:cs="Tahoma"/>
            </w:rPr>
            <w:t>The result of each trade must be reported in a trade summary table, which documents the options compared, trade criteria, criteria weight factors, the score of each of the options against the criteria and the rationale for the score and the final result.</w:t>
          </w:r>
        </w:p>
      </w:sdtContent>
    </w:sdt>
    <w:sdt>
      <w:sdtPr>
        <w:tag w:val="goog_rdk_2058"/>
        <w:id w:val="-2085134650"/>
      </w:sdtPr>
      <w:sdtContent>
        <w:p w14:paraId="00000770" w14:textId="77777777" w:rsidR="00860220" w:rsidRDefault="00681D0E" w:rsidP="00A56D3D">
          <w:pPr>
            <w:jc w:val="both"/>
            <w:rPr>
              <w:rFonts w:ascii="Tahoma" w:eastAsia="Tahoma" w:hAnsi="Tahoma" w:cs="Tahoma"/>
            </w:rPr>
          </w:pPr>
          <w:r>
            <w:rPr>
              <w:rFonts w:ascii="Tahoma" w:eastAsia="Tahoma" w:hAnsi="Tahoma" w:cs="Tahoma"/>
            </w:rPr>
            <w:t>A convenient format is a table, where the each option is listed as a row, where each column represents a criterion and where the width of the column represents the weight of the criterion. Each box of the table contains a short description of the rationale for the score of the related option for the criterion. The colour of the box represents the score, e.g. red = unacceptable, yellow = correctable deficiencies, green = meets requirement, blue = exceeds requirement. Trade summary tables are part of the Mid Term Report. It may be useful to include the most important trade summary tables also in the Final Report, as they form the rationale behind the final design.</w:t>
          </w:r>
        </w:p>
      </w:sdtContent>
    </w:sdt>
    <w:sdt>
      <w:sdtPr>
        <w:tag w:val="goog_rdk_2059"/>
        <w:id w:val="396864944"/>
      </w:sdtPr>
      <w:sdtContent>
        <w:p w14:paraId="00000771" w14:textId="77777777" w:rsidR="00860220" w:rsidRDefault="00000000" w:rsidP="00A56D3D">
          <w:pPr>
            <w:jc w:val="both"/>
            <w:rPr>
              <w:rFonts w:ascii="Tahoma" w:eastAsia="Tahoma" w:hAnsi="Tahoma" w:cs="Tahoma"/>
            </w:rPr>
          </w:pPr>
        </w:p>
      </w:sdtContent>
    </w:sdt>
    <w:sdt>
      <w:sdtPr>
        <w:tag w:val="goog_rdk_2060"/>
        <w:id w:val="-1476832682"/>
      </w:sdtPr>
      <w:sdtContent>
        <w:p w14:paraId="00000772"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Operations and logistic concept description</w:t>
          </w:r>
        </w:p>
      </w:sdtContent>
    </w:sdt>
    <w:sdt>
      <w:sdtPr>
        <w:tag w:val="goog_rdk_2061"/>
        <w:id w:val="-243112669"/>
      </w:sdtPr>
      <w:sdtContent>
        <w:p w14:paraId="00000773" w14:textId="77777777" w:rsidR="00860220" w:rsidRDefault="00681D0E" w:rsidP="00A56D3D">
          <w:pPr>
            <w:jc w:val="both"/>
            <w:rPr>
              <w:rFonts w:ascii="Tahoma" w:eastAsia="Tahoma" w:hAnsi="Tahoma" w:cs="Tahoma"/>
            </w:rPr>
          </w:pPr>
          <w:r>
            <w:rPr>
              <w:rFonts w:ascii="Tahoma" w:eastAsia="Tahoma" w:hAnsi="Tahoma" w:cs="Tahoma"/>
            </w:rPr>
            <w:t xml:space="preserve">The operations and logistic concept description may be given in the form of operational or logistic flow (block) diagrams, illustrating the use or support (e.g. maintenance, ground support) of the system. A first version is produced for the Mid Term report, as </w:t>
          </w:r>
          <w:proofErr w:type="spellStart"/>
          <w:r>
            <w:rPr>
              <w:rFonts w:ascii="Tahoma" w:eastAsia="Tahoma" w:hAnsi="Tahoma" w:cs="Tahoma"/>
            </w:rPr>
            <w:t>the</w:t>
          </w:r>
          <w:proofErr w:type="spellEnd"/>
          <w:r>
            <w:rPr>
              <w:rFonts w:ascii="Tahoma" w:eastAsia="Tahoma" w:hAnsi="Tahoma" w:cs="Tahoma"/>
            </w:rPr>
            <w:t xml:space="preserve"> may determine system characteristics that must be part of the design; they may even be part of the concept trade-offs. The operations and logistic concept description is refined and completed for the Final Report.</w:t>
          </w:r>
        </w:p>
      </w:sdtContent>
    </w:sdt>
    <w:sdt>
      <w:sdtPr>
        <w:tag w:val="goog_rdk_2062"/>
        <w:id w:val="969555076"/>
      </w:sdtPr>
      <w:sdtContent>
        <w:p w14:paraId="00000774" w14:textId="77777777" w:rsidR="00860220" w:rsidRDefault="00000000" w:rsidP="00A56D3D">
          <w:pPr>
            <w:jc w:val="both"/>
            <w:rPr>
              <w:rFonts w:ascii="Tahoma" w:eastAsia="Tahoma" w:hAnsi="Tahoma" w:cs="Tahoma"/>
            </w:rPr>
          </w:pPr>
        </w:p>
      </w:sdtContent>
    </w:sdt>
    <w:sdt>
      <w:sdtPr>
        <w:tag w:val="goog_rdk_2063"/>
        <w:id w:val="-473678751"/>
      </w:sdtPr>
      <w:sdtContent>
        <w:p w14:paraId="00000775"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Project design &amp; development logic</w:t>
          </w:r>
        </w:p>
      </w:sdtContent>
    </w:sdt>
    <w:sdt>
      <w:sdtPr>
        <w:tag w:val="goog_rdk_2064"/>
        <w:id w:val="-1274082263"/>
      </w:sdtPr>
      <w:sdtContent>
        <w:p w14:paraId="00000776" w14:textId="77777777" w:rsidR="00860220" w:rsidRDefault="00681D0E" w:rsidP="00A56D3D">
          <w:pPr>
            <w:jc w:val="both"/>
            <w:rPr>
              <w:rFonts w:ascii="Tahoma" w:eastAsia="Tahoma" w:hAnsi="Tahoma" w:cs="Tahoma"/>
            </w:rPr>
          </w:pPr>
          <w:r>
            <w:rPr>
              <w:rFonts w:ascii="Tahoma" w:eastAsia="Tahoma" w:hAnsi="Tahoma" w:cs="Tahoma"/>
            </w:rPr>
            <w:t xml:space="preserve">The Project Design &amp; Development (PD&amp;D) logic shows the logical order of activities to be executed in the post-DSE phases of the project. It contains a number of blocks connected by arrows. The blocks contain a description of activities, hence contain a verb. Activities may be performed in parallel. In exceptional cases </w:t>
          </w:r>
          <w:r>
            <w:rPr>
              <w:rFonts w:ascii="Tahoma" w:eastAsia="Tahoma" w:hAnsi="Tahoma" w:cs="Tahoma"/>
            </w:rPr>
            <w:lastRenderedPageBreak/>
            <w:t>also products may be included into the D&amp;D logic, e.g. breadboard for critical technologies, tooling, prototypes. Activities specified must be as much as possible specific for the project, i.e. reflect the technical characteristics of the project.</w:t>
          </w:r>
        </w:p>
      </w:sdtContent>
    </w:sdt>
    <w:sdt>
      <w:sdtPr>
        <w:tag w:val="goog_rdk_2065"/>
        <w:id w:val="-1113124079"/>
      </w:sdtPr>
      <w:sdtContent>
        <w:p w14:paraId="00000777" w14:textId="77777777" w:rsidR="00860220" w:rsidRDefault="00681D0E" w:rsidP="00A56D3D">
          <w:pPr>
            <w:jc w:val="both"/>
            <w:rPr>
              <w:rFonts w:ascii="Tahoma" w:eastAsia="Tahoma" w:hAnsi="Tahoma" w:cs="Tahoma"/>
            </w:rPr>
          </w:pPr>
          <w:r>
            <w:rPr>
              <w:rFonts w:ascii="Tahoma" w:eastAsia="Tahoma" w:hAnsi="Tahoma" w:cs="Tahoma"/>
            </w:rPr>
            <w:t>The PD&amp;D logic is included in the Final Report.</w:t>
          </w:r>
        </w:p>
      </w:sdtContent>
    </w:sdt>
    <w:sdt>
      <w:sdtPr>
        <w:tag w:val="goog_rdk_2066"/>
        <w:id w:val="-1074193429"/>
      </w:sdtPr>
      <w:sdtContent>
        <w:p w14:paraId="00000778" w14:textId="77777777" w:rsidR="00860220" w:rsidRDefault="00000000" w:rsidP="00A56D3D">
          <w:pPr>
            <w:jc w:val="both"/>
            <w:rPr>
              <w:rFonts w:ascii="Tahoma" w:eastAsia="Tahoma" w:hAnsi="Tahoma" w:cs="Tahoma"/>
            </w:rPr>
          </w:pPr>
        </w:p>
      </w:sdtContent>
    </w:sdt>
    <w:sdt>
      <w:sdtPr>
        <w:tag w:val="goog_rdk_2067"/>
        <w:id w:val="1611244269"/>
      </w:sdtPr>
      <w:sdtContent>
        <w:p w14:paraId="00000779"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Project Gantt chart</w:t>
          </w:r>
        </w:p>
      </w:sdtContent>
    </w:sdt>
    <w:sdt>
      <w:sdtPr>
        <w:tag w:val="goog_rdk_2068"/>
        <w:id w:val="-1200613778"/>
      </w:sdtPr>
      <w:sdtContent>
        <w:p w14:paraId="0000077A" w14:textId="77777777" w:rsidR="00860220" w:rsidRDefault="00681D0E" w:rsidP="00A56D3D">
          <w:pPr>
            <w:jc w:val="both"/>
            <w:rPr>
              <w:rFonts w:ascii="Tahoma" w:eastAsia="Tahoma" w:hAnsi="Tahoma" w:cs="Tahoma"/>
            </w:rPr>
          </w:pPr>
          <w:r>
            <w:rPr>
              <w:rFonts w:ascii="Tahoma" w:eastAsia="Tahoma" w:hAnsi="Tahoma" w:cs="Tahoma"/>
            </w:rPr>
            <w:t>The Project Gantt Chart presents the post-DSE activities in the Gantt chart format, i.e. it adds a start and end date to each line item and places them in a time order. It serves as an initial estimate for the schedule for the post-DSE activities.</w:t>
          </w:r>
        </w:p>
      </w:sdtContent>
    </w:sdt>
    <w:sdt>
      <w:sdtPr>
        <w:tag w:val="goog_rdk_2069"/>
        <w:id w:val="-1145512022"/>
      </w:sdtPr>
      <w:sdtContent>
        <w:p w14:paraId="0000077B" w14:textId="77777777" w:rsidR="00860220" w:rsidRDefault="00681D0E" w:rsidP="00A56D3D">
          <w:pPr>
            <w:jc w:val="both"/>
            <w:rPr>
              <w:rFonts w:ascii="Tahoma" w:eastAsia="Tahoma" w:hAnsi="Tahoma" w:cs="Tahoma"/>
            </w:rPr>
          </w:pPr>
          <w:r>
            <w:rPr>
              <w:rFonts w:ascii="Tahoma" w:eastAsia="Tahoma" w:hAnsi="Tahoma" w:cs="Tahoma"/>
            </w:rPr>
            <w:t>It is included in the Final Report.</w:t>
          </w:r>
        </w:p>
      </w:sdtContent>
    </w:sdt>
    <w:sdt>
      <w:sdtPr>
        <w:tag w:val="goog_rdk_2070"/>
        <w:id w:val="-284735139"/>
      </w:sdtPr>
      <w:sdtContent>
        <w:p w14:paraId="0000077C" w14:textId="77777777" w:rsidR="00860220" w:rsidRDefault="00000000" w:rsidP="00A56D3D">
          <w:pPr>
            <w:jc w:val="both"/>
            <w:rPr>
              <w:rFonts w:ascii="Tahoma" w:eastAsia="Tahoma" w:hAnsi="Tahoma" w:cs="Tahoma"/>
            </w:rPr>
          </w:pPr>
        </w:p>
      </w:sdtContent>
    </w:sdt>
    <w:sdt>
      <w:sdtPr>
        <w:tag w:val="goog_rdk_2071"/>
        <w:id w:val="-1174717234"/>
      </w:sdtPr>
      <w:sdtContent>
        <w:p w14:paraId="0000077D"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Cost breakdown structure</w:t>
          </w:r>
        </w:p>
      </w:sdtContent>
    </w:sdt>
    <w:sdt>
      <w:sdtPr>
        <w:tag w:val="goog_rdk_2072"/>
        <w:id w:val="-124161653"/>
      </w:sdtPr>
      <w:sdtContent>
        <w:p w14:paraId="0000077E" w14:textId="77777777" w:rsidR="00860220" w:rsidRDefault="00681D0E" w:rsidP="00A56D3D">
          <w:pPr>
            <w:jc w:val="both"/>
            <w:rPr>
              <w:rFonts w:ascii="Tahoma" w:eastAsia="Tahoma" w:hAnsi="Tahoma" w:cs="Tahoma"/>
            </w:rPr>
          </w:pPr>
          <w:r>
            <w:rPr>
              <w:rFonts w:ascii="Tahoma" w:eastAsia="Tahoma" w:hAnsi="Tahoma" w:cs="Tahoma"/>
            </w:rPr>
            <w:t>The Cost Break-down Structure (CBS) contains the cost elements of the post-DSE project activities. It has the shape of an AND tree and serves to identify all elements that contribute to the overall development and production cost of the product or system, for which a preliminary design has been produced during the DSE. It reflects the cost related to the activities defined in the PD&amp;D logic. It is the basis of the cost estimate for the product of system. Typical examples of “standard” CBS’s may be found in literature. The CBS is included in the Final Report.</w:t>
          </w:r>
        </w:p>
      </w:sdtContent>
    </w:sdt>
    <w:sdt>
      <w:sdtPr>
        <w:tag w:val="goog_rdk_2073"/>
        <w:id w:val="1006626766"/>
        <w:showingPlcHdr/>
      </w:sdtPr>
      <w:sdtContent>
        <w:p w14:paraId="0000077F" w14:textId="4BC8F202" w:rsidR="00860220" w:rsidRDefault="00EC2C1D" w:rsidP="00A56D3D">
          <w:pPr>
            <w:jc w:val="both"/>
            <w:rPr>
              <w:rFonts w:ascii="Tahoma" w:eastAsia="Tahoma" w:hAnsi="Tahoma" w:cs="Tahoma"/>
            </w:rPr>
          </w:pPr>
          <w:r>
            <w:t xml:space="preserve">     </w:t>
          </w:r>
        </w:p>
      </w:sdtContent>
    </w:sdt>
    <w:sdt>
      <w:sdtPr>
        <w:tag w:val="goog_rdk_2074"/>
        <w:id w:val="1194960248"/>
      </w:sdtPr>
      <w:sdtContent>
        <w:p w14:paraId="00000780"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H/W, S/W block diagrams (interactions, flows)</w:t>
          </w:r>
        </w:p>
      </w:sdtContent>
    </w:sdt>
    <w:sdt>
      <w:sdtPr>
        <w:tag w:val="goog_rdk_2075"/>
        <w:id w:val="1150491946"/>
      </w:sdtPr>
      <w:sdtContent>
        <w:p w14:paraId="00000781" w14:textId="77777777" w:rsidR="00860220" w:rsidRDefault="00681D0E" w:rsidP="00A56D3D">
          <w:pPr>
            <w:jc w:val="both"/>
            <w:rPr>
              <w:rFonts w:ascii="Tahoma" w:eastAsia="Tahoma" w:hAnsi="Tahoma" w:cs="Tahoma"/>
            </w:rPr>
          </w:pPr>
          <w:r>
            <w:rPr>
              <w:rFonts w:ascii="Tahoma" w:eastAsia="Tahoma" w:hAnsi="Tahoma" w:cs="Tahoma"/>
            </w:rPr>
            <w:t xml:space="preserve">Hardware and software block diagrams (HWBD and SWBD) serve to illustrate the components of the product or system and their mutual relations and interactions. They may replace large quantities of text, while improving the understanding of the system. They contain blocks connected by lines or arrows; the blocks contain the name of the system component, the lines or arrows may contain a description of the interaction or physical resource flowing </w:t>
          </w:r>
          <w:proofErr w:type="spellStart"/>
          <w:r>
            <w:rPr>
              <w:rFonts w:ascii="Tahoma" w:eastAsia="Tahoma" w:hAnsi="Tahoma" w:cs="Tahoma"/>
            </w:rPr>
            <w:t>though</w:t>
          </w:r>
          <w:proofErr w:type="spellEnd"/>
          <w:r>
            <w:rPr>
              <w:rFonts w:ascii="Tahoma" w:eastAsia="Tahoma" w:hAnsi="Tahoma" w:cs="Tahoma"/>
            </w:rPr>
            <w:t xml:space="preserve"> it. HWBDs and SWBDs may be structured hierarchically.</w:t>
          </w:r>
        </w:p>
      </w:sdtContent>
    </w:sdt>
    <w:sdt>
      <w:sdtPr>
        <w:tag w:val="goog_rdk_2076"/>
        <w:id w:val="466016026"/>
      </w:sdtPr>
      <w:sdtContent>
        <w:p w14:paraId="00000782" w14:textId="77777777" w:rsidR="00860220" w:rsidRDefault="00681D0E" w:rsidP="00A56D3D">
          <w:pPr>
            <w:jc w:val="both"/>
            <w:rPr>
              <w:rFonts w:ascii="Tahoma" w:eastAsia="Tahoma" w:hAnsi="Tahoma" w:cs="Tahoma"/>
            </w:rPr>
          </w:pPr>
          <w:r>
            <w:rPr>
              <w:rFonts w:ascii="Tahoma" w:eastAsia="Tahoma" w:hAnsi="Tahoma" w:cs="Tahoma"/>
            </w:rPr>
            <w:t>HWBDs and SWBDs may be produced at any moment during the DSE, but shall as a minimum be part of the Final Report.</w:t>
          </w:r>
        </w:p>
      </w:sdtContent>
    </w:sdt>
    <w:sdt>
      <w:sdtPr>
        <w:tag w:val="goog_rdk_2077"/>
        <w:id w:val="1736127779"/>
      </w:sdtPr>
      <w:sdtContent>
        <w:p w14:paraId="00000783" w14:textId="77777777" w:rsidR="00860220" w:rsidRDefault="00000000" w:rsidP="00A56D3D">
          <w:pPr>
            <w:jc w:val="both"/>
            <w:rPr>
              <w:rFonts w:ascii="Tahoma" w:eastAsia="Tahoma" w:hAnsi="Tahoma" w:cs="Tahoma"/>
            </w:rPr>
          </w:pPr>
        </w:p>
      </w:sdtContent>
    </w:sdt>
    <w:sdt>
      <w:sdtPr>
        <w:tag w:val="goog_rdk_2078"/>
        <w:id w:val="-760688131"/>
      </w:sdtPr>
      <w:sdtContent>
        <w:p w14:paraId="00000784"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Electrical block diagram</w:t>
          </w:r>
        </w:p>
      </w:sdtContent>
    </w:sdt>
    <w:sdt>
      <w:sdtPr>
        <w:tag w:val="goog_rdk_2079"/>
        <w:id w:val="1372883264"/>
      </w:sdtPr>
      <w:sdtContent>
        <w:p w14:paraId="00000785" w14:textId="77777777" w:rsidR="00860220" w:rsidRDefault="00681D0E" w:rsidP="00A56D3D">
          <w:pPr>
            <w:jc w:val="both"/>
            <w:rPr>
              <w:rFonts w:ascii="Tahoma" w:eastAsia="Tahoma" w:hAnsi="Tahoma" w:cs="Tahoma"/>
            </w:rPr>
          </w:pPr>
          <w:r>
            <w:rPr>
              <w:rFonts w:ascii="Tahoma" w:eastAsia="Tahoma" w:hAnsi="Tahoma" w:cs="Tahoma"/>
            </w:rPr>
            <w:t>The Electrical Block Diagram shows the electrical equipment of the product or system and its mutual relations and interactions (power provision, switching lines, power conversions, transmitters, receivers, batteries, generators, etc.).</w:t>
          </w:r>
        </w:p>
      </w:sdtContent>
    </w:sdt>
    <w:sdt>
      <w:sdtPr>
        <w:tag w:val="goog_rdk_2080"/>
        <w:id w:val="-1437050837"/>
      </w:sdtPr>
      <w:sdtContent>
        <w:p w14:paraId="00000786" w14:textId="77777777" w:rsidR="00860220" w:rsidRDefault="00681D0E" w:rsidP="00A56D3D">
          <w:pPr>
            <w:jc w:val="both"/>
            <w:rPr>
              <w:rFonts w:ascii="Tahoma" w:eastAsia="Tahoma" w:hAnsi="Tahoma" w:cs="Tahoma"/>
            </w:rPr>
          </w:pPr>
          <w:r>
            <w:rPr>
              <w:rFonts w:ascii="Tahoma" w:eastAsia="Tahoma" w:hAnsi="Tahoma" w:cs="Tahoma"/>
            </w:rPr>
            <w:t>It is included in the Final Report.</w:t>
          </w:r>
        </w:p>
      </w:sdtContent>
    </w:sdt>
    <w:sdt>
      <w:sdtPr>
        <w:tag w:val="goog_rdk_2081"/>
        <w:id w:val="-811794657"/>
      </w:sdtPr>
      <w:sdtContent>
        <w:p w14:paraId="00000787" w14:textId="77777777" w:rsidR="00860220" w:rsidRDefault="00000000" w:rsidP="00A56D3D">
          <w:pPr>
            <w:jc w:val="both"/>
            <w:rPr>
              <w:rFonts w:ascii="Tahoma" w:eastAsia="Tahoma" w:hAnsi="Tahoma" w:cs="Tahoma"/>
            </w:rPr>
          </w:pPr>
        </w:p>
      </w:sdtContent>
    </w:sdt>
    <w:sdt>
      <w:sdtPr>
        <w:tag w:val="goog_rdk_2082"/>
        <w:id w:val="-1145968949"/>
      </w:sdtPr>
      <w:sdtContent>
        <w:p w14:paraId="00000788"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Data handling block diagram</w:t>
          </w:r>
        </w:p>
      </w:sdtContent>
    </w:sdt>
    <w:sdt>
      <w:sdtPr>
        <w:tag w:val="goog_rdk_2083"/>
        <w:id w:val="1882825355"/>
      </w:sdtPr>
      <w:sdtContent>
        <w:p w14:paraId="00000789" w14:textId="77777777" w:rsidR="00860220" w:rsidRDefault="00681D0E" w:rsidP="00A56D3D">
          <w:pPr>
            <w:jc w:val="both"/>
            <w:rPr>
              <w:rFonts w:ascii="Tahoma" w:eastAsia="Tahoma" w:hAnsi="Tahoma" w:cs="Tahoma"/>
            </w:rPr>
          </w:pPr>
          <w:r>
            <w:rPr>
              <w:rFonts w:ascii="Tahoma" w:eastAsia="Tahoma" w:hAnsi="Tahoma" w:cs="Tahoma"/>
            </w:rPr>
            <w:t xml:space="preserve">The Data Handling Block Diagram shows the components of the data handling system of the product or system (processors, memories, safeguard or watchdog units). It shows data flows </w:t>
          </w:r>
          <w:proofErr w:type="spellStart"/>
          <w:r>
            <w:rPr>
              <w:rFonts w:ascii="Tahoma" w:eastAsia="Tahoma" w:hAnsi="Tahoma" w:cs="Tahoma"/>
            </w:rPr>
            <w:t>though</w:t>
          </w:r>
          <w:proofErr w:type="spellEnd"/>
          <w:r>
            <w:rPr>
              <w:rFonts w:ascii="Tahoma" w:eastAsia="Tahoma" w:hAnsi="Tahoma" w:cs="Tahoma"/>
            </w:rPr>
            <w:t xml:space="preserve"> the system and may specify the contents of the information flowing over the arrows connecting the blocks. It contains data busses, but also discrete command and data lines. In the blocks it specifies characteristics of the hardware represented (e.g. memory size, computing power, data rates).</w:t>
          </w:r>
        </w:p>
      </w:sdtContent>
    </w:sdt>
    <w:sdt>
      <w:sdtPr>
        <w:tag w:val="goog_rdk_2084"/>
        <w:id w:val="78639972"/>
      </w:sdtPr>
      <w:sdtContent>
        <w:p w14:paraId="0000078A" w14:textId="77777777" w:rsidR="00860220" w:rsidRDefault="00681D0E" w:rsidP="00A56D3D">
          <w:pPr>
            <w:jc w:val="both"/>
            <w:rPr>
              <w:rFonts w:ascii="Tahoma" w:eastAsia="Tahoma" w:hAnsi="Tahoma" w:cs="Tahoma"/>
            </w:rPr>
          </w:pPr>
          <w:r>
            <w:rPr>
              <w:rFonts w:ascii="Tahoma" w:eastAsia="Tahoma" w:hAnsi="Tahoma" w:cs="Tahoma"/>
            </w:rPr>
            <w:t>It is included in the Final Report.</w:t>
          </w:r>
        </w:p>
      </w:sdtContent>
    </w:sdt>
    <w:sdt>
      <w:sdtPr>
        <w:tag w:val="goog_rdk_2085"/>
        <w:id w:val="-1329046925"/>
      </w:sdtPr>
      <w:sdtContent>
        <w:p w14:paraId="0000078B" w14:textId="77777777" w:rsidR="00860220" w:rsidRDefault="00000000" w:rsidP="00A56D3D">
          <w:pPr>
            <w:jc w:val="both"/>
            <w:rPr>
              <w:rFonts w:ascii="Tahoma" w:eastAsia="Tahoma" w:hAnsi="Tahoma" w:cs="Tahoma"/>
            </w:rPr>
          </w:pPr>
        </w:p>
      </w:sdtContent>
    </w:sdt>
    <w:sdt>
      <w:sdtPr>
        <w:tag w:val="goog_rdk_2086"/>
        <w:id w:val="1320692967"/>
      </w:sdtPr>
      <w:sdtContent>
        <w:p w14:paraId="0000078C"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Sustainable development strategy</w:t>
          </w:r>
        </w:p>
      </w:sdtContent>
    </w:sdt>
    <w:sdt>
      <w:sdtPr>
        <w:tag w:val="goog_rdk_2087"/>
        <w:id w:val="-253368365"/>
      </w:sdtPr>
      <w:sdtContent>
        <w:p w14:paraId="0000078D" w14:textId="77777777" w:rsidR="00860220" w:rsidRDefault="00681D0E" w:rsidP="00A56D3D">
          <w:pPr>
            <w:jc w:val="both"/>
            <w:rPr>
              <w:rFonts w:ascii="Tahoma" w:eastAsia="Tahoma" w:hAnsi="Tahoma" w:cs="Tahoma"/>
            </w:rPr>
          </w:pPr>
          <w:r>
            <w:rPr>
              <w:rFonts w:ascii="Tahoma" w:eastAsia="Tahoma" w:hAnsi="Tahoma" w:cs="Tahoma"/>
            </w:rPr>
            <w:t>A sustainable development strategy is presented in the Baseline Report, the Mid Term Report and the Final Report. It addresses both the way sustainability is taken into account in the design and the way the product or system contributes to sustainability.</w:t>
          </w:r>
        </w:p>
      </w:sdtContent>
    </w:sdt>
    <w:sdt>
      <w:sdtPr>
        <w:tag w:val="goog_rdk_2088"/>
        <w:id w:val="90594484"/>
      </w:sdtPr>
      <w:sdtContent>
        <w:p w14:paraId="0000078E" w14:textId="77777777" w:rsidR="00860220" w:rsidRDefault="00000000" w:rsidP="00A56D3D">
          <w:pPr>
            <w:jc w:val="both"/>
            <w:rPr>
              <w:rFonts w:ascii="Tahoma" w:eastAsia="Tahoma" w:hAnsi="Tahoma" w:cs="Tahoma"/>
            </w:rPr>
          </w:pPr>
        </w:p>
      </w:sdtContent>
    </w:sdt>
    <w:sdt>
      <w:sdtPr>
        <w:tag w:val="goog_rdk_2089"/>
        <w:id w:val="-1112665948"/>
      </w:sdtPr>
      <w:sdtContent>
        <w:p w14:paraId="0000078F"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Requirements Compliance Matrix &amp; Feasibility Analysis</w:t>
          </w:r>
        </w:p>
      </w:sdtContent>
    </w:sdt>
    <w:sdt>
      <w:sdtPr>
        <w:tag w:val="goog_rdk_2091"/>
        <w:id w:val="-1096175661"/>
      </w:sdtPr>
      <w:sdtContent>
        <w:p w14:paraId="00000790" w14:textId="77777777" w:rsidR="00860220" w:rsidRDefault="00681D0E" w:rsidP="00A56D3D">
          <w:pPr>
            <w:jc w:val="both"/>
            <w:rPr>
              <w:rFonts w:ascii="Tahoma" w:eastAsia="Tahoma" w:hAnsi="Tahoma" w:cs="Tahoma"/>
            </w:rPr>
          </w:pPr>
          <w:r>
            <w:rPr>
              <w:rFonts w:ascii="Tahoma" w:eastAsia="Tahoma" w:hAnsi="Tahoma" w:cs="Tahoma"/>
            </w:rPr>
            <w:t xml:space="preserve">The Requirements Compliance Matrix is a table containing all </w:t>
          </w:r>
          <w:sdt>
            <w:sdtPr>
              <w:tag w:val="goog_rdk_2090"/>
              <w:id w:val="-1472129466"/>
            </w:sdtPr>
            <w:sdtContent>
              <w:r>
                <w:rPr>
                  <w:rFonts w:ascii="Tahoma" w:eastAsia="Tahoma" w:hAnsi="Tahoma" w:cs="Tahoma"/>
                </w:rPr>
                <w:t xml:space="preserve">user </w:t>
              </w:r>
            </w:sdtContent>
          </w:sdt>
          <w:r>
            <w:rPr>
              <w:rFonts w:ascii="Tahoma" w:eastAsia="Tahoma" w:hAnsi="Tahoma" w:cs="Tahoma"/>
            </w:rPr>
            <w:t xml:space="preserve">requirements and indicates with a tick mark, when a requirement is met. It may specify the actual value that the design meets, but must specify the actual value the design meets, if the design does not meet the requirement. The rationale why the design does not meet the requirement, or which modifications would be required in order to meet the </w:t>
          </w:r>
          <w:r>
            <w:rPr>
              <w:rFonts w:ascii="Tahoma" w:eastAsia="Tahoma" w:hAnsi="Tahoma" w:cs="Tahoma"/>
            </w:rPr>
            <w:lastRenderedPageBreak/>
            <w:t>requirement is explained in the accompanying text (Feasibility Analysis). The Requirements Compliance Matrix &amp; Feasibility Analysis are presented in the Final Report.</w:t>
          </w:r>
        </w:p>
      </w:sdtContent>
    </w:sdt>
    <w:sdt>
      <w:sdtPr>
        <w:tag w:val="goog_rdk_2092"/>
        <w:id w:val="-1781406440"/>
      </w:sdtPr>
      <w:sdtContent>
        <w:p w14:paraId="00000791" w14:textId="77777777" w:rsidR="00860220" w:rsidRDefault="00000000" w:rsidP="00A56D3D">
          <w:pPr>
            <w:jc w:val="both"/>
            <w:rPr>
              <w:rFonts w:ascii="Tahoma" w:eastAsia="Tahoma" w:hAnsi="Tahoma" w:cs="Tahoma"/>
            </w:rPr>
          </w:pPr>
        </w:p>
      </w:sdtContent>
    </w:sdt>
    <w:sdt>
      <w:sdtPr>
        <w:tag w:val="goog_rdk_2094"/>
        <w:id w:val="1201436305"/>
      </w:sdtPr>
      <w:sdtContent>
        <w:p w14:paraId="00000792" w14:textId="77777777" w:rsidR="00860220" w:rsidRDefault="00000000" w:rsidP="00A56D3D">
          <w:pPr>
            <w:numPr>
              <w:ilvl w:val="0"/>
              <w:numId w:val="28"/>
            </w:numPr>
            <w:ind w:left="0" w:firstLine="0"/>
            <w:jc w:val="both"/>
            <w:rPr>
              <w:rFonts w:ascii="Tahoma" w:eastAsia="Tahoma" w:hAnsi="Tahoma" w:cs="Tahoma"/>
              <w:b/>
              <w:i/>
            </w:rPr>
          </w:pPr>
          <w:sdt>
            <w:sdtPr>
              <w:tag w:val="goog_rdk_2093"/>
              <w:id w:val="1017967381"/>
            </w:sdtPr>
            <w:sdtContent/>
          </w:sdt>
          <w:r w:rsidR="00681D0E">
            <w:rPr>
              <w:rFonts w:ascii="Tahoma" w:eastAsia="Tahoma" w:hAnsi="Tahoma" w:cs="Tahoma"/>
              <w:b/>
              <w:i/>
            </w:rPr>
            <w:t>Sensitivity Analysis</w:t>
          </w:r>
        </w:p>
      </w:sdtContent>
    </w:sdt>
    <w:sdt>
      <w:sdtPr>
        <w:tag w:val="goog_rdk_2097"/>
        <w:id w:val="-786891785"/>
      </w:sdtPr>
      <w:sdtContent>
        <w:p w14:paraId="00000793" w14:textId="77777777" w:rsidR="00860220" w:rsidRDefault="00681D0E" w:rsidP="00A56D3D">
          <w:pPr>
            <w:jc w:val="both"/>
            <w:rPr>
              <w:rFonts w:ascii="Tahoma" w:eastAsia="Tahoma" w:hAnsi="Tahoma" w:cs="Tahoma"/>
            </w:rPr>
          </w:pPr>
          <w:r>
            <w:rPr>
              <w:rFonts w:ascii="Tahoma" w:eastAsia="Tahoma" w:hAnsi="Tahoma" w:cs="Tahoma"/>
            </w:rPr>
            <w:t>A sensitivity analysis investigates the sensitivity of a design (solution) for a change in major system parameters.</w:t>
          </w:r>
          <w:sdt>
            <w:sdtPr>
              <w:tag w:val="goog_rdk_2095"/>
              <w:id w:val="-521481056"/>
            </w:sdtPr>
            <w:sdtContent>
              <w:r>
                <w:rPr>
                  <w:rFonts w:ascii="Tahoma" w:eastAsia="Tahoma" w:hAnsi="Tahoma" w:cs="Tahoma"/>
                </w:rPr>
                <w:t xml:space="preserve"> The sensitivity analysis can be an effective tool to identify the critical parameters that the design is sensitive to, and to make a convincing case why the design is a robust solution for your mission.</w:t>
              </w:r>
            </w:sdtContent>
          </w:sdt>
          <w:r>
            <w:rPr>
              <w:rFonts w:ascii="Tahoma" w:eastAsia="Tahoma" w:hAnsi="Tahoma" w:cs="Tahoma"/>
            </w:rPr>
            <w:t xml:space="preserve"> </w:t>
          </w:r>
          <w:sdt>
            <w:sdtPr>
              <w:tag w:val="goog_rdk_2096"/>
              <w:id w:val="1443579513"/>
            </w:sdtPr>
            <w:sdtContent/>
          </w:sdt>
        </w:p>
      </w:sdtContent>
    </w:sdt>
    <w:sdt>
      <w:sdtPr>
        <w:tag w:val="goog_rdk_2101"/>
        <w:id w:val="-924342465"/>
      </w:sdtPr>
      <w:sdtContent>
        <w:p w14:paraId="00000794" w14:textId="2F5ACFF8" w:rsidR="00860220" w:rsidRDefault="00000000" w:rsidP="00A56D3D">
          <w:pPr>
            <w:jc w:val="both"/>
            <w:rPr>
              <w:rFonts w:ascii="Tahoma" w:eastAsia="Tahoma" w:hAnsi="Tahoma" w:cs="Tahoma"/>
            </w:rPr>
          </w:pPr>
          <w:sdt>
            <w:sdtPr>
              <w:tag w:val="goog_rdk_2099"/>
              <w:id w:val="-1311552303"/>
              <w:showingPlcHdr/>
            </w:sdtPr>
            <w:sdtContent>
              <w:r w:rsidR="00B90038">
                <w:t xml:space="preserve">     </w:t>
              </w:r>
            </w:sdtContent>
          </w:sdt>
          <w:sdt>
            <w:sdtPr>
              <w:tag w:val="goog_rdk_2100"/>
              <w:id w:val="823548234"/>
            </w:sdtPr>
            <w:sdtContent/>
          </w:sdt>
        </w:p>
      </w:sdtContent>
    </w:sdt>
    <w:sdt>
      <w:sdtPr>
        <w:tag w:val="goog_rdk_2103"/>
        <w:id w:val="-1095165937"/>
      </w:sdtPr>
      <w:sdtContent>
        <w:p w14:paraId="00000795" w14:textId="70EAF56F" w:rsidR="00860220" w:rsidRDefault="00000000" w:rsidP="00A56D3D">
          <w:pPr>
            <w:jc w:val="both"/>
            <w:rPr>
              <w:rFonts w:ascii="Tahoma" w:eastAsia="Tahoma" w:hAnsi="Tahoma" w:cs="Tahoma"/>
            </w:rPr>
          </w:pPr>
          <w:sdt>
            <w:sdtPr>
              <w:tag w:val="goog_rdk_2102"/>
              <w:id w:val="1980185864"/>
            </w:sdtPr>
            <w:sdtContent>
              <w:r w:rsidR="00681D0E">
                <w:rPr>
                  <w:rFonts w:ascii="Tahoma" w:eastAsia="Tahoma" w:hAnsi="Tahoma" w:cs="Tahoma"/>
                </w:rPr>
                <w:t>In the Mid Term Report, a sensitivity analysis is used to test the robustness of a trade-off. If design parameters, trade criteria or criteria weights change, it is useful to know what the impact will be on the outcome of the trade-off.</w:t>
              </w:r>
            </w:sdtContent>
          </w:sdt>
        </w:p>
      </w:sdtContent>
    </w:sdt>
    <w:sdt>
      <w:sdtPr>
        <w:tag w:val="goog_rdk_2105"/>
        <w:id w:val="-900903926"/>
      </w:sdtPr>
      <w:sdtContent>
        <w:p w14:paraId="00000796" w14:textId="77777777" w:rsidR="00860220" w:rsidRDefault="00000000" w:rsidP="00A56D3D">
          <w:pPr>
            <w:jc w:val="both"/>
            <w:rPr>
              <w:rFonts w:ascii="Tahoma" w:eastAsia="Tahoma" w:hAnsi="Tahoma" w:cs="Tahoma"/>
            </w:rPr>
          </w:pPr>
          <w:sdt>
            <w:sdtPr>
              <w:tag w:val="goog_rdk_2104"/>
              <w:id w:val="1371650826"/>
            </w:sdtPr>
            <w:sdtContent>
              <w:r w:rsidR="00681D0E">
                <w:rPr>
                  <w:rFonts w:ascii="Tahoma" w:eastAsia="Tahoma" w:hAnsi="Tahoma" w:cs="Tahoma"/>
                </w:rPr>
                <w:t>In the Final Report, a sensitivity analysis is used to establish the degree of feasibility of the final design: how does the design react to a change in parameters, and will it still meet the requirements.</w:t>
              </w:r>
            </w:sdtContent>
          </w:sdt>
        </w:p>
      </w:sdtContent>
    </w:sdt>
    <w:sdt>
      <w:sdtPr>
        <w:tag w:val="goog_rdk_2106"/>
        <w:id w:val="2137525681"/>
      </w:sdtPr>
      <w:sdtContent>
        <w:p w14:paraId="00000797" w14:textId="77777777" w:rsidR="00860220" w:rsidRDefault="00000000" w:rsidP="00A56D3D">
          <w:pPr>
            <w:jc w:val="both"/>
            <w:rPr>
              <w:rFonts w:ascii="Tahoma" w:eastAsia="Tahoma" w:hAnsi="Tahoma" w:cs="Tahoma"/>
            </w:rPr>
          </w:pPr>
        </w:p>
      </w:sdtContent>
    </w:sdt>
    <w:sdt>
      <w:sdtPr>
        <w:tag w:val="goog_rdk_2107"/>
        <w:id w:val="-1841144395"/>
      </w:sdtPr>
      <w:sdtContent>
        <w:p w14:paraId="00000798"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Communication flow diagram</w:t>
          </w:r>
        </w:p>
      </w:sdtContent>
    </w:sdt>
    <w:sdt>
      <w:sdtPr>
        <w:tag w:val="goog_rdk_2108"/>
        <w:id w:val="810835067"/>
      </w:sdtPr>
      <w:sdtContent>
        <w:p w14:paraId="00000799" w14:textId="77777777" w:rsidR="00860220" w:rsidRDefault="00681D0E" w:rsidP="00A56D3D">
          <w:pPr>
            <w:jc w:val="both"/>
            <w:rPr>
              <w:rFonts w:ascii="Tahoma" w:eastAsia="Tahoma" w:hAnsi="Tahoma" w:cs="Tahoma"/>
            </w:rPr>
          </w:pPr>
          <w:r>
            <w:rPr>
              <w:rFonts w:ascii="Tahoma" w:eastAsia="Tahoma" w:hAnsi="Tahoma" w:cs="Tahoma"/>
            </w:rPr>
            <w:t>The communication flow diagram illustrates the flow of data through the system and to and from its environment. In case the product or system is not controlled by a human operator in direct, physical contact with the product (e.g. a satellite or an UAV), it is mandatory to present such a flow diagram, as it an essential part of the design and often a major cost factor. It may play a role in the design option selection, but certainly forms part of the final design. In the former case it is part of de design option selection presented in the Mid Term Report, in the latter it is part of the Final Report.</w:t>
          </w:r>
        </w:p>
      </w:sdtContent>
    </w:sdt>
    <w:sdt>
      <w:sdtPr>
        <w:tag w:val="goog_rdk_2109"/>
        <w:id w:val="709686280"/>
      </w:sdtPr>
      <w:sdtContent>
        <w:p w14:paraId="0000079A" w14:textId="77777777" w:rsidR="00860220" w:rsidRDefault="00681D0E" w:rsidP="00A56D3D">
          <w:pPr>
            <w:jc w:val="both"/>
            <w:rPr>
              <w:rFonts w:ascii="Tahoma" w:eastAsia="Tahoma" w:hAnsi="Tahoma" w:cs="Tahoma"/>
            </w:rPr>
          </w:pPr>
          <w:r>
            <w:rPr>
              <w:rFonts w:ascii="Tahoma" w:eastAsia="Tahoma" w:hAnsi="Tahoma" w:cs="Tahoma"/>
            </w:rPr>
            <w:t>The Communication Flow (Block) Diagram contains all elements that are part of the communication chain in blocks and represents data and command flows as arrows, where the content of the flow is annotated as text with those arrows. It may also include notes indication the data volume and data rate of elements and flows.</w:t>
          </w:r>
        </w:p>
      </w:sdtContent>
    </w:sdt>
    <w:sdt>
      <w:sdtPr>
        <w:tag w:val="goog_rdk_2110"/>
        <w:id w:val="1123117698"/>
      </w:sdtPr>
      <w:sdtContent>
        <w:p w14:paraId="0000079B" w14:textId="77777777" w:rsidR="00860220" w:rsidRDefault="00000000" w:rsidP="00A56D3D">
          <w:pPr>
            <w:jc w:val="both"/>
            <w:rPr>
              <w:rFonts w:ascii="Tahoma" w:eastAsia="Tahoma" w:hAnsi="Tahoma" w:cs="Tahoma"/>
            </w:rPr>
          </w:pPr>
        </w:p>
      </w:sdtContent>
    </w:sdt>
    <w:sdt>
      <w:sdtPr>
        <w:tag w:val="goog_rdk_2111"/>
        <w:id w:val="1737202176"/>
      </w:sdtPr>
      <w:sdtContent>
        <w:p w14:paraId="0000079C"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Validation &amp; Verification Procedures</w:t>
          </w:r>
        </w:p>
      </w:sdtContent>
    </w:sdt>
    <w:sdt>
      <w:sdtPr>
        <w:tag w:val="goog_rdk_2112"/>
        <w:id w:val="1611463606"/>
      </w:sdtPr>
      <w:sdtContent>
        <w:p w14:paraId="0000079D" w14:textId="77777777" w:rsidR="00860220" w:rsidRDefault="00681D0E" w:rsidP="00A56D3D">
          <w:pPr>
            <w:jc w:val="both"/>
            <w:rPr>
              <w:rFonts w:ascii="Tahoma" w:eastAsia="Tahoma" w:hAnsi="Tahoma" w:cs="Tahoma"/>
            </w:rPr>
          </w:pPr>
          <w:r>
            <w:rPr>
              <w:rFonts w:ascii="Tahoma" w:eastAsia="Tahoma" w:hAnsi="Tahoma" w:cs="Tahoma"/>
            </w:rPr>
            <w:t>The Validation &amp; Verification Procedures enter the project in two ways. In the first place all used numerical and/or computer models need to be verified (according to the definitions and procedures covered in the course AE3205 – Simulation, Verification and Validation) before these models can actually be used during both the conceptual and detailed design. The verification procedures and results need to be included in both the Midterm and the Final report.</w:t>
          </w:r>
        </w:p>
      </w:sdtContent>
    </w:sdt>
    <w:sdt>
      <w:sdtPr>
        <w:tag w:val="goog_rdk_2113"/>
        <w:id w:val="-692149217"/>
      </w:sdtPr>
      <w:sdtContent>
        <w:p w14:paraId="0000079E" w14:textId="77777777" w:rsidR="00860220" w:rsidRDefault="00000000" w:rsidP="00A56D3D">
          <w:pPr>
            <w:jc w:val="both"/>
            <w:rPr>
              <w:rFonts w:ascii="Tahoma" w:eastAsia="Tahoma" w:hAnsi="Tahoma" w:cs="Tahoma"/>
            </w:rPr>
          </w:pPr>
        </w:p>
      </w:sdtContent>
    </w:sdt>
    <w:sdt>
      <w:sdtPr>
        <w:tag w:val="goog_rdk_2114"/>
        <w:id w:val="-1807072778"/>
      </w:sdtPr>
      <w:sdtContent>
        <w:p w14:paraId="0000079F" w14:textId="7A7528C2" w:rsidR="00860220" w:rsidRDefault="00681D0E" w:rsidP="00A56D3D">
          <w:pPr>
            <w:jc w:val="both"/>
            <w:rPr>
              <w:rFonts w:ascii="Tahoma" w:eastAsia="Tahoma" w:hAnsi="Tahoma" w:cs="Tahoma"/>
            </w:rPr>
          </w:pPr>
          <w:r>
            <w:rPr>
              <w:rFonts w:ascii="Tahoma" w:eastAsia="Tahoma" w:hAnsi="Tahoma" w:cs="Tahoma"/>
            </w:rPr>
            <w:t>In the second place, the Validation &amp; Verification Procedures describe how the proof will be obtained that the product or system meets the requirements imposed on it. It distinguishes between test, analysis, simulation, review of design (documentation) and similarity (i.e. a comparable design has been developed and operated successfully) as methods to obtain that proof..</w:t>
          </w:r>
        </w:p>
      </w:sdtContent>
    </w:sdt>
    <w:sdt>
      <w:sdtPr>
        <w:tag w:val="goog_rdk_2115"/>
        <w:id w:val="-569501815"/>
      </w:sdtPr>
      <w:sdtContent>
        <w:p w14:paraId="000007A0" w14:textId="77777777" w:rsidR="00860220" w:rsidRDefault="00000000" w:rsidP="00A56D3D">
          <w:pPr>
            <w:jc w:val="both"/>
            <w:rPr>
              <w:rFonts w:ascii="Tahoma" w:eastAsia="Tahoma" w:hAnsi="Tahoma" w:cs="Tahoma"/>
            </w:rPr>
          </w:pPr>
        </w:p>
      </w:sdtContent>
    </w:sdt>
    <w:sdt>
      <w:sdtPr>
        <w:tag w:val="goog_rdk_2116"/>
        <w:id w:val="941803694"/>
      </w:sdtPr>
      <w:sdtContent>
        <w:p w14:paraId="000007A1"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Manufacturing, Assembly, Integration plan (production plan)</w:t>
          </w:r>
        </w:p>
      </w:sdtContent>
    </w:sdt>
    <w:sdt>
      <w:sdtPr>
        <w:tag w:val="goog_rdk_2117"/>
        <w:id w:val="748078352"/>
      </w:sdtPr>
      <w:sdtContent>
        <w:p w14:paraId="000007A2" w14:textId="77777777" w:rsidR="00860220" w:rsidRDefault="00681D0E" w:rsidP="00A56D3D">
          <w:pPr>
            <w:jc w:val="both"/>
            <w:rPr>
              <w:rFonts w:ascii="Tahoma" w:eastAsia="Tahoma" w:hAnsi="Tahoma" w:cs="Tahoma"/>
            </w:rPr>
          </w:pPr>
          <w:r>
            <w:rPr>
              <w:rFonts w:ascii="Tahoma" w:eastAsia="Tahoma" w:hAnsi="Tahoma" w:cs="Tahoma"/>
            </w:rPr>
            <w:t>The Manufacturing, Assembly &amp; Integration Plan (MAI Plan) gives a time ordered outline of the activities required to construct the product from its constituent parts. It may include parallel activities. The core of the MAI Plan is a flow diagram illustrating this outline. Short texts may elaborate on it. A first version of the Plan is presented in the Mid-Term Report; a more elaborated final version in the Final Report.</w:t>
          </w:r>
        </w:p>
      </w:sdtContent>
    </w:sdt>
    <w:sdt>
      <w:sdtPr>
        <w:tag w:val="goog_rdk_2118"/>
        <w:id w:val="1636376631"/>
      </w:sdtPr>
      <w:sdtContent>
        <w:p w14:paraId="000007A3" w14:textId="77777777" w:rsidR="00860220" w:rsidRDefault="00681D0E" w:rsidP="00A56D3D">
          <w:pPr>
            <w:jc w:val="both"/>
            <w:rPr>
              <w:rFonts w:ascii="Tahoma" w:eastAsia="Tahoma" w:hAnsi="Tahoma" w:cs="Tahoma"/>
            </w:rPr>
          </w:pPr>
          <w:r>
            <w:rPr>
              <w:rFonts w:ascii="Tahoma" w:eastAsia="Tahoma" w:hAnsi="Tahoma" w:cs="Tahoma"/>
            </w:rPr>
            <w:t>The MAI Plan is mandatory in case series production of the product is part of the assignment.</w:t>
          </w:r>
        </w:p>
      </w:sdtContent>
    </w:sdt>
    <w:sdt>
      <w:sdtPr>
        <w:tag w:val="goog_rdk_2119"/>
        <w:id w:val="763419887"/>
      </w:sdtPr>
      <w:sdtContent>
        <w:p w14:paraId="000007A4" w14:textId="77777777" w:rsidR="00860220" w:rsidRDefault="00000000" w:rsidP="00A56D3D">
          <w:pPr>
            <w:jc w:val="both"/>
            <w:rPr>
              <w:rFonts w:ascii="Tahoma" w:eastAsia="Tahoma" w:hAnsi="Tahoma" w:cs="Tahoma"/>
            </w:rPr>
          </w:pPr>
        </w:p>
      </w:sdtContent>
    </w:sdt>
    <w:sdt>
      <w:sdtPr>
        <w:tag w:val="goog_rdk_2120"/>
        <w:id w:val="594444161"/>
      </w:sdtPr>
      <w:sdtContent>
        <w:p w14:paraId="000007A5"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Return on investment</w:t>
          </w:r>
        </w:p>
      </w:sdtContent>
    </w:sdt>
    <w:sdt>
      <w:sdtPr>
        <w:tag w:val="goog_rdk_2121"/>
        <w:id w:val="-1033490103"/>
      </w:sdtPr>
      <w:sdtContent>
        <w:p w14:paraId="000007A6" w14:textId="77777777" w:rsidR="00860220" w:rsidRDefault="00681D0E" w:rsidP="00A56D3D">
          <w:pPr>
            <w:jc w:val="both"/>
            <w:rPr>
              <w:rFonts w:ascii="Tahoma" w:eastAsia="Tahoma" w:hAnsi="Tahoma" w:cs="Tahoma"/>
            </w:rPr>
          </w:pPr>
          <w:r>
            <w:rPr>
              <w:rFonts w:ascii="Tahoma" w:eastAsia="Tahoma" w:hAnsi="Tahoma" w:cs="Tahoma"/>
            </w:rPr>
            <w:t>In order to establish the Return of Investment (</w:t>
          </w:r>
          <w:proofErr w:type="spellStart"/>
          <w:r>
            <w:rPr>
              <w:rFonts w:ascii="Tahoma" w:eastAsia="Tahoma" w:hAnsi="Tahoma" w:cs="Tahoma"/>
            </w:rPr>
            <w:t>RoI</w:t>
          </w:r>
          <w:proofErr w:type="spellEnd"/>
          <w:r>
            <w:rPr>
              <w:rFonts w:ascii="Tahoma" w:eastAsia="Tahoma" w:hAnsi="Tahoma" w:cs="Tahoma"/>
            </w:rPr>
            <w:t>) the following data related to the product shall be known or established:</w:t>
          </w:r>
        </w:p>
      </w:sdtContent>
    </w:sdt>
    <w:sdt>
      <w:sdtPr>
        <w:tag w:val="goog_rdk_2122"/>
        <w:id w:val="-34658568"/>
      </w:sdtPr>
      <w:sdtContent>
        <w:p w14:paraId="000007A7" w14:textId="77777777" w:rsidR="00860220" w:rsidRDefault="00681D0E" w:rsidP="00A56D3D">
          <w:pPr>
            <w:numPr>
              <w:ilvl w:val="0"/>
              <w:numId w:val="27"/>
            </w:numPr>
            <w:ind w:left="0" w:firstLine="0"/>
            <w:jc w:val="both"/>
            <w:rPr>
              <w:rFonts w:ascii="Tahoma" w:eastAsia="Tahoma" w:hAnsi="Tahoma" w:cs="Tahoma"/>
            </w:rPr>
          </w:pPr>
          <w:r>
            <w:rPr>
              <w:rFonts w:ascii="Tahoma" w:eastAsia="Tahoma" w:hAnsi="Tahoma" w:cs="Tahoma"/>
            </w:rPr>
            <w:t>Market price of the product (class),</w:t>
          </w:r>
        </w:p>
      </w:sdtContent>
    </w:sdt>
    <w:sdt>
      <w:sdtPr>
        <w:tag w:val="goog_rdk_2123"/>
        <w:id w:val="1335960906"/>
      </w:sdtPr>
      <w:sdtContent>
        <w:p w14:paraId="000007A8" w14:textId="77777777" w:rsidR="00860220" w:rsidRDefault="00681D0E" w:rsidP="00A56D3D">
          <w:pPr>
            <w:numPr>
              <w:ilvl w:val="0"/>
              <w:numId w:val="27"/>
            </w:numPr>
            <w:ind w:left="0" w:firstLine="0"/>
            <w:jc w:val="both"/>
            <w:rPr>
              <w:rFonts w:ascii="Tahoma" w:eastAsia="Tahoma" w:hAnsi="Tahoma" w:cs="Tahoma"/>
            </w:rPr>
          </w:pPr>
          <w:r>
            <w:rPr>
              <w:rFonts w:ascii="Tahoma" w:eastAsia="Tahoma" w:hAnsi="Tahoma" w:cs="Tahoma"/>
            </w:rPr>
            <w:t>Market volume for the product (class),</w:t>
          </w:r>
        </w:p>
      </w:sdtContent>
    </w:sdt>
    <w:sdt>
      <w:sdtPr>
        <w:tag w:val="goog_rdk_2124"/>
        <w:id w:val="-988096612"/>
      </w:sdtPr>
      <w:sdtContent>
        <w:p w14:paraId="000007A9" w14:textId="77777777" w:rsidR="00860220" w:rsidRDefault="00681D0E" w:rsidP="00A56D3D">
          <w:pPr>
            <w:numPr>
              <w:ilvl w:val="0"/>
              <w:numId w:val="27"/>
            </w:numPr>
            <w:ind w:left="0" w:firstLine="0"/>
            <w:jc w:val="both"/>
            <w:rPr>
              <w:rFonts w:ascii="Tahoma" w:eastAsia="Tahoma" w:hAnsi="Tahoma" w:cs="Tahoma"/>
            </w:rPr>
          </w:pPr>
          <w:r>
            <w:rPr>
              <w:rFonts w:ascii="Tahoma" w:eastAsia="Tahoma" w:hAnsi="Tahoma" w:cs="Tahoma"/>
            </w:rPr>
            <w:t>Achievable market share for the product,</w:t>
          </w:r>
        </w:p>
      </w:sdtContent>
    </w:sdt>
    <w:sdt>
      <w:sdtPr>
        <w:tag w:val="goog_rdk_2125"/>
        <w:id w:val="-652980032"/>
      </w:sdtPr>
      <w:sdtContent>
        <w:p w14:paraId="000007AA" w14:textId="77777777" w:rsidR="00860220" w:rsidRDefault="00681D0E" w:rsidP="00A56D3D">
          <w:pPr>
            <w:numPr>
              <w:ilvl w:val="0"/>
              <w:numId w:val="27"/>
            </w:numPr>
            <w:ind w:left="0" w:firstLine="0"/>
            <w:jc w:val="both"/>
            <w:rPr>
              <w:rFonts w:ascii="Tahoma" w:eastAsia="Tahoma" w:hAnsi="Tahoma" w:cs="Tahoma"/>
            </w:rPr>
          </w:pPr>
          <w:r>
            <w:rPr>
              <w:rFonts w:ascii="Tahoma" w:eastAsia="Tahoma" w:hAnsi="Tahoma" w:cs="Tahoma"/>
            </w:rPr>
            <w:t>Development cost of the product,</w:t>
          </w:r>
        </w:p>
      </w:sdtContent>
    </w:sdt>
    <w:sdt>
      <w:sdtPr>
        <w:tag w:val="goog_rdk_2126"/>
        <w:id w:val="903416188"/>
      </w:sdtPr>
      <w:sdtContent>
        <w:p w14:paraId="000007AB" w14:textId="77777777" w:rsidR="00860220" w:rsidRDefault="00681D0E" w:rsidP="00A56D3D">
          <w:pPr>
            <w:numPr>
              <w:ilvl w:val="0"/>
              <w:numId w:val="27"/>
            </w:numPr>
            <w:ind w:left="0" w:firstLine="0"/>
            <w:jc w:val="both"/>
            <w:rPr>
              <w:rFonts w:ascii="Tahoma" w:eastAsia="Tahoma" w:hAnsi="Tahoma" w:cs="Tahoma"/>
            </w:rPr>
          </w:pPr>
          <w:r>
            <w:rPr>
              <w:rFonts w:ascii="Tahoma" w:eastAsia="Tahoma" w:hAnsi="Tahoma" w:cs="Tahoma"/>
            </w:rPr>
            <w:t>Production cost of the product.</w:t>
          </w:r>
        </w:p>
      </w:sdtContent>
    </w:sdt>
    <w:sdt>
      <w:sdtPr>
        <w:tag w:val="goog_rdk_2127"/>
        <w:id w:val="554426936"/>
      </w:sdtPr>
      <w:sdtContent>
        <w:p w14:paraId="000007AC" w14:textId="77777777" w:rsidR="00860220" w:rsidRDefault="00681D0E" w:rsidP="00A56D3D">
          <w:pPr>
            <w:numPr>
              <w:ilvl w:val="0"/>
              <w:numId w:val="27"/>
            </w:numPr>
            <w:ind w:left="0" w:firstLine="0"/>
            <w:jc w:val="both"/>
            <w:rPr>
              <w:rFonts w:ascii="Tahoma" w:eastAsia="Tahoma" w:hAnsi="Tahoma" w:cs="Tahoma"/>
            </w:rPr>
          </w:pPr>
          <w:r>
            <w:rPr>
              <w:rFonts w:ascii="Tahoma" w:eastAsia="Tahoma" w:hAnsi="Tahoma" w:cs="Tahoma"/>
            </w:rPr>
            <w:t>Direct operational cost</w:t>
          </w:r>
        </w:p>
      </w:sdtContent>
    </w:sdt>
    <w:sdt>
      <w:sdtPr>
        <w:tag w:val="goog_rdk_2128"/>
        <w:id w:val="-375934694"/>
      </w:sdtPr>
      <w:sdtContent>
        <w:p w14:paraId="000007AD" w14:textId="77777777" w:rsidR="00860220" w:rsidRDefault="00681D0E" w:rsidP="00A56D3D">
          <w:pPr>
            <w:jc w:val="both"/>
            <w:rPr>
              <w:rFonts w:ascii="Tahoma" w:eastAsia="Tahoma" w:hAnsi="Tahoma" w:cs="Tahoma"/>
            </w:rPr>
          </w:pPr>
          <w:r>
            <w:rPr>
              <w:rFonts w:ascii="Tahoma" w:eastAsia="Tahoma" w:hAnsi="Tahoma" w:cs="Tahoma"/>
            </w:rPr>
            <w:t xml:space="preserve">A positive balance between number of products sold and the total cost divided by the total cost is the </w:t>
          </w:r>
          <w:proofErr w:type="spellStart"/>
          <w:r>
            <w:rPr>
              <w:rFonts w:ascii="Tahoma" w:eastAsia="Tahoma" w:hAnsi="Tahoma" w:cs="Tahoma"/>
            </w:rPr>
            <w:t>RoI</w:t>
          </w:r>
          <w:proofErr w:type="spellEnd"/>
          <w:r>
            <w:rPr>
              <w:rFonts w:ascii="Tahoma" w:eastAsia="Tahoma" w:hAnsi="Tahoma" w:cs="Tahoma"/>
            </w:rPr>
            <w:t xml:space="preserve">. The </w:t>
          </w:r>
          <w:proofErr w:type="spellStart"/>
          <w:r>
            <w:rPr>
              <w:rFonts w:ascii="Tahoma" w:eastAsia="Tahoma" w:hAnsi="Tahoma" w:cs="Tahoma"/>
            </w:rPr>
            <w:t>RoI</w:t>
          </w:r>
          <w:proofErr w:type="spellEnd"/>
          <w:r>
            <w:rPr>
              <w:rFonts w:ascii="Tahoma" w:eastAsia="Tahoma" w:hAnsi="Tahoma" w:cs="Tahoma"/>
            </w:rPr>
            <w:t xml:space="preserve"> is established at the end of the project after the cost estimate, and is presented in the Final Report.</w:t>
          </w:r>
        </w:p>
      </w:sdtContent>
    </w:sdt>
    <w:sdt>
      <w:sdtPr>
        <w:tag w:val="goog_rdk_2129"/>
        <w:id w:val="-1466892373"/>
      </w:sdtPr>
      <w:sdtContent>
        <w:p w14:paraId="000007AE" w14:textId="77777777" w:rsidR="00860220" w:rsidRDefault="00000000" w:rsidP="00A56D3D">
          <w:pPr>
            <w:jc w:val="both"/>
            <w:rPr>
              <w:rFonts w:ascii="Tahoma" w:eastAsia="Tahoma" w:hAnsi="Tahoma" w:cs="Tahoma"/>
            </w:rPr>
          </w:pPr>
        </w:p>
      </w:sdtContent>
    </w:sdt>
    <w:sdt>
      <w:sdtPr>
        <w:tag w:val="goog_rdk_2130"/>
        <w:id w:val="-1245413287"/>
      </w:sdtPr>
      <w:sdtContent>
        <w:p w14:paraId="000007AF"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Reliability, Availability, Maintainability, and Safety (RAMS) characteristics</w:t>
          </w:r>
        </w:p>
      </w:sdtContent>
    </w:sdt>
    <w:sdt>
      <w:sdtPr>
        <w:tag w:val="goog_rdk_2131"/>
        <w:id w:val="616187457"/>
      </w:sdtPr>
      <w:sdtContent>
        <w:p w14:paraId="000007B0" w14:textId="77777777" w:rsidR="00860220" w:rsidRDefault="00681D0E" w:rsidP="00A56D3D">
          <w:pPr>
            <w:jc w:val="both"/>
            <w:rPr>
              <w:rFonts w:ascii="Tahoma" w:eastAsia="Tahoma" w:hAnsi="Tahoma" w:cs="Tahoma"/>
            </w:rPr>
          </w:pPr>
          <w:r>
            <w:rPr>
              <w:rFonts w:ascii="Tahoma" w:eastAsia="Tahoma" w:hAnsi="Tahoma" w:cs="Tahoma"/>
            </w:rPr>
            <w:t>A first version of the RAMS characteristics of the product or system is established in the Mid-Term Report. This first version is generally based on similarity with existing products. For the Final Report the RAMS characteristics are refined, reflecting the actual design. They shall at least address a list of safety critical functions, the redundancy philosophy applied, the expected reliability and availability, and, for maintainable systems, an outline of scheduled and non-scheduled maintenance activities.</w:t>
          </w:r>
        </w:p>
      </w:sdtContent>
    </w:sdt>
    <w:sdt>
      <w:sdtPr>
        <w:tag w:val="goog_rdk_2132"/>
        <w:id w:val="2105913004"/>
      </w:sdtPr>
      <w:sdtContent>
        <w:p w14:paraId="000007B1" w14:textId="77777777" w:rsidR="00860220" w:rsidRDefault="00000000" w:rsidP="00A56D3D">
          <w:pPr>
            <w:jc w:val="both"/>
            <w:rPr>
              <w:rFonts w:ascii="Tahoma" w:eastAsia="Tahoma" w:hAnsi="Tahoma" w:cs="Tahoma"/>
            </w:rPr>
          </w:pPr>
        </w:p>
      </w:sdtContent>
    </w:sdt>
    <w:sdt>
      <w:sdtPr>
        <w:tag w:val="goog_rdk_2133"/>
        <w:id w:val="1714160307"/>
      </w:sdtPr>
      <w:sdtContent>
        <w:p w14:paraId="000007B2"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Performance analysis</w:t>
          </w:r>
        </w:p>
      </w:sdtContent>
    </w:sdt>
    <w:sdt>
      <w:sdtPr>
        <w:tag w:val="goog_rdk_2134"/>
        <w:id w:val="-542286176"/>
      </w:sdtPr>
      <w:sdtContent>
        <w:p w14:paraId="000007B3" w14:textId="77777777" w:rsidR="00860220" w:rsidRDefault="00681D0E" w:rsidP="00A56D3D">
          <w:pPr>
            <w:jc w:val="both"/>
            <w:rPr>
              <w:rFonts w:ascii="Tahoma" w:eastAsia="Tahoma" w:hAnsi="Tahoma" w:cs="Tahoma"/>
            </w:rPr>
          </w:pPr>
          <w:r>
            <w:rPr>
              <w:rFonts w:ascii="Tahoma" w:eastAsia="Tahoma" w:hAnsi="Tahoma" w:cs="Tahoma"/>
            </w:rPr>
            <w:t>Performance analysis addresses the quantified performance of the primary functions of the design, and is a major means to show compliance of the design with the requirements imposed on it. Typical analyses are flight profile diagrams, payload-range diagrams, climb performance, noise characteristics, emissions, pointing accuracy, coverage, visiting frequency, mission duration, mass and power need, etc. Standard, discipline specific analysis techniques are used. A first estimate is produced as part of the concept selection process and presented in the Mid Term Report; the final and complete version is included in the Final Report.</w:t>
          </w:r>
        </w:p>
      </w:sdtContent>
    </w:sdt>
    <w:sdt>
      <w:sdtPr>
        <w:tag w:val="goog_rdk_2135"/>
        <w:id w:val="-1978217700"/>
      </w:sdtPr>
      <w:sdtContent>
        <w:p w14:paraId="000007B4" w14:textId="77777777" w:rsidR="00860220" w:rsidRDefault="00000000" w:rsidP="00A56D3D">
          <w:pPr>
            <w:jc w:val="both"/>
            <w:rPr>
              <w:rFonts w:ascii="Tahoma" w:eastAsia="Tahoma" w:hAnsi="Tahoma" w:cs="Tahoma"/>
            </w:rPr>
          </w:pPr>
        </w:p>
      </w:sdtContent>
    </w:sdt>
    <w:sdt>
      <w:sdtPr>
        <w:tag w:val="goog_rdk_2136"/>
        <w:id w:val="1403179895"/>
      </w:sdtPr>
      <w:sdtContent>
        <w:p w14:paraId="000007B5"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Configuration / layout (internal /external)</w:t>
          </w:r>
        </w:p>
      </w:sdtContent>
    </w:sdt>
    <w:sdt>
      <w:sdtPr>
        <w:tag w:val="goog_rdk_2137"/>
        <w:id w:val="-540285924"/>
      </w:sdtPr>
      <w:sdtContent>
        <w:p w14:paraId="000007B6" w14:textId="77777777" w:rsidR="00860220" w:rsidRDefault="00681D0E" w:rsidP="00A56D3D">
          <w:pPr>
            <w:jc w:val="both"/>
            <w:rPr>
              <w:rFonts w:ascii="Tahoma" w:eastAsia="Tahoma" w:hAnsi="Tahoma" w:cs="Tahoma"/>
            </w:rPr>
          </w:pPr>
          <w:r>
            <w:rPr>
              <w:rFonts w:ascii="Tahoma" w:eastAsia="Tahoma" w:hAnsi="Tahoma" w:cs="Tahoma"/>
            </w:rPr>
            <w:t>The configuration / layout shows the physical appearance of the product or system. It is mainly a set of sketches and drawings illustrating the internal and external layout with a short textual explanation. The layout contains also a block diagram identifying the electronic units carried on-board.</w:t>
          </w:r>
        </w:p>
      </w:sdtContent>
    </w:sdt>
    <w:sdt>
      <w:sdtPr>
        <w:tag w:val="goog_rdk_2138"/>
        <w:id w:val="1813061174"/>
      </w:sdtPr>
      <w:sdtContent>
        <w:p w14:paraId="000007B7" w14:textId="77777777" w:rsidR="00860220" w:rsidRDefault="00681D0E" w:rsidP="00A56D3D">
          <w:pPr>
            <w:jc w:val="both"/>
            <w:rPr>
              <w:rFonts w:ascii="Tahoma" w:eastAsia="Tahoma" w:hAnsi="Tahoma" w:cs="Tahoma"/>
            </w:rPr>
          </w:pPr>
          <w:r>
            <w:rPr>
              <w:rFonts w:ascii="Tahoma" w:eastAsia="Tahoma" w:hAnsi="Tahoma" w:cs="Tahoma"/>
            </w:rPr>
            <w:t>A first version is presented in the Mid Term Report, generally for all design options involved in the concept selection, concentrating on those aspects that are essential to provide the trade-off. The final, more detailed, version of the final design is included in the Final Report.</w:t>
          </w:r>
        </w:p>
      </w:sdtContent>
    </w:sdt>
    <w:sdt>
      <w:sdtPr>
        <w:tag w:val="goog_rdk_2139"/>
        <w:id w:val="1020198866"/>
      </w:sdtPr>
      <w:sdtContent>
        <w:p w14:paraId="000007B8" w14:textId="77777777" w:rsidR="00860220" w:rsidRDefault="00000000" w:rsidP="00A56D3D">
          <w:pPr>
            <w:jc w:val="both"/>
            <w:rPr>
              <w:rFonts w:ascii="Tahoma" w:eastAsia="Tahoma" w:hAnsi="Tahoma" w:cs="Tahoma"/>
            </w:rPr>
          </w:pPr>
        </w:p>
      </w:sdtContent>
    </w:sdt>
    <w:sdt>
      <w:sdtPr>
        <w:tag w:val="goog_rdk_2140"/>
        <w:id w:val="-2014841786"/>
      </w:sdtPr>
      <w:sdtContent>
        <w:p w14:paraId="000007B9"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Spacecraft system characteristics</w:t>
          </w:r>
        </w:p>
      </w:sdtContent>
    </w:sdt>
    <w:sdt>
      <w:sdtPr>
        <w:tag w:val="goog_rdk_2141"/>
        <w:id w:val="-1697150785"/>
      </w:sdtPr>
      <w:sdtContent>
        <w:p w14:paraId="000007BA" w14:textId="77777777" w:rsidR="00860220" w:rsidRDefault="00681D0E" w:rsidP="00A56D3D">
          <w:pPr>
            <w:jc w:val="both"/>
            <w:rPr>
              <w:rFonts w:ascii="Tahoma" w:eastAsia="Tahoma" w:hAnsi="Tahoma" w:cs="Tahoma"/>
            </w:rPr>
          </w:pPr>
          <w:r>
            <w:rPr>
              <w:rFonts w:ascii="Tahoma" w:eastAsia="Tahoma" w:hAnsi="Tahoma" w:cs="Tahoma"/>
            </w:rPr>
            <w:t xml:space="preserve">Spacecraft system characteristics include as a minimum the mass, power and propellant budget, command and telemetry data rates, communications link budget, memory size, pointing accuracy, thrust, coverage, visiting frequency, mission duration and profile, ground station selection, launcher selection, decommissioning and de-orbiting, plus the </w:t>
          </w:r>
          <w:proofErr w:type="spellStart"/>
          <w:r>
            <w:rPr>
              <w:rFonts w:ascii="Tahoma" w:eastAsia="Tahoma" w:hAnsi="Tahoma" w:cs="Tahoma"/>
            </w:rPr>
            <w:t>astrodynamic</w:t>
          </w:r>
          <w:proofErr w:type="spellEnd"/>
          <w:r>
            <w:rPr>
              <w:rFonts w:ascii="Tahoma" w:eastAsia="Tahoma" w:hAnsi="Tahoma" w:cs="Tahoma"/>
            </w:rPr>
            <w:t xml:space="preserve"> characteristics described below.</w:t>
          </w:r>
        </w:p>
      </w:sdtContent>
    </w:sdt>
    <w:sdt>
      <w:sdtPr>
        <w:tag w:val="goog_rdk_2142"/>
        <w:id w:val="1692956553"/>
      </w:sdtPr>
      <w:sdtContent>
        <w:p w14:paraId="000007BB" w14:textId="77777777" w:rsidR="00860220" w:rsidRDefault="00681D0E" w:rsidP="00A56D3D">
          <w:pPr>
            <w:jc w:val="both"/>
            <w:rPr>
              <w:rFonts w:ascii="Tahoma" w:eastAsia="Tahoma" w:hAnsi="Tahoma" w:cs="Tahoma"/>
            </w:rPr>
          </w:pPr>
          <w:r>
            <w:rPr>
              <w:rFonts w:ascii="Tahoma" w:eastAsia="Tahoma" w:hAnsi="Tahoma" w:cs="Tahoma"/>
            </w:rPr>
            <w:t>A first, limited version of design driving characteristics is included in the Mid-Term Report, a final, extended version including all relevant characteristics is given in the Final Report.</w:t>
          </w:r>
        </w:p>
      </w:sdtContent>
    </w:sdt>
    <w:sdt>
      <w:sdtPr>
        <w:tag w:val="goog_rdk_2143"/>
        <w:id w:val="1210922357"/>
      </w:sdtPr>
      <w:sdtContent>
        <w:p w14:paraId="000007BC" w14:textId="77777777" w:rsidR="00860220" w:rsidRDefault="00000000" w:rsidP="00A56D3D">
          <w:pPr>
            <w:jc w:val="both"/>
            <w:rPr>
              <w:rFonts w:ascii="Tahoma" w:eastAsia="Tahoma" w:hAnsi="Tahoma" w:cs="Tahoma"/>
            </w:rPr>
          </w:pPr>
        </w:p>
      </w:sdtContent>
    </w:sdt>
    <w:sdt>
      <w:sdtPr>
        <w:tag w:val="goog_rdk_2144"/>
        <w:id w:val="547958754"/>
      </w:sdtPr>
      <w:sdtContent>
        <w:p w14:paraId="000007BD"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Aircraft system characteristics</w:t>
          </w:r>
        </w:p>
      </w:sdtContent>
    </w:sdt>
    <w:sdt>
      <w:sdtPr>
        <w:tag w:val="goog_rdk_2145"/>
        <w:id w:val="1343742962"/>
      </w:sdtPr>
      <w:sdtContent>
        <w:p w14:paraId="000007BE" w14:textId="77777777" w:rsidR="00860220" w:rsidRDefault="00681D0E" w:rsidP="00A56D3D">
          <w:pPr>
            <w:jc w:val="both"/>
            <w:rPr>
              <w:rFonts w:ascii="Tahoma" w:eastAsia="Tahoma" w:hAnsi="Tahoma" w:cs="Tahoma"/>
            </w:rPr>
          </w:pPr>
          <w:r>
            <w:rPr>
              <w:rFonts w:ascii="Tahoma" w:eastAsia="Tahoma" w:hAnsi="Tahoma" w:cs="Tahoma"/>
            </w:rPr>
            <w:t>Aircraft system characteristics include e.g. fuel and hydraulic system layout, auxiliary power estimate, environmental control, etc.</w:t>
          </w:r>
        </w:p>
      </w:sdtContent>
    </w:sdt>
    <w:sdt>
      <w:sdtPr>
        <w:tag w:val="goog_rdk_2146"/>
        <w:id w:val="569857094"/>
      </w:sdtPr>
      <w:sdtContent>
        <w:p w14:paraId="000007BF" w14:textId="77777777" w:rsidR="00860220" w:rsidRDefault="00681D0E" w:rsidP="00A56D3D">
          <w:pPr>
            <w:jc w:val="both"/>
            <w:rPr>
              <w:rFonts w:ascii="Tahoma" w:eastAsia="Tahoma" w:hAnsi="Tahoma" w:cs="Tahoma"/>
            </w:rPr>
          </w:pPr>
          <w:r>
            <w:rPr>
              <w:rFonts w:ascii="Tahoma" w:eastAsia="Tahoma" w:hAnsi="Tahoma" w:cs="Tahoma"/>
            </w:rPr>
            <w:t>A first, limited version of design driving characteristics is included in the Mid-Term Report, a final, extended version including all relevant characteristics is given in the Final Report.</w:t>
          </w:r>
        </w:p>
      </w:sdtContent>
    </w:sdt>
    <w:sdt>
      <w:sdtPr>
        <w:tag w:val="goog_rdk_2147"/>
        <w:id w:val="1545801944"/>
      </w:sdtPr>
      <w:sdtContent>
        <w:p w14:paraId="000007C0" w14:textId="77777777" w:rsidR="00860220" w:rsidRDefault="00000000" w:rsidP="00A56D3D">
          <w:pPr>
            <w:jc w:val="both"/>
            <w:rPr>
              <w:rFonts w:ascii="Tahoma" w:eastAsia="Tahoma" w:hAnsi="Tahoma" w:cs="Tahoma"/>
            </w:rPr>
          </w:pPr>
        </w:p>
      </w:sdtContent>
    </w:sdt>
    <w:sdt>
      <w:sdtPr>
        <w:tag w:val="goog_rdk_2148"/>
        <w:id w:val="2017272161"/>
      </w:sdtPr>
      <w:sdtContent>
        <w:p w14:paraId="000007C1"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Aerodynamic characteristics estimate</w:t>
          </w:r>
        </w:p>
      </w:sdtContent>
    </w:sdt>
    <w:sdt>
      <w:sdtPr>
        <w:tag w:val="goog_rdk_2149"/>
        <w:id w:val="-511299105"/>
      </w:sdtPr>
      <w:sdtContent>
        <w:p w14:paraId="000007C2" w14:textId="77777777" w:rsidR="00860220" w:rsidRDefault="00681D0E" w:rsidP="00A56D3D">
          <w:pPr>
            <w:rPr>
              <w:rFonts w:ascii="Tahoma" w:eastAsia="Tahoma" w:hAnsi="Tahoma" w:cs="Tahoma"/>
            </w:rPr>
          </w:pPr>
          <w:r>
            <w:rPr>
              <w:rFonts w:ascii="Tahoma" w:eastAsia="Tahoma" w:hAnsi="Tahoma" w:cs="Tahoma"/>
            </w:rPr>
            <w:t xml:space="preserve">Aerodynamic characteristics include e.g. lift, drag, aerodynamic moments, drag polar, etc., as well as the selected wing profile (the </w:t>
          </w:r>
          <w:proofErr w:type="spellStart"/>
          <w:r>
            <w:rPr>
              <w:rFonts w:ascii="Tahoma" w:eastAsia="Tahoma" w:hAnsi="Tahoma" w:cs="Tahoma"/>
            </w:rPr>
            <w:t>airfoil</w:t>
          </w:r>
          <w:proofErr w:type="spellEnd"/>
          <w:r>
            <w:rPr>
              <w:rFonts w:ascii="Tahoma" w:eastAsia="Tahoma" w:hAnsi="Tahoma" w:cs="Tahoma"/>
            </w:rPr>
            <w:t>), if applicable. A first estimate of design driving characteristics is included in the Mid-Term Report, a final, extended version including all relevant characteristics is given in the Final Report.</w:t>
          </w:r>
        </w:p>
      </w:sdtContent>
    </w:sdt>
    <w:sdt>
      <w:sdtPr>
        <w:tag w:val="goog_rdk_2150"/>
        <w:id w:val="2061441919"/>
      </w:sdtPr>
      <w:sdtContent>
        <w:p w14:paraId="000007C3" w14:textId="77777777" w:rsidR="00860220" w:rsidRDefault="00000000" w:rsidP="00A56D3D">
          <w:pPr>
            <w:jc w:val="both"/>
            <w:rPr>
              <w:rFonts w:ascii="Tahoma" w:eastAsia="Tahoma" w:hAnsi="Tahoma" w:cs="Tahoma"/>
            </w:rPr>
          </w:pPr>
        </w:p>
      </w:sdtContent>
    </w:sdt>
    <w:sdt>
      <w:sdtPr>
        <w:tag w:val="goog_rdk_2151"/>
        <w:id w:val="420454843"/>
      </w:sdtPr>
      <w:sdtContent>
        <w:p w14:paraId="000007C4"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Structural characteristics</w:t>
          </w:r>
        </w:p>
      </w:sdtContent>
    </w:sdt>
    <w:sdt>
      <w:sdtPr>
        <w:tag w:val="goog_rdk_2152"/>
        <w:id w:val="-662242196"/>
      </w:sdtPr>
      <w:sdtContent>
        <w:p w14:paraId="000007C5" w14:textId="77777777" w:rsidR="00860220" w:rsidRDefault="00681D0E" w:rsidP="00A56D3D">
          <w:pPr>
            <w:jc w:val="both"/>
            <w:rPr>
              <w:rFonts w:ascii="Tahoma" w:eastAsia="Tahoma" w:hAnsi="Tahoma" w:cs="Tahoma"/>
            </w:rPr>
          </w:pPr>
          <w:r>
            <w:rPr>
              <w:rFonts w:ascii="Tahoma" w:eastAsia="Tahoma" w:hAnsi="Tahoma" w:cs="Tahoma"/>
            </w:rPr>
            <w:t>Structural characteristics include e.g. loading diagrams, stresses, bending, flutter, lowest natural frequencies, design loads, etc.</w:t>
          </w:r>
        </w:p>
      </w:sdtContent>
    </w:sdt>
    <w:sdt>
      <w:sdtPr>
        <w:tag w:val="goog_rdk_2153"/>
        <w:id w:val="644778910"/>
      </w:sdtPr>
      <w:sdtContent>
        <w:p w14:paraId="000007C6" w14:textId="77777777" w:rsidR="00860220" w:rsidRDefault="00681D0E" w:rsidP="00A56D3D">
          <w:pPr>
            <w:jc w:val="both"/>
            <w:rPr>
              <w:rFonts w:ascii="Tahoma" w:eastAsia="Tahoma" w:hAnsi="Tahoma" w:cs="Tahoma"/>
            </w:rPr>
          </w:pPr>
          <w:r>
            <w:rPr>
              <w:rFonts w:ascii="Tahoma" w:eastAsia="Tahoma" w:hAnsi="Tahoma" w:cs="Tahoma"/>
            </w:rPr>
            <w:t>A first version of design driving characteristics is included in the Mid-Term Report, a final, extended version including all relevant characteristics is given in the Final Report.</w:t>
          </w:r>
        </w:p>
      </w:sdtContent>
    </w:sdt>
    <w:sdt>
      <w:sdtPr>
        <w:tag w:val="goog_rdk_2154"/>
        <w:id w:val="-2012979306"/>
      </w:sdtPr>
      <w:sdtContent>
        <w:p w14:paraId="000007C7" w14:textId="77777777" w:rsidR="00860220" w:rsidRDefault="00000000" w:rsidP="00A56D3D">
          <w:pPr>
            <w:jc w:val="both"/>
            <w:rPr>
              <w:rFonts w:ascii="Tahoma" w:eastAsia="Tahoma" w:hAnsi="Tahoma" w:cs="Tahoma"/>
            </w:rPr>
          </w:pPr>
        </w:p>
      </w:sdtContent>
    </w:sdt>
    <w:sdt>
      <w:sdtPr>
        <w:tag w:val="goog_rdk_2155"/>
        <w:id w:val="1647932132"/>
      </w:sdtPr>
      <w:sdtContent>
        <w:p w14:paraId="000007C8"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Stability and control characteristics</w:t>
          </w:r>
        </w:p>
      </w:sdtContent>
    </w:sdt>
    <w:sdt>
      <w:sdtPr>
        <w:tag w:val="goog_rdk_2156"/>
        <w:id w:val="-448853732"/>
      </w:sdtPr>
      <w:sdtContent>
        <w:p w14:paraId="000007C9" w14:textId="77777777" w:rsidR="00860220" w:rsidRDefault="00681D0E" w:rsidP="00A56D3D">
          <w:pPr>
            <w:jc w:val="both"/>
            <w:rPr>
              <w:rFonts w:ascii="Tahoma" w:eastAsia="Tahoma" w:hAnsi="Tahoma" w:cs="Tahoma"/>
            </w:rPr>
          </w:pPr>
          <w:r>
            <w:rPr>
              <w:rFonts w:ascii="Tahoma" w:eastAsia="Tahoma" w:hAnsi="Tahoma" w:cs="Tahoma"/>
            </w:rPr>
            <w:t xml:space="preserve">Stability and control characteristics include e.g. control forces, </w:t>
          </w:r>
          <w:proofErr w:type="spellStart"/>
          <w:r>
            <w:rPr>
              <w:rFonts w:ascii="Tahoma" w:eastAsia="Tahoma" w:hAnsi="Tahoma" w:cs="Tahoma"/>
            </w:rPr>
            <w:t>CoM</w:t>
          </w:r>
          <w:proofErr w:type="spellEnd"/>
          <w:r>
            <w:rPr>
              <w:rFonts w:ascii="Tahoma" w:eastAsia="Tahoma" w:hAnsi="Tahoma" w:cs="Tahoma"/>
            </w:rPr>
            <w:t xml:space="preserve"> limits, attitude control torques, momentum storage and unload capacity, disturbance torques, control frequency, etc.</w:t>
          </w:r>
        </w:p>
      </w:sdtContent>
    </w:sdt>
    <w:sdt>
      <w:sdtPr>
        <w:tag w:val="goog_rdk_2157"/>
        <w:id w:val="-1236477094"/>
      </w:sdtPr>
      <w:sdtContent>
        <w:p w14:paraId="000007CA" w14:textId="77777777" w:rsidR="00860220" w:rsidRDefault="00681D0E" w:rsidP="00A56D3D">
          <w:pPr>
            <w:jc w:val="both"/>
            <w:rPr>
              <w:rFonts w:ascii="Tahoma" w:eastAsia="Tahoma" w:hAnsi="Tahoma" w:cs="Tahoma"/>
            </w:rPr>
          </w:pPr>
          <w:r>
            <w:rPr>
              <w:rFonts w:ascii="Tahoma" w:eastAsia="Tahoma" w:hAnsi="Tahoma" w:cs="Tahoma"/>
            </w:rPr>
            <w:t>A first version of design driving characteristics is included in the Mid-Term Report, a final, extended version including all relevant characteristics is given in the Final Report.</w:t>
          </w:r>
        </w:p>
      </w:sdtContent>
    </w:sdt>
    <w:sdt>
      <w:sdtPr>
        <w:tag w:val="goog_rdk_2158"/>
        <w:id w:val="1794405523"/>
      </w:sdtPr>
      <w:sdtContent>
        <w:p w14:paraId="000007CB" w14:textId="77777777" w:rsidR="00860220" w:rsidRDefault="00000000" w:rsidP="00A56D3D">
          <w:pPr>
            <w:jc w:val="both"/>
            <w:rPr>
              <w:rFonts w:ascii="Tahoma" w:eastAsia="Tahoma" w:hAnsi="Tahoma" w:cs="Tahoma"/>
            </w:rPr>
          </w:pPr>
        </w:p>
      </w:sdtContent>
    </w:sdt>
    <w:sdt>
      <w:sdtPr>
        <w:tag w:val="goog_rdk_2159"/>
        <w:id w:val="-1907752362"/>
      </w:sdtPr>
      <w:sdtContent>
        <w:p w14:paraId="000007CC" w14:textId="77777777" w:rsidR="00860220" w:rsidRDefault="00681D0E" w:rsidP="00A56D3D">
          <w:pPr>
            <w:numPr>
              <w:ilvl w:val="0"/>
              <w:numId w:val="28"/>
            </w:numPr>
            <w:ind w:left="0" w:firstLine="0"/>
            <w:jc w:val="both"/>
            <w:rPr>
              <w:rFonts w:ascii="Tahoma" w:eastAsia="Tahoma" w:hAnsi="Tahoma" w:cs="Tahoma"/>
              <w:b/>
              <w:i/>
            </w:rPr>
          </w:pPr>
          <w:r>
            <w:rPr>
              <w:rFonts w:ascii="Tahoma" w:eastAsia="Tahoma" w:hAnsi="Tahoma" w:cs="Tahoma"/>
              <w:b/>
              <w:i/>
            </w:rPr>
            <w:t>Material characteristics</w:t>
          </w:r>
        </w:p>
      </w:sdtContent>
    </w:sdt>
    <w:sdt>
      <w:sdtPr>
        <w:tag w:val="goog_rdk_2160"/>
        <w:id w:val="-408852743"/>
      </w:sdtPr>
      <w:sdtContent>
        <w:p w14:paraId="000007CD" w14:textId="77777777" w:rsidR="00860220" w:rsidRDefault="00681D0E" w:rsidP="00A56D3D">
          <w:pPr>
            <w:jc w:val="both"/>
            <w:rPr>
              <w:rFonts w:ascii="Tahoma" w:eastAsia="Tahoma" w:hAnsi="Tahoma" w:cs="Tahoma"/>
            </w:rPr>
          </w:pPr>
          <w:r>
            <w:rPr>
              <w:rFonts w:ascii="Tahoma" w:eastAsia="Tahoma" w:hAnsi="Tahoma" w:cs="Tahoma"/>
            </w:rPr>
            <w:t>The material characteristics include e.g. yield, ultimate, fatigue, etc., and should be specified for all applicable materials. In addition, the location of the applicable materials for system/sub-systems should be specified. A first version of design driving characteristics is included in the Mid-Term Report, a final, extended version including all relevant characteristics is given in the Final Report.</w:t>
          </w:r>
        </w:p>
      </w:sdtContent>
    </w:sdt>
    <w:sdt>
      <w:sdtPr>
        <w:tag w:val="goog_rdk_2161"/>
        <w:id w:val="-1030256294"/>
      </w:sdtPr>
      <w:sdtContent>
        <w:p w14:paraId="000007CE" w14:textId="77777777" w:rsidR="00860220" w:rsidRDefault="00000000" w:rsidP="00A56D3D">
          <w:pPr>
            <w:jc w:val="both"/>
            <w:rPr>
              <w:rFonts w:ascii="Tahoma" w:eastAsia="Tahoma" w:hAnsi="Tahoma" w:cs="Tahoma"/>
            </w:rPr>
          </w:pPr>
        </w:p>
      </w:sdtContent>
    </w:sdt>
    <w:sdt>
      <w:sdtPr>
        <w:tag w:val="goog_rdk_2162"/>
        <w:id w:val="-1603180110"/>
      </w:sdtPr>
      <w:sdtContent>
        <w:p w14:paraId="000007CF" w14:textId="77777777" w:rsidR="00860220" w:rsidRDefault="00681D0E" w:rsidP="00A56D3D">
          <w:pPr>
            <w:numPr>
              <w:ilvl w:val="0"/>
              <w:numId w:val="28"/>
            </w:numPr>
            <w:ind w:left="0" w:firstLine="0"/>
            <w:jc w:val="both"/>
            <w:rPr>
              <w:rFonts w:ascii="Tahoma" w:eastAsia="Tahoma" w:hAnsi="Tahoma" w:cs="Tahoma"/>
              <w:b/>
              <w:i/>
            </w:rPr>
          </w:pPr>
          <w:proofErr w:type="spellStart"/>
          <w:r>
            <w:rPr>
              <w:rFonts w:ascii="Tahoma" w:eastAsia="Tahoma" w:hAnsi="Tahoma" w:cs="Tahoma"/>
              <w:b/>
              <w:i/>
            </w:rPr>
            <w:t>Astrodynamic</w:t>
          </w:r>
          <w:proofErr w:type="spellEnd"/>
          <w:r>
            <w:rPr>
              <w:rFonts w:ascii="Tahoma" w:eastAsia="Tahoma" w:hAnsi="Tahoma" w:cs="Tahoma"/>
              <w:b/>
              <w:i/>
            </w:rPr>
            <w:t xml:space="preserve"> characteristics</w:t>
          </w:r>
        </w:p>
      </w:sdtContent>
    </w:sdt>
    <w:sdt>
      <w:sdtPr>
        <w:tag w:val="goog_rdk_2163"/>
        <w:id w:val="-1441992482"/>
      </w:sdtPr>
      <w:sdtEndPr>
        <w:rPr>
          <w:rFonts w:ascii="Tahoma" w:hAnsi="Tahoma" w:cs="Tahoma"/>
        </w:rPr>
      </w:sdtEndPr>
      <w:sdtContent>
        <w:p w14:paraId="000007D0" w14:textId="77777777" w:rsidR="00860220" w:rsidRPr="0089314C" w:rsidRDefault="00000000" w:rsidP="00A56D3D">
          <w:pPr>
            <w:jc w:val="both"/>
            <w:rPr>
              <w:rFonts w:ascii="Tahoma" w:eastAsia="Tahoma" w:hAnsi="Tahoma" w:cs="Tahoma"/>
            </w:rPr>
          </w:pPr>
          <w:sdt>
            <w:sdtPr>
              <w:tag w:val="goog_rdk_2164"/>
              <w:id w:val="516662464"/>
            </w:sdtPr>
            <w:sdtEndPr>
              <w:rPr>
                <w:rFonts w:ascii="Tahoma" w:hAnsi="Tahoma" w:cs="Tahoma"/>
              </w:rPr>
            </w:sdtEndPr>
            <w:sdtContent>
              <w:proofErr w:type="spellStart"/>
              <w:r w:rsidR="00681D0E" w:rsidRPr="0089314C">
                <w:rPr>
                  <w:rFonts w:ascii="Tahoma" w:eastAsia="Arial Unicode MS" w:hAnsi="Tahoma" w:cs="Tahoma"/>
                </w:rPr>
                <w:t>Astrodynamic</w:t>
              </w:r>
              <w:proofErr w:type="spellEnd"/>
              <w:r w:rsidR="00681D0E" w:rsidRPr="0089314C">
                <w:rPr>
                  <w:rFonts w:ascii="Tahoma" w:eastAsia="Arial Unicode MS" w:hAnsi="Tahoma" w:cs="Tahoma"/>
                </w:rPr>
                <w:t xml:space="preserve"> characteristics include the orbit, trajectory, decay rate, ∆V-budget, coverage and visibility, mission duration, etc. Generally they play a large role in the establishment of the requirements, the design option selection and the final mission design.</w:t>
              </w:r>
            </w:sdtContent>
          </w:sdt>
        </w:p>
      </w:sdtContent>
    </w:sdt>
    <w:sdt>
      <w:sdtPr>
        <w:tag w:val="goog_rdk_2165"/>
        <w:id w:val="-334223385"/>
      </w:sdtPr>
      <w:sdtContent>
        <w:p w14:paraId="000007D1" w14:textId="77777777" w:rsidR="00860220" w:rsidRDefault="00681D0E" w:rsidP="00A56D3D">
          <w:pPr>
            <w:jc w:val="both"/>
            <w:rPr>
              <w:rFonts w:ascii="Tahoma" w:eastAsia="Tahoma" w:hAnsi="Tahoma" w:cs="Tahoma"/>
            </w:rPr>
          </w:pPr>
          <w:r>
            <w:rPr>
              <w:rFonts w:ascii="Tahoma" w:eastAsia="Tahoma" w:hAnsi="Tahoma" w:cs="Tahoma"/>
            </w:rPr>
            <w:t xml:space="preserve">A first version, as far as needed for the sizing of the system, is presented in the Baseline Report. The Mid-Term Report presents for all options and the selected design the characteristic properties, while the Final Report contains the final, detailed description of the </w:t>
          </w:r>
          <w:proofErr w:type="spellStart"/>
          <w:r>
            <w:rPr>
              <w:rFonts w:ascii="Tahoma" w:eastAsia="Tahoma" w:hAnsi="Tahoma" w:cs="Tahoma"/>
            </w:rPr>
            <w:t>astrodynamic</w:t>
          </w:r>
          <w:proofErr w:type="spellEnd"/>
          <w:r>
            <w:rPr>
              <w:rFonts w:ascii="Tahoma" w:eastAsia="Tahoma" w:hAnsi="Tahoma" w:cs="Tahoma"/>
            </w:rPr>
            <w:t xml:space="preserve"> characteristics.</w:t>
          </w:r>
        </w:p>
      </w:sdtContent>
    </w:sdt>
    <w:sdt>
      <w:sdtPr>
        <w:tag w:val="goog_rdk_2166"/>
        <w:id w:val="451448070"/>
      </w:sdtPr>
      <w:sdtContent>
        <w:p w14:paraId="000007D2" w14:textId="77777777" w:rsidR="00860220" w:rsidRDefault="00000000" w:rsidP="00A56D3D">
          <w:pPr>
            <w:jc w:val="both"/>
            <w:rPr>
              <w:rFonts w:ascii="Tahoma" w:eastAsia="Tahoma" w:hAnsi="Tahoma" w:cs="Tahoma"/>
            </w:rPr>
          </w:pPr>
        </w:p>
      </w:sdtContent>
    </w:sdt>
    <w:sdt>
      <w:sdtPr>
        <w:tag w:val="goog_rdk_2167"/>
        <w:id w:val="-1978291426"/>
      </w:sdtPr>
      <w:sdtContent>
        <w:p w14:paraId="000007D3" w14:textId="77777777" w:rsidR="00860220" w:rsidRDefault="00681D0E" w:rsidP="00A56D3D">
          <w:pPr>
            <w:keepNext/>
            <w:keepLines/>
            <w:pBdr>
              <w:top w:val="nil"/>
              <w:left w:val="nil"/>
              <w:bottom w:val="nil"/>
              <w:right w:val="nil"/>
              <w:between w:val="nil"/>
            </w:pBdr>
            <w:spacing w:before="360" w:after="360"/>
            <w:rPr>
              <w:rFonts w:ascii="Tahoma" w:eastAsia="Tahoma" w:hAnsi="Tahoma" w:cs="Tahoma"/>
              <w:b/>
              <w:color w:val="000000"/>
              <w:sz w:val="28"/>
              <w:szCs w:val="28"/>
            </w:rPr>
          </w:pPr>
          <w:r>
            <w:br w:type="page"/>
          </w:r>
          <w:r>
            <w:rPr>
              <w:rFonts w:ascii="Tahoma" w:eastAsia="Tahoma" w:hAnsi="Tahoma" w:cs="Tahoma"/>
              <w:b/>
              <w:color w:val="000000"/>
              <w:sz w:val="28"/>
              <w:szCs w:val="28"/>
            </w:rPr>
            <w:lastRenderedPageBreak/>
            <w:t>Appendix D: Format of Reference List</w:t>
          </w:r>
        </w:p>
      </w:sdtContent>
    </w:sdt>
    <w:sdt>
      <w:sdtPr>
        <w:tag w:val="goog_rdk_2168"/>
        <w:id w:val="-155838820"/>
      </w:sdtPr>
      <w:sdtContent>
        <w:p w14:paraId="000007D4" w14:textId="77777777" w:rsidR="00860220" w:rsidRDefault="00681D0E" w:rsidP="00A56D3D">
          <w:pPr>
            <w:pBdr>
              <w:top w:val="nil"/>
              <w:left w:val="nil"/>
              <w:bottom w:val="nil"/>
              <w:right w:val="nil"/>
              <w:between w:val="nil"/>
            </w:pBdr>
            <w:spacing w:before="240"/>
            <w:jc w:val="both"/>
            <w:rPr>
              <w:rFonts w:ascii="Tahoma" w:eastAsia="Tahoma" w:hAnsi="Tahoma" w:cs="Tahoma"/>
              <w:i/>
              <w:color w:val="000000"/>
            </w:rPr>
          </w:pPr>
          <w:r>
            <w:rPr>
              <w:rFonts w:ascii="Tahoma" w:eastAsia="Tahoma" w:hAnsi="Tahoma" w:cs="Tahoma"/>
              <w:i/>
              <w:color w:val="000000"/>
            </w:rPr>
            <w:t>Periodicals</w:t>
          </w:r>
        </w:p>
      </w:sdtContent>
    </w:sdt>
    <w:sdt>
      <w:sdtPr>
        <w:tag w:val="goog_rdk_2169"/>
        <w:id w:val="-1275002619"/>
      </w:sdtPr>
      <w:sdtContent>
        <w:p w14:paraId="000007D5" w14:textId="77777777" w:rsidR="00860220" w:rsidRDefault="00681D0E" w:rsidP="00A56D3D">
          <w:pPr>
            <w:pBdr>
              <w:top w:val="nil"/>
              <w:left w:val="nil"/>
              <w:bottom w:val="nil"/>
              <w:right w:val="nil"/>
              <w:between w:val="nil"/>
            </w:pBdr>
            <w:jc w:val="both"/>
            <w:rPr>
              <w:rFonts w:ascii="Tahoma" w:eastAsia="Tahoma" w:hAnsi="Tahoma" w:cs="Tahoma"/>
              <w:color w:val="000000"/>
              <w:sz w:val="18"/>
              <w:szCs w:val="18"/>
            </w:rPr>
          </w:pPr>
          <w:r>
            <w:rPr>
              <w:rFonts w:ascii="Tahoma" w:eastAsia="Tahoma" w:hAnsi="Tahoma" w:cs="Tahoma"/>
              <w:color w:val="000000"/>
              <w:sz w:val="18"/>
              <w:szCs w:val="18"/>
            </w:rPr>
            <w:t>[1]</w:t>
          </w:r>
          <w:r>
            <w:rPr>
              <w:rFonts w:ascii="Tahoma" w:eastAsia="Tahoma" w:hAnsi="Tahoma" w:cs="Tahoma"/>
              <w:color w:val="000000"/>
              <w:sz w:val="18"/>
              <w:szCs w:val="18"/>
            </w:rPr>
            <w:tab/>
          </w:r>
          <w:proofErr w:type="spellStart"/>
          <w:r>
            <w:rPr>
              <w:rFonts w:ascii="Tahoma" w:eastAsia="Tahoma" w:hAnsi="Tahoma" w:cs="Tahoma"/>
              <w:color w:val="000000"/>
              <w:sz w:val="18"/>
              <w:szCs w:val="18"/>
            </w:rPr>
            <w:t>Vatistas</w:t>
          </w:r>
          <w:proofErr w:type="spellEnd"/>
          <w:r>
            <w:rPr>
              <w:rFonts w:ascii="Tahoma" w:eastAsia="Tahoma" w:hAnsi="Tahoma" w:cs="Tahoma"/>
              <w:color w:val="000000"/>
              <w:sz w:val="18"/>
              <w:szCs w:val="18"/>
            </w:rPr>
            <w:t xml:space="preserve">, G. H., Lin, S., and Kwok, C. K., “Reverse Flow Radius in Vortex Chambers,” </w:t>
          </w:r>
          <w:r>
            <w:rPr>
              <w:rFonts w:ascii="Tahoma" w:eastAsia="Tahoma" w:hAnsi="Tahoma" w:cs="Tahoma"/>
              <w:i/>
              <w:color w:val="000000"/>
              <w:sz w:val="18"/>
              <w:szCs w:val="18"/>
            </w:rPr>
            <w:t>AIAA Journal</w:t>
          </w:r>
          <w:r>
            <w:rPr>
              <w:rFonts w:ascii="Tahoma" w:eastAsia="Tahoma" w:hAnsi="Tahoma" w:cs="Tahoma"/>
              <w:color w:val="000000"/>
              <w:sz w:val="18"/>
              <w:szCs w:val="18"/>
            </w:rPr>
            <w:t>, Vol. 24, No. 11, 1986, pp. 1872, 1873.</w:t>
          </w:r>
        </w:p>
      </w:sdtContent>
    </w:sdt>
    <w:sdt>
      <w:sdtPr>
        <w:tag w:val="goog_rdk_2170"/>
        <w:id w:val="2027442639"/>
      </w:sdtPr>
      <w:sdtContent>
        <w:p w14:paraId="000007D6" w14:textId="77777777" w:rsidR="00860220" w:rsidRDefault="00681D0E" w:rsidP="00A56D3D">
          <w:pPr>
            <w:pBdr>
              <w:top w:val="nil"/>
              <w:left w:val="nil"/>
              <w:bottom w:val="nil"/>
              <w:right w:val="nil"/>
              <w:between w:val="nil"/>
            </w:pBdr>
            <w:jc w:val="both"/>
            <w:rPr>
              <w:rFonts w:ascii="Tahoma" w:eastAsia="Tahoma" w:hAnsi="Tahoma" w:cs="Tahoma"/>
              <w:color w:val="000000"/>
              <w:sz w:val="18"/>
              <w:szCs w:val="18"/>
            </w:rPr>
          </w:pPr>
          <w:r>
            <w:rPr>
              <w:rFonts w:ascii="Tahoma" w:eastAsia="Tahoma" w:hAnsi="Tahoma" w:cs="Tahoma"/>
              <w:color w:val="000000"/>
              <w:sz w:val="18"/>
              <w:szCs w:val="18"/>
            </w:rPr>
            <w:t>[2]</w:t>
          </w:r>
          <w:r>
            <w:rPr>
              <w:rFonts w:ascii="Tahoma" w:eastAsia="Tahoma" w:hAnsi="Tahoma" w:cs="Tahoma"/>
              <w:color w:val="000000"/>
              <w:sz w:val="18"/>
              <w:szCs w:val="18"/>
            </w:rPr>
            <w:tab/>
          </w:r>
          <w:proofErr w:type="spellStart"/>
          <w:r>
            <w:rPr>
              <w:rFonts w:ascii="Tahoma" w:eastAsia="Tahoma" w:hAnsi="Tahoma" w:cs="Tahoma"/>
              <w:color w:val="000000"/>
              <w:sz w:val="18"/>
              <w:szCs w:val="18"/>
            </w:rPr>
            <w:t>Dornheim</w:t>
          </w:r>
          <w:proofErr w:type="spellEnd"/>
          <w:r>
            <w:rPr>
              <w:rFonts w:ascii="Tahoma" w:eastAsia="Tahoma" w:hAnsi="Tahoma" w:cs="Tahoma"/>
              <w:color w:val="000000"/>
              <w:sz w:val="18"/>
              <w:szCs w:val="18"/>
            </w:rPr>
            <w:t xml:space="preserve">, M. A., “Planetary Flight Surge Faces Budget Realities,” </w:t>
          </w:r>
          <w:r>
            <w:rPr>
              <w:rFonts w:ascii="Tahoma" w:eastAsia="Tahoma" w:hAnsi="Tahoma" w:cs="Tahoma"/>
              <w:i/>
              <w:color w:val="000000"/>
              <w:sz w:val="18"/>
              <w:szCs w:val="18"/>
            </w:rPr>
            <w:t>Aviation Week and Space Technology</w:t>
          </w:r>
          <w:r>
            <w:rPr>
              <w:rFonts w:ascii="Tahoma" w:eastAsia="Tahoma" w:hAnsi="Tahoma" w:cs="Tahoma"/>
              <w:color w:val="000000"/>
              <w:sz w:val="18"/>
              <w:szCs w:val="18"/>
            </w:rPr>
            <w:t>, Vol. 145, No. 24, 9 Dec. 1996, pp. 44–46.</w:t>
          </w:r>
        </w:p>
      </w:sdtContent>
    </w:sdt>
    <w:sdt>
      <w:sdtPr>
        <w:tag w:val="goog_rdk_2171"/>
        <w:id w:val="-1238545140"/>
      </w:sdtPr>
      <w:sdtContent>
        <w:p w14:paraId="000007D7" w14:textId="77777777" w:rsidR="00860220" w:rsidRDefault="00681D0E" w:rsidP="00A56D3D">
          <w:pPr>
            <w:pBdr>
              <w:top w:val="nil"/>
              <w:left w:val="nil"/>
              <w:bottom w:val="nil"/>
              <w:right w:val="nil"/>
              <w:between w:val="nil"/>
            </w:pBdr>
            <w:jc w:val="both"/>
            <w:rPr>
              <w:rFonts w:ascii="Tahoma" w:eastAsia="Tahoma" w:hAnsi="Tahoma" w:cs="Tahoma"/>
              <w:color w:val="000000"/>
              <w:sz w:val="18"/>
              <w:szCs w:val="18"/>
            </w:rPr>
          </w:pPr>
          <w:r>
            <w:rPr>
              <w:rFonts w:ascii="Tahoma" w:eastAsia="Tahoma" w:hAnsi="Tahoma" w:cs="Tahoma"/>
              <w:color w:val="000000"/>
              <w:sz w:val="18"/>
              <w:szCs w:val="18"/>
            </w:rPr>
            <w:t>[3]</w:t>
          </w:r>
          <w:r>
            <w:rPr>
              <w:rFonts w:ascii="Tahoma" w:eastAsia="Tahoma" w:hAnsi="Tahoma" w:cs="Tahoma"/>
              <w:color w:val="000000"/>
              <w:sz w:val="18"/>
              <w:szCs w:val="18"/>
            </w:rPr>
            <w:tab/>
          </w:r>
          <w:proofErr w:type="spellStart"/>
          <w:r>
            <w:rPr>
              <w:rFonts w:ascii="Tahoma" w:eastAsia="Tahoma" w:hAnsi="Tahoma" w:cs="Tahoma"/>
              <w:color w:val="000000"/>
              <w:sz w:val="18"/>
              <w:szCs w:val="18"/>
            </w:rPr>
            <w:t>Terster</w:t>
          </w:r>
          <w:proofErr w:type="spellEnd"/>
          <w:r>
            <w:rPr>
              <w:rFonts w:ascii="Tahoma" w:eastAsia="Tahoma" w:hAnsi="Tahoma" w:cs="Tahoma"/>
              <w:color w:val="000000"/>
              <w:sz w:val="18"/>
              <w:szCs w:val="18"/>
            </w:rPr>
            <w:t xml:space="preserve">, W., “NASA Considers Switch to Delta 2,” </w:t>
          </w:r>
          <w:r>
            <w:rPr>
              <w:rFonts w:ascii="Tahoma" w:eastAsia="Tahoma" w:hAnsi="Tahoma" w:cs="Tahoma"/>
              <w:i/>
              <w:color w:val="000000"/>
              <w:sz w:val="18"/>
              <w:szCs w:val="18"/>
            </w:rPr>
            <w:t>Space News</w:t>
          </w:r>
          <w:r>
            <w:rPr>
              <w:rFonts w:ascii="Tahoma" w:eastAsia="Tahoma" w:hAnsi="Tahoma" w:cs="Tahoma"/>
              <w:color w:val="000000"/>
              <w:sz w:val="18"/>
              <w:szCs w:val="18"/>
            </w:rPr>
            <w:t>, Vol. 8, No. 2, 13–19 Jan. 1997, pp. 1, 18.</w:t>
          </w:r>
        </w:p>
      </w:sdtContent>
    </w:sdt>
    <w:sdt>
      <w:sdtPr>
        <w:tag w:val="goog_rdk_2172"/>
        <w:id w:val="312603859"/>
      </w:sdtPr>
      <w:sdtContent>
        <w:p w14:paraId="000007D8" w14:textId="77777777" w:rsidR="00860220" w:rsidRDefault="00681D0E" w:rsidP="00A56D3D">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rPr>
            <w:t>All of the preceding information is required. The journal issue number (“No. 11” in Ref. 1) is preferred, but the month (Nov.) can be substituted if the issue number is not available. Use the complete date for daily and weekly publications. Transactions follow the same style as other journals.</w:t>
          </w:r>
        </w:p>
      </w:sdtContent>
    </w:sdt>
    <w:sdt>
      <w:sdtPr>
        <w:tag w:val="goog_rdk_2173"/>
        <w:id w:val="-1183355707"/>
      </w:sdtPr>
      <w:sdtContent>
        <w:p w14:paraId="000007D9" w14:textId="77777777" w:rsidR="00860220" w:rsidRDefault="00681D0E" w:rsidP="00A56D3D">
          <w:pPr>
            <w:pBdr>
              <w:top w:val="nil"/>
              <w:left w:val="nil"/>
              <w:bottom w:val="nil"/>
              <w:right w:val="nil"/>
              <w:between w:val="nil"/>
            </w:pBdr>
            <w:spacing w:before="240"/>
            <w:jc w:val="both"/>
            <w:rPr>
              <w:rFonts w:ascii="Tahoma" w:eastAsia="Tahoma" w:hAnsi="Tahoma" w:cs="Tahoma"/>
              <w:color w:val="000000"/>
            </w:rPr>
          </w:pPr>
          <w:r>
            <w:rPr>
              <w:rFonts w:ascii="Tahoma" w:eastAsia="Tahoma" w:hAnsi="Tahoma" w:cs="Tahoma"/>
              <w:i/>
              <w:color w:val="000000"/>
            </w:rPr>
            <w:t>Books</w:t>
          </w:r>
        </w:p>
      </w:sdtContent>
    </w:sdt>
    <w:sdt>
      <w:sdtPr>
        <w:tag w:val="goog_rdk_2174"/>
        <w:id w:val="592593893"/>
      </w:sdtPr>
      <w:sdtContent>
        <w:p w14:paraId="000007DA" w14:textId="77777777" w:rsidR="00860220" w:rsidRDefault="00681D0E" w:rsidP="00A56D3D">
          <w:pPr>
            <w:pBdr>
              <w:top w:val="nil"/>
              <w:left w:val="nil"/>
              <w:bottom w:val="nil"/>
              <w:right w:val="nil"/>
              <w:between w:val="nil"/>
            </w:pBdr>
            <w:jc w:val="both"/>
            <w:rPr>
              <w:rFonts w:ascii="Tahoma" w:eastAsia="Tahoma" w:hAnsi="Tahoma" w:cs="Tahoma"/>
              <w:color w:val="000000"/>
              <w:sz w:val="18"/>
              <w:szCs w:val="18"/>
            </w:rPr>
          </w:pPr>
          <w:r>
            <w:rPr>
              <w:rFonts w:ascii="Tahoma" w:eastAsia="Tahoma" w:hAnsi="Tahoma" w:cs="Tahoma"/>
              <w:color w:val="000000"/>
              <w:sz w:val="18"/>
              <w:szCs w:val="18"/>
            </w:rPr>
            <w:t>[4]</w:t>
          </w:r>
          <w:r>
            <w:rPr>
              <w:rFonts w:ascii="Tahoma" w:eastAsia="Tahoma" w:hAnsi="Tahoma" w:cs="Tahoma"/>
              <w:color w:val="000000"/>
              <w:sz w:val="18"/>
              <w:szCs w:val="18"/>
            </w:rPr>
            <w:tab/>
            <w:t xml:space="preserve">Peyret, R., and Taylor, T. D., </w:t>
          </w:r>
          <w:r>
            <w:rPr>
              <w:rFonts w:ascii="Tahoma" w:eastAsia="Tahoma" w:hAnsi="Tahoma" w:cs="Tahoma"/>
              <w:i/>
              <w:color w:val="000000"/>
              <w:sz w:val="18"/>
              <w:szCs w:val="18"/>
            </w:rPr>
            <w:t>Computational Methods in Fluid Flow</w:t>
          </w:r>
          <w:r>
            <w:rPr>
              <w:rFonts w:ascii="Tahoma" w:eastAsia="Tahoma" w:hAnsi="Tahoma" w:cs="Tahoma"/>
              <w:color w:val="000000"/>
              <w:sz w:val="18"/>
              <w:szCs w:val="18"/>
            </w:rPr>
            <w:t>, 2</w:t>
          </w:r>
          <w:r>
            <w:rPr>
              <w:rFonts w:ascii="Tahoma" w:eastAsia="Tahoma" w:hAnsi="Tahoma" w:cs="Tahoma"/>
              <w:color w:val="000000"/>
              <w:sz w:val="18"/>
              <w:szCs w:val="18"/>
              <w:vertAlign w:val="superscript"/>
            </w:rPr>
            <w:t>nd</w:t>
          </w:r>
          <w:r>
            <w:rPr>
              <w:rFonts w:ascii="Tahoma" w:eastAsia="Tahoma" w:hAnsi="Tahoma" w:cs="Tahoma"/>
              <w:color w:val="000000"/>
              <w:sz w:val="18"/>
              <w:szCs w:val="18"/>
            </w:rPr>
            <w:t xml:space="preserve"> ed., Springer-Verlag, New York, 1983, Chaps. 7, 14.</w:t>
          </w:r>
        </w:p>
      </w:sdtContent>
    </w:sdt>
    <w:sdt>
      <w:sdtPr>
        <w:tag w:val="goog_rdk_2175"/>
        <w:id w:val="9190973"/>
      </w:sdtPr>
      <w:sdtContent>
        <w:p w14:paraId="000007DB" w14:textId="77777777" w:rsidR="00860220" w:rsidRDefault="00681D0E" w:rsidP="00A56D3D">
          <w:pPr>
            <w:pBdr>
              <w:top w:val="nil"/>
              <w:left w:val="nil"/>
              <w:bottom w:val="nil"/>
              <w:right w:val="nil"/>
              <w:between w:val="nil"/>
            </w:pBdr>
            <w:jc w:val="both"/>
            <w:rPr>
              <w:rFonts w:ascii="Tahoma" w:eastAsia="Tahoma" w:hAnsi="Tahoma" w:cs="Tahoma"/>
              <w:color w:val="000000"/>
              <w:sz w:val="18"/>
              <w:szCs w:val="18"/>
            </w:rPr>
          </w:pPr>
          <w:r>
            <w:rPr>
              <w:rFonts w:ascii="Tahoma" w:eastAsia="Tahoma" w:hAnsi="Tahoma" w:cs="Tahoma"/>
              <w:color w:val="000000"/>
              <w:sz w:val="18"/>
              <w:szCs w:val="18"/>
            </w:rPr>
            <w:t>[5]</w:t>
          </w:r>
          <w:r>
            <w:rPr>
              <w:rFonts w:ascii="Tahoma" w:eastAsia="Tahoma" w:hAnsi="Tahoma" w:cs="Tahoma"/>
              <w:color w:val="000000"/>
              <w:sz w:val="18"/>
              <w:szCs w:val="18"/>
            </w:rPr>
            <w:tab/>
            <w:t xml:space="preserve">Oates, G. C. (ed.), </w:t>
          </w:r>
          <w:r>
            <w:rPr>
              <w:rFonts w:ascii="Tahoma" w:eastAsia="Tahoma" w:hAnsi="Tahoma" w:cs="Tahoma"/>
              <w:i/>
              <w:color w:val="000000"/>
              <w:sz w:val="18"/>
              <w:szCs w:val="18"/>
            </w:rPr>
            <w:t>Aerothermodynamics of Gas Turbine and Rocket Propulsion</w:t>
          </w:r>
          <w:r>
            <w:rPr>
              <w:rFonts w:ascii="Tahoma" w:eastAsia="Tahoma" w:hAnsi="Tahoma" w:cs="Tahoma"/>
              <w:color w:val="000000"/>
              <w:sz w:val="18"/>
              <w:szCs w:val="18"/>
            </w:rPr>
            <w:t>, AIAA Education Series, AIAA, New York, 1984, pp. 19, 136.</w:t>
          </w:r>
        </w:p>
      </w:sdtContent>
    </w:sdt>
    <w:sdt>
      <w:sdtPr>
        <w:tag w:val="goog_rdk_2176"/>
        <w:id w:val="191809805"/>
      </w:sdtPr>
      <w:sdtContent>
        <w:p w14:paraId="000007DC" w14:textId="77777777" w:rsidR="00860220" w:rsidRDefault="00681D0E" w:rsidP="00A56D3D">
          <w:pPr>
            <w:pBdr>
              <w:top w:val="nil"/>
              <w:left w:val="nil"/>
              <w:bottom w:val="nil"/>
              <w:right w:val="nil"/>
              <w:between w:val="nil"/>
            </w:pBdr>
            <w:jc w:val="both"/>
            <w:rPr>
              <w:rFonts w:ascii="Tahoma" w:eastAsia="Tahoma" w:hAnsi="Tahoma" w:cs="Tahoma"/>
              <w:color w:val="000000"/>
              <w:sz w:val="18"/>
              <w:szCs w:val="18"/>
            </w:rPr>
          </w:pPr>
          <w:r>
            <w:rPr>
              <w:rFonts w:ascii="Tahoma" w:eastAsia="Tahoma" w:hAnsi="Tahoma" w:cs="Tahoma"/>
              <w:color w:val="000000"/>
              <w:sz w:val="18"/>
              <w:szCs w:val="18"/>
            </w:rPr>
            <w:t>[6]</w:t>
          </w:r>
          <w:r>
            <w:rPr>
              <w:rFonts w:ascii="Tahoma" w:eastAsia="Tahoma" w:hAnsi="Tahoma" w:cs="Tahoma"/>
              <w:color w:val="000000"/>
              <w:sz w:val="18"/>
              <w:szCs w:val="18"/>
            </w:rPr>
            <w:tab/>
            <w:t xml:space="preserve">Volpe, R., “Techniques for Collision Prevention, Impact Stability, and Force Control by Space Manipulators,” </w:t>
          </w:r>
          <w:r>
            <w:rPr>
              <w:rFonts w:ascii="Tahoma" w:eastAsia="Tahoma" w:hAnsi="Tahoma" w:cs="Tahoma"/>
              <w:i/>
              <w:color w:val="000000"/>
              <w:sz w:val="18"/>
              <w:szCs w:val="18"/>
            </w:rPr>
            <w:t>Teleoperation and Robotics in Space</w:t>
          </w:r>
          <w:r>
            <w:rPr>
              <w:rFonts w:ascii="Tahoma" w:eastAsia="Tahoma" w:hAnsi="Tahoma" w:cs="Tahoma"/>
              <w:color w:val="000000"/>
              <w:sz w:val="18"/>
              <w:szCs w:val="18"/>
            </w:rPr>
            <w:t>, edited by S. B. Skaar and C. F. Ruoff, Progress in Astronautics and Aeronautics, AIAA, Washington, DC, 1994, pp. 175–212.</w:t>
          </w:r>
        </w:p>
      </w:sdtContent>
    </w:sdt>
    <w:sdt>
      <w:sdtPr>
        <w:tag w:val="goog_rdk_2177"/>
        <w:id w:val="1756396142"/>
      </w:sdtPr>
      <w:sdtContent>
        <w:p w14:paraId="000007DD" w14:textId="77777777" w:rsidR="00860220" w:rsidRDefault="00681D0E" w:rsidP="00A56D3D">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rPr>
            <w:t>Publisher, place, and date of publication are required for all books. No state or country is required for major cities: New York, London, Moscow, etc. A differentiation must always be made between Cambridge, MA, and Cambridge, England, UK. Note that series titles are in Roman type.</w:t>
          </w:r>
        </w:p>
      </w:sdtContent>
    </w:sdt>
    <w:sdt>
      <w:sdtPr>
        <w:tag w:val="goog_rdk_2178"/>
        <w:id w:val="502555636"/>
      </w:sdtPr>
      <w:sdtContent>
        <w:p w14:paraId="000007DE" w14:textId="77777777" w:rsidR="00860220" w:rsidRDefault="00681D0E" w:rsidP="00A56D3D">
          <w:pPr>
            <w:pBdr>
              <w:top w:val="nil"/>
              <w:left w:val="nil"/>
              <w:bottom w:val="nil"/>
              <w:right w:val="nil"/>
              <w:between w:val="nil"/>
            </w:pBdr>
            <w:spacing w:before="240"/>
            <w:jc w:val="both"/>
            <w:rPr>
              <w:rFonts w:ascii="Tahoma" w:eastAsia="Tahoma" w:hAnsi="Tahoma" w:cs="Tahoma"/>
              <w:color w:val="000000"/>
            </w:rPr>
          </w:pPr>
          <w:r>
            <w:rPr>
              <w:rFonts w:ascii="Tahoma" w:eastAsia="Tahoma" w:hAnsi="Tahoma" w:cs="Tahoma"/>
              <w:i/>
              <w:color w:val="000000"/>
            </w:rPr>
            <w:t>Proceedings</w:t>
          </w:r>
        </w:p>
      </w:sdtContent>
    </w:sdt>
    <w:sdt>
      <w:sdtPr>
        <w:tag w:val="goog_rdk_2179"/>
        <w:id w:val="-680817993"/>
      </w:sdtPr>
      <w:sdtContent>
        <w:p w14:paraId="000007DF" w14:textId="77777777" w:rsidR="00860220" w:rsidRDefault="00681D0E" w:rsidP="00A56D3D">
          <w:pPr>
            <w:pBdr>
              <w:top w:val="nil"/>
              <w:left w:val="nil"/>
              <w:bottom w:val="nil"/>
              <w:right w:val="nil"/>
              <w:between w:val="nil"/>
            </w:pBdr>
            <w:jc w:val="both"/>
            <w:rPr>
              <w:rFonts w:ascii="Tahoma" w:eastAsia="Tahoma" w:hAnsi="Tahoma" w:cs="Tahoma"/>
              <w:color w:val="000000"/>
              <w:sz w:val="18"/>
              <w:szCs w:val="18"/>
            </w:rPr>
          </w:pPr>
          <w:r>
            <w:rPr>
              <w:rFonts w:ascii="Tahoma" w:eastAsia="Tahoma" w:hAnsi="Tahoma" w:cs="Tahoma"/>
              <w:color w:val="000000"/>
              <w:sz w:val="18"/>
              <w:szCs w:val="18"/>
            </w:rPr>
            <w:t>[7]</w:t>
          </w:r>
          <w:r>
            <w:rPr>
              <w:rFonts w:ascii="Tahoma" w:eastAsia="Tahoma" w:hAnsi="Tahoma" w:cs="Tahoma"/>
              <w:color w:val="000000"/>
              <w:sz w:val="18"/>
              <w:szCs w:val="18"/>
            </w:rPr>
            <w:tab/>
            <w:t xml:space="preserve">Thompson, C. M., “Spacecraft Thermal Control, Design, and Operation,” </w:t>
          </w:r>
          <w:r>
            <w:rPr>
              <w:rFonts w:ascii="Tahoma" w:eastAsia="Tahoma" w:hAnsi="Tahoma" w:cs="Tahoma"/>
              <w:i/>
              <w:color w:val="000000"/>
              <w:sz w:val="18"/>
              <w:szCs w:val="18"/>
            </w:rPr>
            <w:t>AIAA Guidance, Navigation, and Control Conference</w:t>
          </w:r>
          <w:r>
            <w:rPr>
              <w:rFonts w:ascii="Tahoma" w:eastAsia="Tahoma" w:hAnsi="Tahoma" w:cs="Tahoma"/>
              <w:color w:val="000000"/>
              <w:sz w:val="18"/>
              <w:szCs w:val="18"/>
            </w:rPr>
            <w:t>, CP849, Vol. 1, AIAA, Washington, DC, 1989, pp. 103–115</w:t>
          </w:r>
        </w:p>
      </w:sdtContent>
    </w:sdt>
    <w:sdt>
      <w:sdtPr>
        <w:tag w:val="goog_rdk_2180"/>
        <w:id w:val="-472060937"/>
      </w:sdtPr>
      <w:sdtContent>
        <w:p w14:paraId="000007E0" w14:textId="77777777" w:rsidR="00860220" w:rsidRDefault="00681D0E" w:rsidP="00A56D3D">
          <w:pPr>
            <w:pBdr>
              <w:top w:val="nil"/>
              <w:left w:val="nil"/>
              <w:bottom w:val="nil"/>
              <w:right w:val="nil"/>
              <w:between w:val="nil"/>
            </w:pBdr>
            <w:jc w:val="both"/>
            <w:rPr>
              <w:rFonts w:ascii="Tahoma" w:eastAsia="Tahoma" w:hAnsi="Tahoma" w:cs="Tahoma"/>
              <w:color w:val="000000"/>
              <w:sz w:val="18"/>
              <w:szCs w:val="18"/>
            </w:rPr>
          </w:pPr>
          <w:r>
            <w:rPr>
              <w:rFonts w:ascii="Tahoma" w:eastAsia="Tahoma" w:hAnsi="Tahoma" w:cs="Tahoma"/>
              <w:color w:val="000000"/>
              <w:sz w:val="18"/>
              <w:szCs w:val="18"/>
            </w:rPr>
            <w:t>[8]</w:t>
          </w:r>
          <w:r>
            <w:rPr>
              <w:rFonts w:ascii="Tahoma" w:eastAsia="Tahoma" w:hAnsi="Tahoma" w:cs="Tahoma"/>
              <w:color w:val="000000"/>
              <w:sz w:val="18"/>
              <w:szCs w:val="18"/>
            </w:rPr>
            <w:tab/>
            <w:t xml:space="preserve">Chi, Y. (ed.), </w:t>
          </w:r>
          <w:r>
            <w:rPr>
              <w:rFonts w:ascii="Tahoma" w:eastAsia="Tahoma" w:hAnsi="Tahoma" w:cs="Tahoma"/>
              <w:i/>
              <w:color w:val="000000"/>
              <w:sz w:val="18"/>
              <w:szCs w:val="18"/>
            </w:rPr>
            <w:t>Fluid Mechanics Proceedings</w:t>
          </w:r>
          <w:r>
            <w:rPr>
              <w:rFonts w:ascii="Tahoma" w:eastAsia="Tahoma" w:hAnsi="Tahoma" w:cs="Tahoma"/>
              <w:color w:val="000000"/>
              <w:sz w:val="18"/>
              <w:szCs w:val="18"/>
            </w:rPr>
            <w:t>, NASA SP-255, 1993.</w:t>
          </w:r>
        </w:p>
      </w:sdtContent>
    </w:sdt>
    <w:sdt>
      <w:sdtPr>
        <w:tag w:val="goog_rdk_2181"/>
        <w:id w:val="-1094090684"/>
      </w:sdtPr>
      <w:sdtContent>
        <w:p w14:paraId="000007E1" w14:textId="77777777" w:rsidR="00860220" w:rsidRDefault="00681D0E" w:rsidP="00A56D3D">
          <w:pPr>
            <w:pBdr>
              <w:top w:val="nil"/>
              <w:left w:val="nil"/>
              <w:bottom w:val="nil"/>
              <w:right w:val="nil"/>
              <w:between w:val="nil"/>
            </w:pBdr>
            <w:jc w:val="both"/>
            <w:rPr>
              <w:rFonts w:ascii="Tahoma" w:eastAsia="Tahoma" w:hAnsi="Tahoma" w:cs="Tahoma"/>
              <w:color w:val="000000"/>
              <w:sz w:val="18"/>
              <w:szCs w:val="18"/>
            </w:rPr>
          </w:pPr>
          <w:r>
            <w:rPr>
              <w:rFonts w:ascii="Tahoma" w:eastAsia="Tahoma" w:hAnsi="Tahoma" w:cs="Tahoma"/>
              <w:color w:val="000000"/>
              <w:sz w:val="18"/>
              <w:szCs w:val="18"/>
            </w:rPr>
            <w:t>[9]</w:t>
          </w:r>
          <w:r>
            <w:rPr>
              <w:rFonts w:ascii="Tahoma" w:eastAsia="Tahoma" w:hAnsi="Tahoma" w:cs="Tahoma"/>
              <w:color w:val="000000"/>
              <w:sz w:val="18"/>
              <w:szCs w:val="18"/>
            </w:rPr>
            <w:tab/>
            <w:t xml:space="preserve">Morris, J. D., “Convective Heat Transfer in Radially Rotating Ducts,” </w:t>
          </w:r>
          <w:r>
            <w:rPr>
              <w:rFonts w:ascii="Tahoma" w:eastAsia="Tahoma" w:hAnsi="Tahoma" w:cs="Tahoma"/>
              <w:i/>
              <w:color w:val="000000"/>
              <w:sz w:val="18"/>
              <w:szCs w:val="18"/>
            </w:rPr>
            <w:t>Proceedings of the Annual Heat Transfer Conference</w:t>
          </w:r>
          <w:r>
            <w:rPr>
              <w:rFonts w:ascii="Tahoma" w:eastAsia="Tahoma" w:hAnsi="Tahoma" w:cs="Tahoma"/>
              <w:color w:val="000000"/>
              <w:sz w:val="18"/>
              <w:szCs w:val="18"/>
            </w:rPr>
            <w:t>, edited by B. Corbell, Vol. 1, Inst. of Mechanical Engineering, New York, 1992, pp. 227–234.</w:t>
          </w:r>
        </w:p>
      </w:sdtContent>
    </w:sdt>
    <w:sdt>
      <w:sdtPr>
        <w:tag w:val="goog_rdk_2182"/>
        <w:id w:val="82269869"/>
      </w:sdtPr>
      <w:sdtContent>
        <w:p w14:paraId="000007E2" w14:textId="77777777" w:rsidR="00860220" w:rsidRDefault="00681D0E" w:rsidP="00A56D3D">
          <w:pPr>
            <w:pBdr>
              <w:top w:val="nil"/>
              <w:left w:val="nil"/>
              <w:bottom w:val="nil"/>
              <w:right w:val="nil"/>
              <w:between w:val="nil"/>
            </w:pBdr>
            <w:spacing w:before="240"/>
            <w:jc w:val="both"/>
            <w:rPr>
              <w:rFonts w:ascii="Tahoma" w:eastAsia="Tahoma" w:hAnsi="Tahoma" w:cs="Tahoma"/>
              <w:color w:val="000000"/>
            </w:rPr>
          </w:pPr>
          <w:r>
            <w:rPr>
              <w:rFonts w:ascii="Tahoma" w:eastAsia="Tahoma" w:hAnsi="Tahoma" w:cs="Tahoma"/>
              <w:i/>
              <w:color w:val="000000"/>
            </w:rPr>
            <w:t>Reports, Theses, and Individual Papers</w:t>
          </w:r>
        </w:p>
      </w:sdtContent>
    </w:sdt>
    <w:sdt>
      <w:sdtPr>
        <w:tag w:val="goog_rdk_2183"/>
        <w:id w:val="-2010509119"/>
      </w:sdtPr>
      <w:sdtContent>
        <w:p w14:paraId="000007E3" w14:textId="77777777" w:rsidR="00860220" w:rsidRDefault="00681D0E" w:rsidP="00A56D3D">
          <w:pPr>
            <w:pBdr>
              <w:top w:val="nil"/>
              <w:left w:val="nil"/>
              <w:bottom w:val="nil"/>
              <w:right w:val="nil"/>
              <w:between w:val="nil"/>
            </w:pBdr>
            <w:jc w:val="both"/>
            <w:rPr>
              <w:rFonts w:ascii="Tahoma" w:eastAsia="Tahoma" w:hAnsi="Tahoma" w:cs="Tahoma"/>
              <w:color w:val="000000"/>
              <w:sz w:val="18"/>
              <w:szCs w:val="18"/>
            </w:rPr>
          </w:pPr>
          <w:r>
            <w:rPr>
              <w:rFonts w:ascii="Tahoma" w:eastAsia="Tahoma" w:hAnsi="Tahoma" w:cs="Tahoma"/>
              <w:color w:val="000000"/>
              <w:sz w:val="18"/>
              <w:szCs w:val="18"/>
            </w:rPr>
            <w:t>[10] Chapman, G. T., and Tobak, M., “Nonlinear Problems in Flight Dynamics,” NASA TM-85940, 1984.</w:t>
          </w:r>
        </w:p>
      </w:sdtContent>
    </w:sdt>
    <w:sdt>
      <w:sdtPr>
        <w:tag w:val="goog_rdk_2184"/>
        <w:id w:val="-156611656"/>
      </w:sdtPr>
      <w:sdtContent>
        <w:p w14:paraId="000007E4" w14:textId="77777777" w:rsidR="00860220" w:rsidRDefault="00681D0E" w:rsidP="00A56D3D">
          <w:pPr>
            <w:pBdr>
              <w:top w:val="nil"/>
              <w:left w:val="nil"/>
              <w:bottom w:val="nil"/>
              <w:right w:val="nil"/>
              <w:between w:val="nil"/>
            </w:pBdr>
            <w:jc w:val="both"/>
            <w:rPr>
              <w:rFonts w:ascii="Tahoma" w:eastAsia="Tahoma" w:hAnsi="Tahoma" w:cs="Tahoma"/>
              <w:color w:val="000000"/>
              <w:sz w:val="18"/>
              <w:szCs w:val="18"/>
            </w:rPr>
          </w:pPr>
          <w:r>
            <w:rPr>
              <w:rFonts w:ascii="Tahoma" w:eastAsia="Tahoma" w:hAnsi="Tahoma" w:cs="Tahoma"/>
              <w:color w:val="000000"/>
              <w:sz w:val="18"/>
              <w:szCs w:val="18"/>
            </w:rPr>
            <w:t>[11] Steger, J. L., Jr., Nietubicz, C. J., and Heavey, J. E., “A General Curvilinear Grid Generation Program for Projectile Configurations,” U.S. Army Ballistic Research Lab., Rept. ARBRL-MR03142, Aberdeen Proving Ground, MD, Oct. 1981.</w:t>
          </w:r>
        </w:p>
      </w:sdtContent>
    </w:sdt>
    <w:sdt>
      <w:sdtPr>
        <w:tag w:val="goog_rdk_2185"/>
        <w:id w:val="798724109"/>
      </w:sdtPr>
      <w:sdtContent>
        <w:p w14:paraId="000007E5" w14:textId="77777777" w:rsidR="00860220" w:rsidRDefault="00681D0E" w:rsidP="00A56D3D">
          <w:pPr>
            <w:pBdr>
              <w:top w:val="nil"/>
              <w:left w:val="nil"/>
              <w:bottom w:val="nil"/>
              <w:right w:val="nil"/>
              <w:between w:val="nil"/>
            </w:pBdr>
            <w:jc w:val="both"/>
            <w:rPr>
              <w:rFonts w:ascii="Tahoma" w:eastAsia="Tahoma" w:hAnsi="Tahoma" w:cs="Tahoma"/>
              <w:color w:val="000000"/>
              <w:sz w:val="18"/>
              <w:szCs w:val="18"/>
            </w:rPr>
          </w:pPr>
          <w:r>
            <w:rPr>
              <w:rFonts w:ascii="Tahoma" w:eastAsia="Tahoma" w:hAnsi="Tahoma" w:cs="Tahoma"/>
              <w:color w:val="000000"/>
              <w:sz w:val="18"/>
              <w:szCs w:val="18"/>
            </w:rPr>
            <w:t>[12] Tseng, K., “Nonlinear Green’s Function Method for Transonic Potential Flow,” Ph.D. Dissertation, Aeronautics and Astronautics Dept., Boston Univ., Cambridge, MA, 1983.</w:t>
          </w:r>
        </w:p>
      </w:sdtContent>
    </w:sdt>
    <w:sdt>
      <w:sdtPr>
        <w:tag w:val="goog_rdk_2186"/>
        <w:id w:val="-1864662824"/>
      </w:sdtPr>
      <w:sdtContent>
        <w:p w14:paraId="000007E6" w14:textId="77777777" w:rsidR="00860220" w:rsidRDefault="00681D0E" w:rsidP="00A56D3D">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rPr>
            <w:t xml:space="preserve">Government agency reports do not require locations. For reports such as NASA TM-85940, neither insert nor delete dashes; leave them as provided. Place of publication </w:t>
          </w:r>
          <w:r>
            <w:rPr>
              <w:rFonts w:ascii="Tahoma" w:eastAsia="Tahoma" w:hAnsi="Tahoma" w:cs="Tahoma"/>
              <w:i/>
              <w:color w:val="000000"/>
            </w:rPr>
            <w:t>should</w:t>
          </w:r>
          <w:r>
            <w:rPr>
              <w:rFonts w:ascii="Tahoma" w:eastAsia="Tahoma" w:hAnsi="Tahoma" w:cs="Tahoma"/>
              <w:color w:val="000000"/>
            </w:rPr>
            <w:t xml:space="preserve"> be given, although it is not mandatory, for military and company reports. Always include a city and state for universities. Papers need only the name of the sponsor; neither the sponsor’s location nor the conference name and location is required. </w:t>
          </w:r>
          <w:r>
            <w:rPr>
              <w:rFonts w:ascii="Tahoma" w:eastAsia="Tahoma" w:hAnsi="Tahoma" w:cs="Tahoma"/>
              <w:i/>
              <w:color w:val="000000"/>
            </w:rPr>
            <w:t>Do not confuse proceedings references with conference papers</w:t>
          </w:r>
          <w:r>
            <w:rPr>
              <w:rFonts w:ascii="Tahoma" w:eastAsia="Tahoma" w:hAnsi="Tahoma" w:cs="Tahoma"/>
              <w:color w:val="000000"/>
            </w:rPr>
            <w:t>.</w:t>
          </w:r>
        </w:p>
      </w:sdtContent>
    </w:sdt>
    <w:sdt>
      <w:sdtPr>
        <w:tag w:val="goog_rdk_2187"/>
        <w:id w:val="698827444"/>
      </w:sdtPr>
      <w:sdtContent>
        <w:p w14:paraId="000007E7" w14:textId="77777777" w:rsidR="00860220" w:rsidRDefault="00681D0E" w:rsidP="00A56D3D">
          <w:pPr>
            <w:pBdr>
              <w:top w:val="nil"/>
              <w:left w:val="nil"/>
              <w:bottom w:val="nil"/>
              <w:right w:val="nil"/>
              <w:between w:val="nil"/>
            </w:pBdr>
            <w:spacing w:before="240"/>
            <w:jc w:val="both"/>
            <w:rPr>
              <w:rFonts w:ascii="Tahoma" w:eastAsia="Tahoma" w:hAnsi="Tahoma" w:cs="Tahoma"/>
              <w:i/>
              <w:color w:val="000000"/>
            </w:rPr>
          </w:pPr>
          <w:r>
            <w:rPr>
              <w:rFonts w:ascii="Tahoma" w:eastAsia="Tahoma" w:hAnsi="Tahoma" w:cs="Tahoma"/>
              <w:i/>
              <w:color w:val="000000"/>
            </w:rPr>
            <w:t>Websites</w:t>
          </w:r>
        </w:p>
      </w:sdtContent>
    </w:sdt>
    <w:sdt>
      <w:sdtPr>
        <w:tag w:val="goog_rdk_2188"/>
        <w:id w:val="1048341157"/>
      </w:sdtPr>
      <w:sdtContent>
        <w:p w14:paraId="000007E8" w14:textId="77777777" w:rsidR="00860220" w:rsidRDefault="00681D0E" w:rsidP="00A56D3D">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rPr>
            <w:t xml:space="preserve">Typical examples are product and/or project specifications, or general Wikipedia references (to be avoided!). Include as footnote in the text, e.g., </w:t>
          </w:r>
        </w:p>
      </w:sdtContent>
    </w:sdt>
    <w:sdt>
      <w:sdtPr>
        <w:tag w:val="goog_rdk_2189"/>
        <w:id w:val="-1686812489"/>
      </w:sdtPr>
      <w:sdtContent>
        <w:p w14:paraId="000007E9" w14:textId="77777777" w:rsidR="00860220" w:rsidRDefault="00681D0E" w:rsidP="00A56D3D">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sz w:val="18"/>
              <w:szCs w:val="18"/>
            </w:rPr>
            <w:t>URL http://www.nasa.gov/centers/ames/research/msl_heatshield.html [cited 13 April 1998].</w:t>
          </w:r>
        </w:p>
      </w:sdtContent>
    </w:sdt>
    <w:sdt>
      <w:sdtPr>
        <w:tag w:val="goog_rdk_2190"/>
        <w:id w:val="-533270397"/>
      </w:sdtPr>
      <w:sdtContent>
        <w:p w14:paraId="000007EA" w14:textId="77777777" w:rsidR="00860220" w:rsidRDefault="00681D0E" w:rsidP="00A56D3D">
          <w:pPr>
            <w:pBdr>
              <w:top w:val="nil"/>
              <w:left w:val="nil"/>
              <w:bottom w:val="nil"/>
              <w:right w:val="nil"/>
              <w:between w:val="nil"/>
            </w:pBdr>
            <w:spacing w:before="240"/>
            <w:jc w:val="both"/>
            <w:rPr>
              <w:rFonts w:ascii="Tahoma" w:eastAsia="Tahoma" w:hAnsi="Tahoma" w:cs="Tahoma"/>
              <w:i/>
              <w:color w:val="000000"/>
            </w:rPr>
          </w:pPr>
          <w:r>
            <w:rPr>
              <w:rFonts w:ascii="Tahoma" w:eastAsia="Tahoma" w:hAnsi="Tahoma" w:cs="Tahoma"/>
              <w:i/>
              <w:color w:val="000000"/>
            </w:rPr>
            <w:t>Electronic Publications</w:t>
          </w:r>
        </w:p>
      </w:sdtContent>
    </w:sdt>
    <w:sdt>
      <w:sdtPr>
        <w:tag w:val="goog_rdk_2191"/>
        <w:id w:val="1341817748"/>
      </w:sdtPr>
      <w:sdtContent>
        <w:p w14:paraId="000007EB" w14:textId="77777777" w:rsidR="00860220" w:rsidRDefault="00681D0E" w:rsidP="00A56D3D">
          <w:pPr>
            <w:pBdr>
              <w:top w:val="nil"/>
              <w:left w:val="nil"/>
              <w:bottom w:val="nil"/>
              <w:right w:val="nil"/>
              <w:between w:val="nil"/>
            </w:pBdr>
            <w:jc w:val="both"/>
            <w:rPr>
              <w:rFonts w:ascii="Tahoma" w:eastAsia="Tahoma" w:hAnsi="Tahoma" w:cs="Tahoma"/>
              <w:color w:val="000000"/>
              <w:sz w:val="18"/>
              <w:szCs w:val="18"/>
            </w:rPr>
          </w:pPr>
          <w:r>
            <w:rPr>
              <w:rFonts w:ascii="Tahoma" w:eastAsia="Tahoma" w:hAnsi="Tahoma" w:cs="Tahoma"/>
              <w:color w:val="000000"/>
            </w:rPr>
            <w:t xml:space="preserve">CD-ROM publications and regularly issued, dated electronic journals are permitted as references. Archived data sets also may be referenced as long as the material is openly accessible and the repository is committed to archiving the data indefinitely. References to electronic data available only from personal Web sites or </w:t>
          </w:r>
          <w:r>
            <w:rPr>
              <w:rFonts w:ascii="Tahoma" w:eastAsia="Tahoma" w:hAnsi="Tahoma" w:cs="Tahoma"/>
              <w:color w:val="000000"/>
            </w:rPr>
            <w:lastRenderedPageBreak/>
            <w:t>commercial, academic, or government ones where there is no commitment to archiving the data are not permitted in the reference list.</w:t>
          </w:r>
        </w:p>
      </w:sdtContent>
    </w:sdt>
    <w:sdt>
      <w:sdtPr>
        <w:tag w:val="goog_rdk_2192"/>
        <w:id w:val="608161114"/>
      </w:sdtPr>
      <w:sdtContent>
        <w:p w14:paraId="000007EC" w14:textId="77777777" w:rsidR="00860220" w:rsidRDefault="00681D0E" w:rsidP="00A56D3D">
          <w:pPr>
            <w:pBdr>
              <w:top w:val="nil"/>
              <w:left w:val="nil"/>
              <w:bottom w:val="nil"/>
              <w:right w:val="nil"/>
              <w:between w:val="nil"/>
            </w:pBdr>
            <w:jc w:val="both"/>
            <w:rPr>
              <w:rFonts w:ascii="Tahoma" w:eastAsia="Tahoma" w:hAnsi="Tahoma" w:cs="Tahoma"/>
              <w:color w:val="000000"/>
              <w:sz w:val="18"/>
              <w:szCs w:val="18"/>
            </w:rPr>
          </w:pPr>
          <w:r>
            <w:rPr>
              <w:rFonts w:ascii="Tahoma" w:eastAsia="Tahoma" w:hAnsi="Tahoma" w:cs="Tahoma"/>
              <w:color w:val="000000"/>
              <w:sz w:val="18"/>
              <w:szCs w:val="18"/>
            </w:rPr>
            <w:t xml:space="preserve">[13] Richard, J. C., and Fralick, G. C., “Use of Drag Probe in Supersonic Flow,” </w:t>
          </w:r>
          <w:r>
            <w:rPr>
              <w:rFonts w:ascii="Tahoma" w:eastAsia="Tahoma" w:hAnsi="Tahoma" w:cs="Tahoma"/>
              <w:i/>
              <w:color w:val="000000"/>
              <w:sz w:val="18"/>
              <w:szCs w:val="18"/>
            </w:rPr>
            <w:t>AIAA Meeting Papers on Disc</w:t>
          </w:r>
          <w:r>
            <w:rPr>
              <w:rFonts w:ascii="Tahoma" w:eastAsia="Tahoma" w:hAnsi="Tahoma" w:cs="Tahoma"/>
              <w:color w:val="000000"/>
              <w:sz w:val="18"/>
              <w:szCs w:val="18"/>
            </w:rPr>
            <w:t xml:space="preserve"> [CD-ROM], Vol. 1, No. 2, AIAA, Reston, VA, 1996.</w:t>
          </w:r>
        </w:p>
      </w:sdtContent>
    </w:sdt>
    <w:sdt>
      <w:sdtPr>
        <w:tag w:val="goog_rdk_2193"/>
        <w:id w:val="1494912664"/>
      </w:sdtPr>
      <w:sdtContent>
        <w:p w14:paraId="000007ED" w14:textId="77777777" w:rsidR="00860220" w:rsidRDefault="00681D0E" w:rsidP="00A56D3D">
          <w:pPr>
            <w:pBdr>
              <w:top w:val="nil"/>
              <w:left w:val="nil"/>
              <w:bottom w:val="nil"/>
              <w:right w:val="nil"/>
              <w:between w:val="nil"/>
            </w:pBdr>
            <w:jc w:val="both"/>
            <w:rPr>
              <w:rFonts w:ascii="Tahoma" w:eastAsia="Tahoma" w:hAnsi="Tahoma" w:cs="Tahoma"/>
              <w:color w:val="000000"/>
              <w:sz w:val="18"/>
              <w:szCs w:val="18"/>
            </w:rPr>
          </w:pPr>
          <w:r>
            <w:rPr>
              <w:rFonts w:ascii="Tahoma" w:eastAsia="Tahoma" w:hAnsi="Tahoma" w:cs="Tahoma"/>
              <w:color w:val="000000"/>
              <w:sz w:val="18"/>
              <w:szCs w:val="18"/>
            </w:rPr>
            <w:t xml:space="preserve">[14] Atkins, C. P., and </w:t>
          </w:r>
          <w:proofErr w:type="spellStart"/>
          <w:r>
            <w:rPr>
              <w:rFonts w:ascii="Tahoma" w:eastAsia="Tahoma" w:hAnsi="Tahoma" w:cs="Tahoma"/>
              <w:color w:val="000000"/>
              <w:sz w:val="18"/>
              <w:szCs w:val="18"/>
            </w:rPr>
            <w:t>Scantelbury</w:t>
          </w:r>
          <w:proofErr w:type="spellEnd"/>
          <w:r>
            <w:rPr>
              <w:rFonts w:ascii="Tahoma" w:eastAsia="Tahoma" w:hAnsi="Tahoma" w:cs="Tahoma"/>
              <w:color w:val="000000"/>
              <w:sz w:val="18"/>
              <w:szCs w:val="18"/>
            </w:rPr>
            <w:t xml:space="preserve">, J. D., “The Activity Coefficient of Sodium Chloride in a Simulated Pore Solution Environment,” </w:t>
          </w:r>
          <w:r>
            <w:rPr>
              <w:rFonts w:ascii="Tahoma" w:eastAsia="Tahoma" w:hAnsi="Tahoma" w:cs="Tahoma"/>
              <w:i/>
              <w:color w:val="000000"/>
              <w:sz w:val="18"/>
              <w:szCs w:val="18"/>
            </w:rPr>
            <w:t>Journal of Corrosion Science and Engineering</w:t>
          </w:r>
          <w:r>
            <w:rPr>
              <w:rFonts w:ascii="Tahoma" w:eastAsia="Tahoma" w:hAnsi="Tahoma" w:cs="Tahoma"/>
              <w:color w:val="000000"/>
              <w:sz w:val="18"/>
              <w:szCs w:val="18"/>
            </w:rPr>
            <w:t xml:space="preserve"> [online journal], Vol. 1, No. 1, Paper 2, URL: </w:t>
          </w:r>
          <w:hyperlink r:id="rId39">
            <w:r>
              <w:rPr>
                <w:rFonts w:ascii="Tahoma" w:eastAsia="Tahoma" w:hAnsi="Tahoma" w:cs="Tahoma"/>
                <w:color w:val="0000FF"/>
                <w:sz w:val="18"/>
                <w:szCs w:val="18"/>
                <w:u w:val="single"/>
              </w:rPr>
              <w:t>http://www.cp/umist.ac.uk/JCSE/vol1/vol1.html</w:t>
            </w:r>
          </w:hyperlink>
          <w:r>
            <w:rPr>
              <w:rFonts w:ascii="Tahoma" w:eastAsia="Tahoma" w:hAnsi="Tahoma" w:cs="Tahoma"/>
              <w:color w:val="000000"/>
              <w:sz w:val="18"/>
              <w:szCs w:val="18"/>
            </w:rPr>
            <w:t xml:space="preserve"> [cited 13 April 1998].</w:t>
          </w:r>
        </w:p>
      </w:sdtContent>
    </w:sdt>
    <w:sdt>
      <w:sdtPr>
        <w:tag w:val="goog_rdk_2194"/>
        <w:id w:val="-838619562"/>
      </w:sdtPr>
      <w:sdtContent>
        <w:p w14:paraId="000007EE" w14:textId="77777777" w:rsidR="00860220" w:rsidRDefault="00681D0E" w:rsidP="00A56D3D">
          <w:pPr>
            <w:pBdr>
              <w:top w:val="nil"/>
              <w:left w:val="nil"/>
              <w:bottom w:val="nil"/>
              <w:right w:val="nil"/>
              <w:between w:val="nil"/>
            </w:pBdr>
            <w:jc w:val="both"/>
            <w:rPr>
              <w:rFonts w:ascii="Tahoma" w:eastAsia="Tahoma" w:hAnsi="Tahoma" w:cs="Tahoma"/>
              <w:color w:val="000000"/>
              <w:sz w:val="18"/>
              <w:szCs w:val="18"/>
            </w:rPr>
          </w:pPr>
          <w:r>
            <w:rPr>
              <w:rFonts w:ascii="Tahoma" w:eastAsia="Tahoma" w:hAnsi="Tahoma" w:cs="Tahoma"/>
              <w:color w:val="000000"/>
              <w:sz w:val="18"/>
              <w:szCs w:val="18"/>
            </w:rPr>
            <w:t xml:space="preserve">[15] Vickers, A., “10-110 mm/hr Hypodermic Gravity Design A,” </w:t>
          </w:r>
          <w:r>
            <w:rPr>
              <w:rFonts w:ascii="Tahoma" w:eastAsia="Tahoma" w:hAnsi="Tahoma" w:cs="Tahoma"/>
              <w:i/>
              <w:color w:val="000000"/>
              <w:sz w:val="18"/>
              <w:szCs w:val="18"/>
            </w:rPr>
            <w:t>Rainfall Simulation Database</w:t>
          </w:r>
          <w:r>
            <w:rPr>
              <w:rFonts w:ascii="Tahoma" w:eastAsia="Tahoma" w:hAnsi="Tahoma" w:cs="Tahoma"/>
              <w:color w:val="000000"/>
              <w:sz w:val="18"/>
              <w:szCs w:val="18"/>
            </w:rPr>
            <w:t xml:space="preserve"> [online database], URL: </w:t>
          </w:r>
          <w:hyperlink r:id="rId40">
            <w:r>
              <w:rPr>
                <w:rFonts w:ascii="Tahoma" w:eastAsia="Tahoma" w:hAnsi="Tahoma" w:cs="Tahoma"/>
                <w:color w:val="0000FF"/>
                <w:sz w:val="18"/>
                <w:szCs w:val="18"/>
                <w:u w:val="single"/>
              </w:rPr>
              <w:t>http://www.geog.le.ac.uk/bgrg/lab.htm</w:t>
            </w:r>
          </w:hyperlink>
          <w:r>
            <w:rPr>
              <w:rFonts w:ascii="Tahoma" w:eastAsia="Tahoma" w:hAnsi="Tahoma" w:cs="Tahoma"/>
              <w:color w:val="000000"/>
              <w:sz w:val="18"/>
              <w:szCs w:val="18"/>
            </w:rPr>
            <w:t xml:space="preserve"> [cited 15 March 1998].</w:t>
          </w:r>
        </w:p>
      </w:sdtContent>
    </w:sdt>
    <w:sdt>
      <w:sdtPr>
        <w:tag w:val="goog_rdk_2195"/>
        <w:id w:val="-2143330287"/>
      </w:sdtPr>
      <w:sdtContent>
        <w:p w14:paraId="000007EF" w14:textId="77777777" w:rsidR="00860220" w:rsidRDefault="00681D0E" w:rsidP="00A56D3D">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rPr>
            <w:t>Always include the citation date for online references. Break Web site addresses after punctuation, and do not hyphenate at line breaks.</w:t>
          </w:r>
        </w:p>
      </w:sdtContent>
    </w:sdt>
    <w:sdt>
      <w:sdtPr>
        <w:tag w:val="goog_rdk_2196"/>
        <w:id w:val="-1139724851"/>
      </w:sdtPr>
      <w:sdtContent>
        <w:p w14:paraId="000007F0" w14:textId="77777777" w:rsidR="00860220" w:rsidRDefault="00681D0E" w:rsidP="00A56D3D">
          <w:pPr>
            <w:pBdr>
              <w:top w:val="nil"/>
              <w:left w:val="nil"/>
              <w:bottom w:val="nil"/>
              <w:right w:val="nil"/>
              <w:between w:val="nil"/>
            </w:pBdr>
            <w:spacing w:before="240"/>
            <w:jc w:val="both"/>
            <w:rPr>
              <w:rFonts w:ascii="Tahoma" w:eastAsia="Tahoma" w:hAnsi="Tahoma" w:cs="Tahoma"/>
              <w:color w:val="000000"/>
            </w:rPr>
          </w:pPr>
          <w:r>
            <w:rPr>
              <w:rFonts w:ascii="Tahoma" w:eastAsia="Tahoma" w:hAnsi="Tahoma" w:cs="Tahoma"/>
              <w:i/>
              <w:color w:val="000000"/>
            </w:rPr>
            <w:t>Computer Software</w:t>
          </w:r>
        </w:p>
      </w:sdtContent>
    </w:sdt>
    <w:sdt>
      <w:sdtPr>
        <w:tag w:val="goog_rdk_2197"/>
        <w:id w:val="1867720080"/>
      </w:sdtPr>
      <w:sdtContent>
        <w:p w14:paraId="000007F1" w14:textId="77777777" w:rsidR="00860220" w:rsidRDefault="00681D0E" w:rsidP="00A56D3D">
          <w:pPr>
            <w:pBdr>
              <w:top w:val="nil"/>
              <w:left w:val="nil"/>
              <w:bottom w:val="nil"/>
              <w:right w:val="nil"/>
              <w:between w:val="nil"/>
            </w:pBdr>
            <w:jc w:val="both"/>
            <w:rPr>
              <w:rFonts w:ascii="Tahoma" w:eastAsia="Tahoma" w:hAnsi="Tahoma" w:cs="Tahoma"/>
              <w:color w:val="000000"/>
              <w:sz w:val="18"/>
              <w:szCs w:val="18"/>
            </w:rPr>
          </w:pPr>
          <w:r>
            <w:rPr>
              <w:rFonts w:ascii="Tahoma" w:eastAsia="Tahoma" w:hAnsi="Tahoma" w:cs="Tahoma"/>
              <w:color w:val="000000"/>
              <w:sz w:val="18"/>
              <w:szCs w:val="18"/>
            </w:rPr>
            <w:t>[16] TAPP, Thermochemical and Physical Properties, Software Package, Ver. 1.0, E. S. Microware, Hamilton, OH, 1992.</w:t>
          </w:r>
        </w:p>
      </w:sdtContent>
    </w:sdt>
    <w:sdt>
      <w:sdtPr>
        <w:tag w:val="goog_rdk_2198"/>
        <w:id w:val="1160199891"/>
      </w:sdtPr>
      <w:sdtContent>
        <w:p w14:paraId="000007F2" w14:textId="77777777" w:rsidR="00860220" w:rsidRDefault="00681D0E" w:rsidP="00A56D3D">
          <w:pPr>
            <w:pBdr>
              <w:top w:val="nil"/>
              <w:left w:val="nil"/>
              <w:bottom w:val="nil"/>
              <w:right w:val="nil"/>
              <w:between w:val="nil"/>
            </w:pBdr>
            <w:jc w:val="both"/>
            <w:rPr>
              <w:rFonts w:ascii="Tahoma" w:eastAsia="Tahoma" w:hAnsi="Tahoma" w:cs="Tahoma"/>
              <w:color w:val="000000"/>
              <w:sz w:val="18"/>
              <w:szCs w:val="18"/>
            </w:rPr>
          </w:pPr>
          <w:r>
            <w:rPr>
              <w:rFonts w:ascii="Tahoma" w:eastAsia="Tahoma" w:hAnsi="Tahoma" w:cs="Tahoma"/>
              <w:color w:val="000000"/>
            </w:rPr>
            <w:t>Include a version number and the company name and location of software packages.</w:t>
          </w:r>
        </w:p>
      </w:sdtContent>
    </w:sdt>
    <w:sdt>
      <w:sdtPr>
        <w:tag w:val="goog_rdk_2199"/>
        <w:id w:val="-2032485513"/>
      </w:sdtPr>
      <w:sdtContent>
        <w:p w14:paraId="000007F3" w14:textId="77777777" w:rsidR="00860220" w:rsidRDefault="00681D0E" w:rsidP="00A56D3D">
          <w:pPr>
            <w:pBdr>
              <w:top w:val="nil"/>
              <w:left w:val="nil"/>
              <w:bottom w:val="nil"/>
              <w:right w:val="nil"/>
              <w:between w:val="nil"/>
            </w:pBdr>
            <w:spacing w:before="240"/>
            <w:jc w:val="both"/>
            <w:rPr>
              <w:rFonts w:ascii="Tahoma" w:eastAsia="Tahoma" w:hAnsi="Tahoma" w:cs="Tahoma"/>
              <w:color w:val="000000"/>
            </w:rPr>
          </w:pPr>
          <w:r>
            <w:rPr>
              <w:rFonts w:ascii="Tahoma" w:eastAsia="Tahoma" w:hAnsi="Tahoma" w:cs="Tahoma"/>
              <w:i/>
              <w:color w:val="000000"/>
            </w:rPr>
            <w:t>Patents</w:t>
          </w:r>
        </w:p>
      </w:sdtContent>
    </w:sdt>
    <w:sdt>
      <w:sdtPr>
        <w:tag w:val="goog_rdk_2200"/>
        <w:id w:val="694814794"/>
      </w:sdtPr>
      <w:sdtContent>
        <w:p w14:paraId="000007F4" w14:textId="77777777" w:rsidR="00860220" w:rsidRDefault="00681D0E" w:rsidP="00A56D3D">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rPr>
            <w:t>Patents appear infrequently. Be sure to include the patent number and date.</w:t>
          </w:r>
        </w:p>
      </w:sdtContent>
    </w:sdt>
    <w:sdt>
      <w:sdtPr>
        <w:tag w:val="goog_rdk_2201"/>
        <w:id w:val="1258103596"/>
      </w:sdtPr>
      <w:sdtContent>
        <w:p w14:paraId="000007F5" w14:textId="77777777" w:rsidR="00860220" w:rsidRDefault="00681D0E" w:rsidP="00A56D3D">
          <w:pPr>
            <w:pBdr>
              <w:top w:val="nil"/>
              <w:left w:val="nil"/>
              <w:bottom w:val="nil"/>
              <w:right w:val="nil"/>
              <w:between w:val="nil"/>
            </w:pBdr>
            <w:jc w:val="both"/>
            <w:rPr>
              <w:rFonts w:ascii="Tahoma" w:eastAsia="Tahoma" w:hAnsi="Tahoma" w:cs="Tahoma"/>
              <w:color w:val="000000"/>
              <w:sz w:val="18"/>
              <w:szCs w:val="18"/>
            </w:rPr>
          </w:pPr>
          <w:r>
            <w:rPr>
              <w:rFonts w:ascii="Tahoma" w:eastAsia="Tahoma" w:hAnsi="Tahoma" w:cs="Tahoma"/>
              <w:color w:val="000000"/>
              <w:sz w:val="18"/>
              <w:szCs w:val="18"/>
            </w:rPr>
            <w:t xml:space="preserve">[17] Scherrer, R., </w:t>
          </w:r>
          <w:proofErr w:type="spellStart"/>
          <w:r>
            <w:rPr>
              <w:rFonts w:ascii="Tahoma" w:eastAsia="Tahoma" w:hAnsi="Tahoma" w:cs="Tahoma"/>
              <w:color w:val="000000"/>
              <w:sz w:val="18"/>
              <w:szCs w:val="18"/>
            </w:rPr>
            <w:t>Overholster</w:t>
          </w:r>
          <w:proofErr w:type="spellEnd"/>
          <w:r>
            <w:rPr>
              <w:rFonts w:ascii="Tahoma" w:eastAsia="Tahoma" w:hAnsi="Tahoma" w:cs="Tahoma"/>
              <w:color w:val="000000"/>
              <w:sz w:val="18"/>
              <w:szCs w:val="18"/>
            </w:rPr>
            <w:t>, D., and Watson, K., Lockheed Corp., Burbank, CA, U.S. Patent Application for a “Vehicle,” Docket No. P-01-1532, filed 11 Feb. 1979.</w:t>
          </w:r>
        </w:p>
      </w:sdtContent>
    </w:sdt>
    <w:sdt>
      <w:sdtPr>
        <w:tag w:val="goog_rdk_2202"/>
        <w:id w:val="-1449454821"/>
      </w:sdtPr>
      <w:sdtContent>
        <w:p w14:paraId="000007F6" w14:textId="77777777" w:rsidR="00860220" w:rsidRDefault="00681D0E" w:rsidP="00A56D3D">
          <w:pPr>
            <w:pBdr>
              <w:top w:val="nil"/>
              <w:left w:val="nil"/>
              <w:bottom w:val="nil"/>
              <w:right w:val="nil"/>
              <w:between w:val="nil"/>
            </w:pBdr>
            <w:spacing w:before="240"/>
            <w:jc w:val="both"/>
            <w:rPr>
              <w:rFonts w:ascii="Tahoma" w:eastAsia="Tahoma" w:hAnsi="Tahoma" w:cs="Tahoma"/>
              <w:i/>
              <w:color w:val="000000"/>
            </w:rPr>
          </w:pPr>
          <w:r>
            <w:rPr>
              <w:rFonts w:ascii="Tahoma" w:eastAsia="Tahoma" w:hAnsi="Tahoma" w:cs="Tahoma"/>
              <w:i/>
              <w:color w:val="000000"/>
            </w:rPr>
            <w:t>Private Communications and Web Sites</w:t>
          </w:r>
        </w:p>
      </w:sdtContent>
    </w:sdt>
    <w:sdt>
      <w:sdtPr>
        <w:tag w:val="goog_rdk_2203"/>
        <w:id w:val="924378455"/>
      </w:sdtPr>
      <w:sdtContent>
        <w:p w14:paraId="000007F7" w14:textId="77777777" w:rsidR="00860220" w:rsidRDefault="00681D0E" w:rsidP="00A56D3D">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rPr>
            <w:t>References to private communications and personal Web site addresses are not permitted. They may, however, be incorporated into the main text of a manuscript or may appear in footnotes.</w:t>
          </w:r>
        </w:p>
      </w:sdtContent>
    </w:sdt>
    <w:sdt>
      <w:sdtPr>
        <w:tag w:val="goog_rdk_2204"/>
        <w:id w:val="-1343159506"/>
      </w:sdtPr>
      <w:sdtContent>
        <w:p w14:paraId="000007F8" w14:textId="77777777" w:rsidR="00860220" w:rsidRDefault="00681D0E" w:rsidP="00A56D3D">
          <w:pPr>
            <w:pBdr>
              <w:top w:val="nil"/>
              <w:left w:val="nil"/>
              <w:bottom w:val="nil"/>
              <w:right w:val="nil"/>
              <w:between w:val="nil"/>
            </w:pBdr>
            <w:spacing w:before="240"/>
            <w:jc w:val="both"/>
            <w:rPr>
              <w:rFonts w:ascii="Tahoma" w:eastAsia="Tahoma" w:hAnsi="Tahoma" w:cs="Tahoma"/>
              <w:i/>
              <w:color w:val="000000"/>
            </w:rPr>
          </w:pPr>
          <w:r>
            <w:rPr>
              <w:rFonts w:ascii="Tahoma" w:eastAsia="Tahoma" w:hAnsi="Tahoma" w:cs="Tahoma"/>
              <w:i/>
              <w:color w:val="000000"/>
            </w:rPr>
            <w:t>Unpublished Papers and Books</w:t>
          </w:r>
        </w:p>
      </w:sdtContent>
    </w:sdt>
    <w:sdt>
      <w:sdtPr>
        <w:tag w:val="goog_rdk_2205"/>
        <w:id w:val="1338498869"/>
      </w:sdtPr>
      <w:sdtContent>
        <w:p w14:paraId="000007F9" w14:textId="77777777" w:rsidR="00860220" w:rsidRDefault="00681D0E" w:rsidP="00A56D3D">
          <w:pPr>
            <w:pBdr>
              <w:top w:val="nil"/>
              <w:left w:val="nil"/>
              <w:bottom w:val="nil"/>
              <w:right w:val="nil"/>
              <w:between w:val="nil"/>
            </w:pBdr>
            <w:jc w:val="both"/>
            <w:rPr>
              <w:rFonts w:ascii="Tahoma" w:eastAsia="Tahoma" w:hAnsi="Tahoma" w:cs="Tahoma"/>
              <w:color w:val="000000"/>
              <w:sz w:val="18"/>
              <w:szCs w:val="18"/>
            </w:rPr>
          </w:pPr>
          <w:r>
            <w:rPr>
              <w:rFonts w:ascii="Tahoma" w:eastAsia="Tahoma" w:hAnsi="Tahoma" w:cs="Tahoma"/>
              <w:color w:val="000000"/>
            </w:rPr>
            <w:t>Unpublished works can be used as references as long as they are being considered for publication or can be located by the reader (such as papers that are part of an archival collection). If a journal paper or a book is being considered for publication, choose the format that reflects the status of the work (depending upon whether it has been accepted for publication):</w:t>
          </w:r>
        </w:p>
      </w:sdtContent>
    </w:sdt>
    <w:sdt>
      <w:sdtPr>
        <w:tag w:val="goog_rdk_2206"/>
        <w:id w:val="1839648897"/>
      </w:sdtPr>
      <w:sdtContent>
        <w:p w14:paraId="000007FA" w14:textId="77777777" w:rsidR="00860220" w:rsidRDefault="00681D0E" w:rsidP="00A56D3D">
          <w:pPr>
            <w:pBdr>
              <w:top w:val="nil"/>
              <w:left w:val="nil"/>
              <w:bottom w:val="nil"/>
              <w:right w:val="nil"/>
              <w:between w:val="nil"/>
            </w:pBdr>
            <w:jc w:val="both"/>
            <w:rPr>
              <w:rFonts w:ascii="Tahoma" w:eastAsia="Tahoma" w:hAnsi="Tahoma" w:cs="Tahoma"/>
              <w:color w:val="000000"/>
              <w:sz w:val="18"/>
              <w:szCs w:val="18"/>
            </w:rPr>
          </w:pPr>
          <w:r>
            <w:rPr>
              <w:rFonts w:ascii="Tahoma" w:eastAsia="Tahoma" w:hAnsi="Tahoma" w:cs="Tahoma"/>
              <w:color w:val="000000"/>
              <w:sz w:val="18"/>
              <w:szCs w:val="18"/>
            </w:rPr>
            <w:t xml:space="preserve">[18] Doe, J., “Title of Paper,” </w:t>
          </w:r>
          <w:r>
            <w:rPr>
              <w:rFonts w:ascii="Tahoma" w:eastAsia="Tahoma" w:hAnsi="Tahoma" w:cs="Tahoma"/>
              <w:i/>
              <w:color w:val="000000"/>
              <w:sz w:val="18"/>
              <w:szCs w:val="18"/>
            </w:rPr>
            <w:t>Name of Journal</w:t>
          </w:r>
          <w:r>
            <w:rPr>
              <w:rFonts w:ascii="Tahoma" w:eastAsia="Tahoma" w:hAnsi="Tahoma" w:cs="Tahoma"/>
              <w:color w:val="000000"/>
              <w:sz w:val="18"/>
              <w:szCs w:val="18"/>
            </w:rPr>
            <w:t xml:space="preserve"> (to be published).</w:t>
          </w:r>
        </w:p>
      </w:sdtContent>
    </w:sdt>
    <w:sdt>
      <w:sdtPr>
        <w:tag w:val="goog_rdk_2207"/>
        <w:id w:val="1347291232"/>
      </w:sdtPr>
      <w:sdtContent>
        <w:p w14:paraId="000007FB" w14:textId="77777777" w:rsidR="00860220" w:rsidRDefault="00681D0E" w:rsidP="00A56D3D">
          <w:pPr>
            <w:pBdr>
              <w:top w:val="nil"/>
              <w:left w:val="nil"/>
              <w:bottom w:val="nil"/>
              <w:right w:val="nil"/>
              <w:between w:val="nil"/>
            </w:pBdr>
            <w:jc w:val="both"/>
            <w:rPr>
              <w:rFonts w:ascii="Tahoma" w:eastAsia="Tahoma" w:hAnsi="Tahoma" w:cs="Tahoma"/>
              <w:color w:val="000000"/>
              <w:sz w:val="18"/>
              <w:szCs w:val="18"/>
            </w:rPr>
          </w:pPr>
          <w:r>
            <w:rPr>
              <w:rFonts w:ascii="Tahoma" w:eastAsia="Tahoma" w:hAnsi="Tahoma" w:cs="Tahoma"/>
              <w:color w:val="000000"/>
              <w:sz w:val="18"/>
              <w:szCs w:val="18"/>
            </w:rPr>
            <w:t xml:space="preserve">[19] Doe, J., “Title of Chapter,” </w:t>
          </w:r>
          <w:r>
            <w:rPr>
              <w:rFonts w:ascii="Tahoma" w:eastAsia="Tahoma" w:hAnsi="Tahoma" w:cs="Tahoma"/>
              <w:i/>
              <w:color w:val="000000"/>
              <w:sz w:val="18"/>
              <w:szCs w:val="18"/>
            </w:rPr>
            <w:t>Name of Book</w:t>
          </w:r>
          <w:r>
            <w:rPr>
              <w:rFonts w:ascii="Tahoma" w:eastAsia="Tahoma" w:hAnsi="Tahoma" w:cs="Tahoma"/>
              <w:color w:val="000000"/>
              <w:sz w:val="18"/>
              <w:szCs w:val="18"/>
            </w:rPr>
            <w:t>, edited by…, Publisher’s name and location (to be published).</w:t>
          </w:r>
        </w:p>
      </w:sdtContent>
    </w:sdt>
    <w:sdt>
      <w:sdtPr>
        <w:tag w:val="goog_rdk_2208"/>
        <w:id w:val="-2000651501"/>
      </w:sdtPr>
      <w:sdtContent>
        <w:p w14:paraId="000007FC" w14:textId="77777777" w:rsidR="00860220" w:rsidRDefault="00681D0E" w:rsidP="00A56D3D">
          <w:pPr>
            <w:pBdr>
              <w:top w:val="nil"/>
              <w:left w:val="nil"/>
              <w:bottom w:val="nil"/>
              <w:right w:val="nil"/>
              <w:between w:val="nil"/>
            </w:pBdr>
            <w:jc w:val="both"/>
            <w:rPr>
              <w:rFonts w:ascii="Tahoma" w:eastAsia="Tahoma" w:hAnsi="Tahoma" w:cs="Tahoma"/>
              <w:color w:val="000000"/>
              <w:sz w:val="18"/>
              <w:szCs w:val="18"/>
            </w:rPr>
          </w:pPr>
          <w:r>
            <w:rPr>
              <w:rFonts w:ascii="Tahoma" w:eastAsia="Tahoma" w:hAnsi="Tahoma" w:cs="Tahoma"/>
              <w:color w:val="000000"/>
              <w:sz w:val="18"/>
              <w:szCs w:val="18"/>
            </w:rPr>
            <w:t>[20] Doe, J., “Title of Work,” Name of Archive, Univ. (or organization), City, State, Year (unpublished).</w:t>
          </w:r>
        </w:p>
      </w:sdtContent>
    </w:sdt>
    <w:sdt>
      <w:sdtPr>
        <w:tag w:val="goog_rdk_2209"/>
        <w:id w:val="-334848921"/>
      </w:sdtPr>
      <w:sdtContent>
        <w:p w14:paraId="000007FD" w14:textId="0A513AD0" w:rsidR="00860220" w:rsidRDefault="00681D0E" w:rsidP="00A56D3D">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rPr>
            <w:t xml:space="preserve">Unpublished works in an archive </w:t>
          </w:r>
          <w:r>
            <w:rPr>
              <w:rFonts w:ascii="Tahoma" w:eastAsia="Tahoma" w:hAnsi="Tahoma" w:cs="Tahoma"/>
              <w:i/>
              <w:color w:val="000000"/>
            </w:rPr>
            <w:t>must</w:t>
          </w:r>
          <w:r>
            <w:rPr>
              <w:rFonts w:ascii="Tahoma" w:eastAsia="Tahoma" w:hAnsi="Tahoma" w:cs="Tahoma"/>
              <w:color w:val="000000"/>
            </w:rPr>
            <w:t xml:space="preserve"> include the name of the archive and the name and location of the university or other organization where the archive is held. Also include any </w:t>
          </w:r>
          <w:r w:rsidR="00B90038">
            <w:rPr>
              <w:rFonts w:ascii="Tahoma" w:eastAsia="Tahoma" w:hAnsi="Tahoma" w:cs="Tahoma"/>
              <w:color w:val="000000"/>
            </w:rPr>
            <w:t>cataloguing</w:t>
          </w:r>
          <w:r>
            <w:rPr>
              <w:rFonts w:ascii="Tahoma" w:eastAsia="Tahoma" w:hAnsi="Tahoma" w:cs="Tahoma"/>
              <w:color w:val="000000"/>
            </w:rPr>
            <w:t xml:space="preserve"> information that may be provided.</w:t>
          </w:r>
        </w:p>
      </w:sdtContent>
    </w:sdt>
    <w:sectPr w:rsidR="00860220">
      <w:pgSz w:w="11907" w:h="16840"/>
      <w:pgMar w:top="1440" w:right="1797" w:bottom="1440" w:left="1797" w:header="720" w:footer="720" w:gutter="0"/>
      <w:cols w:space="708" w:equalWidth="0">
        <w:col w:w="940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96D13" w14:textId="77777777" w:rsidR="00F51AE8" w:rsidRDefault="00F51AE8">
      <w:r>
        <w:separator/>
      </w:r>
    </w:p>
  </w:endnote>
  <w:endnote w:type="continuationSeparator" w:id="0">
    <w:p w14:paraId="7BBF9F5D" w14:textId="77777777" w:rsidR="00F51AE8" w:rsidRDefault="00F51A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DBPBGE+Tahoma">
    <w:altName w:val="Tahom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 Neue">
    <w:altName w:val="Arial"/>
    <w:charset w:val="00"/>
    <w:family w:val="auto"/>
    <w:pitch w:val="default"/>
  </w:font>
  <w:font w:name="Arial Unicode MS">
    <w:altName w:val="Yu Gothic"/>
    <w:panose1 w:val="020B0604020202020204"/>
    <w:charset w:val="80"/>
    <w:family w:val="swiss"/>
    <w:pitch w:val="variable"/>
    <w:sig w:usb0="00000000"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2230"/>
      <w:id w:val="-1545828801"/>
    </w:sdtPr>
    <w:sdtContent>
      <w:p w14:paraId="0000080F" w14:textId="77777777" w:rsidR="00EB0235" w:rsidRDefault="00000000">
        <w:pPr>
          <w:widowControl w:val="0"/>
          <w:pBdr>
            <w:top w:val="nil"/>
            <w:left w:val="nil"/>
            <w:bottom w:val="nil"/>
            <w:right w:val="nil"/>
            <w:between w:val="nil"/>
          </w:pBdr>
          <w:spacing w:line="276" w:lineRule="auto"/>
          <w:rPr>
            <w:color w:val="000000"/>
          </w:rPr>
        </w:pPr>
      </w:p>
    </w:sdtContent>
  </w:sdt>
  <w:tbl>
    <w:tblPr>
      <w:tblStyle w:val="af9"/>
      <w:tblW w:w="9072" w:type="dxa"/>
      <w:tblInd w:w="0" w:type="dxa"/>
      <w:tblLayout w:type="fixed"/>
      <w:tblLook w:val="0000" w:firstRow="0" w:lastRow="0" w:firstColumn="0" w:lastColumn="0" w:noHBand="0" w:noVBand="0"/>
    </w:tblPr>
    <w:tblGrid>
      <w:gridCol w:w="7396"/>
      <w:gridCol w:w="1676"/>
    </w:tblGrid>
    <w:tr w:rsidR="00EB0235" w14:paraId="0B1C268B" w14:textId="77777777">
      <w:tc>
        <w:tcPr>
          <w:tcW w:w="7396" w:type="dxa"/>
          <w:tcBorders>
            <w:top w:val="single" w:sz="6" w:space="0" w:color="000000"/>
          </w:tcBorders>
        </w:tcPr>
        <w:sdt>
          <w:sdtPr>
            <w:tag w:val="goog_rdk_2231"/>
            <w:id w:val="1863161644"/>
          </w:sdtPr>
          <w:sdtContent>
            <w:p w14:paraId="00000810" w14:textId="77777777" w:rsidR="00EB0235" w:rsidRDefault="00000000">
              <w:pPr>
                <w:ind w:right="360"/>
                <w:rPr>
                  <w:sz w:val="14"/>
                  <w:szCs w:val="14"/>
                </w:rPr>
              </w:pPr>
            </w:p>
          </w:sdtContent>
        </w:sdt>
      </w:tc>
      <w:tc>
        <w:tcPr>
          <w:tcW w:w="1676" w:type="dxa"/>
          <w:tcBorders>
            <w:top w:val="single" w:sz="6" w:space="0" w:color="000000"/>
          </w:tcBorders>
        </w:tcPr>
        <w:sdt>
          <w:sdtPr>
            <w:tag w:val="goog_rdk_2232"/>
            <w:id w:val="-1036962783"/>
          </w:sdtPr>
          <w:sdtContent>
            <w:p w14:paraId="00000811" w14:textId="77777777" w:rsidR="00EB0235" w:rsidRDefault="00000000">
              <w:pPr>
                <w:jc w:val="right"/>
                <w:rPr>
                  <w:sz w:val="14"/>
                  <w:szCs w:val="14"/>
                </w:rPr>
              </w:pPr>
            </w:p>
          </w:sdtContent>
        </w:sdt>
      </w:tc>
    </w:tr>
  </w:tbl>
  <w:sdt>
    <w:sdtPr>
      <w:tag w:val="goog_rdk_2233"/>
      <w:id w:val="-1543595971"/>
    </w:sdtPr>
    <w:sdtContent>
      <w:p w14:paraId="00000812" w14:textId="77777777" w:rsidR="00EB0235" w:rsidRDefault="00000000">
        <w:pPr>
          <w:pBdr>
            <w:top w:val="nil"/>
            <w:left w:val="nil"/>
            <w:bottom w:val="nil"/>
            <w:right w:val="nil"/>
            <w:between w:val="nil"/>
          </w:pBdr>
          <w:tabs>
            <w:tab w:val="center" w:pos="4320"/>
            <w:tab w:val="right" w:pos="8640"/>
          </w:tabs>
          <w:rPr>
            <w:color w:val="000000"/>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2254"/>
      <w:id w:val="710232979"/>
      <w:showingPlcHdr/>
    </w:sdtPr>
    <w:sdtContent>
      <w:p w14:paraId="00000824" w14:textId="3BE66937" w:rsidR="00EB0235" w:rsidRDefault="00B97414">
        <w:pPr>
          <w:widowControl w:val="0"/>
          <w:pBdr>
            <w:top w:val="nil"/>
            <w:left w:val="nil"/>
            <w:bottom w:val="nil"/>
            <w:right w:val="nil"/>
            <w:between w:val="nil"/>
          </w:pBdr>
          <w:spacing w:line="276" w:lineRule="auto"/>
          <w:rPr>
            <w:color w:val="000000"/>
          </w:rPr>
        </w:pPr>
        <w:r>
          <w:t xml:space="preserve">     </w:t>
        </w:r>
      </w:p>
    </w:sdtContent>
  </w:sdt>
  <w:tbl>
    <w:tblPr>
      <w:tblStyle w:val="afb"/>
      <w:tblW w:w="8437" w:type="dxa"/>
      <w:jc w:val="center"/>
      <w:tblInd w:w="0" w:type="dxa"/>
      <w:tblLayout w:type="fixed"/>
      <w:tblLook w:val="0000" w:firstRow="0" w:lastRow="0" w:firstColumn="0" w:lastColumn="0" w:noHBand="0" w:noVBand="0"/>
    </w:tblPr>
    <w:tblGrid>
      <w:gridCol w:w="1119"/>
      <w:gridCol w:w="2387"/>
      <w:gridCol w:w="2391"/>
      <w:gridCol w:w="2540"/>
    </w:tblGrid>
    <w:tr w:rsidR="00EB0235" w14:paraId="47A6B64C" w14:textId="77777777">
      <w:trPr>
        <w:trHeight w:val="340"/>
        <w:jc w:val="center"/>
      </w:trPr>
      <w:tc>
        <w:tcPr>
          <w:tcW w:w="1119" w:type="dxa"/>
          <w:tcBorders>
            <w:top w:val="single" w:sz="6" w:space="0" w:color="000000"/>
          </w:tcBorders>
        </w:tcPr>
        <w:sdt>
          <w:sdtPr>
            <w:tag w:val="goog_rdk_2255"/>
            <w:id w:val="-1687973404"/>
          </w:sdtPr>
          <w:sdtContent>
            <w:p w14:paraId="00000825" w14:textId="77777777" w:rsidR="00EB0235" w:rsidRDefault="00000000">
              <w:pPr>
                <w:pBdr>
                  <w:top w:val="nil"/>
                  <w:left w:val="nil"/>
                  <w:bottom w:val="nil"/>
                  <w:right w:val="nil"/>
                  <w:between w:val="nil"/>
                </w:pBdr>
                <w:tabs>
                  <w:tab w:val="left" w:pos="925"/>
                </w:tabs>
                <w:spacing w:before="240"/>
                <w:jc w:val="both"/>
                <w:rPr>
                  <w:color w:val="000000"/>
                  <w:sz w:val="16"/>
                  <w:szCs w:val="16"/>
                </w:rPr>
              </w:pPr>
            </w:p>
          </w:sdtContent>
        </w:sdt>
      </w:tc>
      <w:tc>
        <w:tcPr>
          <w:tcW w:w="2387" w:type="dxa"/>
          <w:tcBorders>
            <w:top w:val="single" w:sz="6" w:space="0" w:color="000000"/>
          </w:tcBorders>
        </w:tcPr>
        <w:sdt>
          <w:sdtPr>
            <w:tag w:val="goog_rdk_2256"/>
            <w:id w:val="903104773"/>
          </w:sdtPr>
          <w:sdtContent>
            <w:p w14:paraId="00000826" w14:textId="77777777" w:rsidR="00EB0235" w:rsidRDefault="00EB0235">
              <w:pPr>
                <w:pBdr>
                  <w:top w:val="nil"/>
                  <w:left w:val="nil"/>
                  <w:bottom w:val="nil"/>
                  <w:right w:val="nil"/>
                  <w:between w:val="nil"/>
                </w:pBdr>
                <w:tabs>
                  <w:tab w:val="clear" w:pos="1440"/>
                  <w:tab w:val="left" w:pos="1420"/>
                  <w:tab w:val="left" w:pos="1980"/>
                  <w:tab w:val="left" w:pos="2260"/>
                </w:tabs>
                <w:spacing w:before="240"/>
                <w:jc w:val="both"/>
                <w:rPr>
                  <w:color w:val="000000"/>
                  <w:sz w:val="16"/>
                  <w:szCs w:val="16"/>
                </w:rPr>
              </w:pPr>
              <w:r>
                <w:rPr>
                  <w:color w:val="000000"/>
                  <w:sz w:val="16"/>
                  <w:szCs w:val="16"/>
                </w:rPr>
                <w:t>name</w:t>
              </w:r>
            </w:p>
          </w:sdtContent>
        </w:sdt>
      </w:tc>
      <w:tc>
        <w:tcPr>
          <w:tcW w:w="2391" w:type="dxa"/>
          <w:tcBorders>
            <w:top w:val="single" w:sz="6" w:space="0" w:color="000000"/>
          </w:tcBorders>
        </w:tcPr>
        <w:sdt>
          <w:sdtPr>
            <w:tag w:val="goog_rdk_2257"/>
            <w:id w:val="-1699229367"/>
          </w:sdtPr>
          <w:sdtContent>
            <w:p w14:paraId="00000827" w14:textId="77777777" w:rsidR="00EB0235" w:rsidRDefault="00EB0235">
              <w:pPr>
                <w:pBdr>
                  <w:top w:val="nil"/>
                  <w:left w:val="nil"/>
                  <w:bottom w:val="nil"/>
                  <w:right w:val="nil"/>
                  <w:between w:val="nil"/>
                </w:pBdr>
                <w:tabs>
                  <w:tab w:val="clear" w:pos="1440"/>
                  <w:tab w:val="left" w:pos="1420"/>
                  <w:tab w:val="left" w:pos="1980"/>
                  <w:tab w:val="left" w:pos="2260"/>
                </w:tabs>
                <w:spacing w:before="240"/>
                <w:jc w:val="both"/>
                <w:rPr>
                  <w:color w:val="000000"/>
                  <w:sz w:val="16"/>
                  <w:szCs w:val="16"/>
                </w:rPr>
              </w:pPr>
              <w:r>
                <w:rPr>
                  <w:color w:val="000000"/>
                  <w:sz w:val="16"/>
                  <w:szCs w:val="16"/>
                </w:rPr>
                <w:t>date</w:t>
              </w:r>
            </w:p>
          </w:sdtContent>
        </w:sdt>
      </w:tc>
      <w:tc>
        <w:tcPr>
          <w:tcW w:w="2540" w:type="dxa"/>
          <w:tcBorders>
            <w:top w:val="single" w:sz="6" w:space="0" w:color="000000"/>
          </w:tcBorders>
        </w:tcPr>
        <w:sdt>
          <w:sdtPr>
            <w:tag w:val="goog_rdk_2258"/>
            <w:id w:val="903723651"/>
          </w:sdtPr>
          <w:sdtContent>
            <w:p w14:paraId="00000828" w14:textId="77777777" w:rsidR="00EB0235" w:rsidRDefault="00EB0235">
              <w:pPr>
                <w:pBdr>
                  <w:top w:val="nil"/>
                  <w:left w:val="nil"/>
                  <w:bottom w:val="nil"/>
                  <w:right w:val="nil"/>
                  <w:between w:val="nil"/>
                </w:pBdr>
                <w:tabs>
                  <w:tab w:val="clear" w:pos="1440"/>
                  <w:tab w:val="left" w:pos="1420"/>
                  <w:tab w:val="left" w:pos="1980"/>
                  <w:tab w:val="left" w:pos="2260"/>
                </w:tabs>
                <w:spacing w:before="240"/>
                <w:jc w:val="both"/>
                <w:rPr>
                  <w:color w:val="000000"/>
                  <w:sz w:val="16"/>
                  <w:szCs w:val="16"/>
                </w:rPr>
              </w:pPr>
              <w:r>
                <w:rPr>
                  <w:color w:val="000000"/>
                  <w:sz w:val="16"/>
                  <w:szCs w:val="16"/>
                </w:rPr>
                <w:t>signature</w:t>
              </w:r>
            </w:p>
          </w:sdtContent>
        </w:sdt>
      </w:tc>
    </w:tr>
    <w:tr w:rsidR="00EB0235" w14:paraId="20F55C8F" w14:textId="77777777">
      <w:trPr>
        <w:trHeight w:val="340"/>
        <w:jc w:val="center"/>
      </w:trPr>
      <w:tc>
        <w:tcPr>
          <w:tcW w:w="1119" w:type="dxa"/>
        </w:tcPr>
        <w:sdt>
          <w:sdtPr>
            <w:tag w:val="goog_rdk_2259"/>
            <w:id w:val="-1017686912"/>
          </w:sdtPr>
          <w:sdtContent>
            <w:p w14:paraId="00000829" w14:textId="77777777" w:rsidR="00EB0235" w:rsidRDefault="00EB0235">
              <w:pPr>
                <w:pBdr>
                  <w:top w:val="nil"/>
                  <w:left w:val="nil"/>
                  <w:bottom w:val="nil"/>
                  <w:right w:val="nil"/>
                  <w:between w:val="nil"/>
                </w:pBdr>
                <w:tabs>
                  <w:tab w:val="clear" w:pos="1440"/>
                  <w:tab w:val="left" w:pos="1420"/>
                  <w:tab w:val="left" w:pos="1980"/>
                  <w:tab w:val="left" w:pos="2260"/>
                </w:tabs>
                <w:spacing w:before="240"/>
                <w:jc w:val="both"/>
                <w:rPr>
                  <w:color w:val="000000"/>
                  <w:sz w:val="16"/>
                  <w:szCs w:val="16"/>
                </w:rPr>
              </w:pPr>
              <w:r>
                <w:rPr>
                  <w:color w:val="000000"/>
                  <w:sz w:val="16"/>
                  <w:szCs w:val="16"/>
                </w:rPr>
                <w:t>author</w:t>
              </w:r>
            </w:p>
          </w:sdtContent>
        </w:sdt>
      </w:tc>
      <w:tc>
        <w:tcPr>
          <w:tcW w:w="2387" w:type="dxa"/>
        </w:tcPr>
        <w:sdt>
          <w:sdtPr>
            <w:tag w:val="goog_rdk_2260"/>
            <w:id w:val="26526724"/>
          </w:sdtPr>
          <w:sdtContent>
            <w:p w14:paraId="0000082A" w14:textId="3BF9C0B6" w:rsidR="00EB0235" w:rsidRDefault="00B97414">
              <w:pPr>
                <w:pBdr>
                  <w:top w:val="nil"/>
                  <w:left w:val="nil"/>
                  <w:bottom w:val="nil"/>
                  <w:right w:val="nil"/>
                  <w:between w:val="nil"/>
                </w:pBdr>
                <w:tabs>
                  <w:tab w:val="clear" w:pos="1440"/>
                  <w:tab w:val="left" w:pos="1420"/>
                  <w:tab w:val="left" w:pos="1980"/>
                  <w:tab w:val="left" w:pos="2260"/>
                </w:tabs>
                <w:spacing w:before="240"/>
                <w:rPr>
                  <w:color w:val="000000"/>
                </w:rPr>
              </w:pPr>
              <w:r>
                <w:rPr>
                  <w:color w:val="000000"/>
                </w:rPr>
                <w:t>Theodoros Michelis</w:t>
              </w:r>
            </w:p>
          </w:sdtContent>
        </w:sdt>
      </w:tc>
      <w:tc>
        <w:tcPr>
          <w:tcW w:w="2391" w:type="dxa"/>
        </w:tcPr>
        <w:sdt>
          <w:sdtPr>
            <w:tag w:val="goog_rdk_2261"/>
            <w:id w:val="587354901"/>
          </w:sdtPr>
          <w:sdtContent>
            <w:p w14:paraId="0000082B" w14:textId="49EC1BDB" w:rsidR="00EB0235" w:rsidRDefault="00B97414">
              <w:pPr>
                <w:pBdr>
                  <w:top w:val="nil"/>
                  <w:left w:val="nil"/>
                  <w:bottom w:val="nil"/>
                  <w:right w:val="nil"/>
                  <w:between w:val="nil"/>
                </w:pBdr>
                <w:tabs>
                  <w:tab w:val="clear" w:pos="1440"/>
                  <w:tab w:val="left" w:pos="1420"/>
                  <w:tab w:val="left" w:pos="1980"/>
                  <w:tab w:val="left" w:pos="2260"/>
                </w:tabs>
                <w:spacing w:before="240"/>
                <w:rPr>
                  <w:color w:val="000000"/>
                </w:rPr>
              </w:pPr>
              <w:r>
                <w:rPr>
                  <w:color w:val="000000"/>
                </w:rPr>
                <w:t>16 April 2026</w:t>
              </w:r>
            </w:p>
          </w:sdtContent>
        </w:sdt>
      </w:tc>
      <w:tc>
        <w:tcPr>
          <w:tcW w:w="2540" w:type="dxa"/>
        </w:tcPr>
        <w:sdt>
          <w:sdtPr>
            <w:tag w:val="goog_rdk_2262"/>
            <w:id w:val="-1641650155"/>
          </w:sdtPr>
          <w:sdtContent>
            <w:p w14:paraId="0000082C" w14:textId="77777777" w:rsidR="00EB0235" w:rsidRDefault="00000000">
              <w:pPr>
                <w:pBdr>
                  <w:top w:val="nil"/>
                  <w:left w:val="nil"/>
                  <w:bottom w:val="nil"/>
                  <w:right w:val="nil"/>
                  <w:between w:val="nil"/>
                </w:pBdr>
                <w:tabs>
                  <w:tab w:val="clear" w:pos="1440"/>
                  <w:tab w:val="left" w:pos="1420"/>
                  <w:tab w:val="left" w:pos="1980"/>
                  <w:tab w:val="left" w:pos="2260"/>
                </w:tabs>
                <w:spacing w:before="240"/>
                <w:jc w:val="both"/>
                <w:rPr>
                  <w:color w:val="000000"/>
                </w:rPr>
              </w:pPr>
            </w:p>
          </w:sdtContent>
        </w:sdt>
      </w:tc>
    </w:tr>
  </w:tbl>
  <w:sdt>
    <w:sdtPr>
      <w:tag w:val="goog_rdk_2263"/>
      <w:id w:val="-2595312"/>
    </w:sdtPr>
    <w:sdtContent>
      <w:p w14:paraId="0000082D" w14:textId="77777777" w:rsidR="00EB0235" w:rsidRDefault="00000000">
        <w:pPr>
          <w:tabs>
            <w:tab w:val="right" w:pos="9060"/>
          </w:tabs>
          <w:rPr>
            <w:rFonts w:ascii="Helvetica Neue" w:eastAsia="Helvetica Neue" w:hAnsi="Helvetica Neue" w:cs="Helvetica Neue"/>
            <w:sz w:val="18"/>
            <w:szCs w:val="18"/>
          </w:rPr>
        </w:pPr>
      </w:p>
    </w:sdtContent>
  </w:sdt>
  <w:tbl>
    <w:tblPr>
      <w:tblStyle w:val="afc"/>
      <w:tblW w:w="9294" w:type="dxa"/>
      <w:tblInd w:w="0" w:type="dxa"/>
      <w:tblLayout w:type="fixed"/>
      <w:tblLook w:val="0000" w:firstRow="0" w:lastRow="0" w:firstColumn="0" w:lastColumn="0" w:noHBand="0" w:noVBand="0"/>
    </w:tblPr>
    <w:tblGrid>
      <w:gridCol w:w="7460"/>
      <w:gridCol w:w="1834"/>
    </w:tblGrid>
    <w:tr w:rsidR="00EB0235" w14:paraId="4C47D044" w14:textId="77777777">
      <w:tc>
        <w:tcPr>
          <w:tcW w:w="7460" w:type="dxa"/>
          <w:tcBorders>
            <w:top w:val="single" w:sz="6" w:space="0" w:color="000000"/>
          </w:tcBorders>
        </w:tcPr>
        <w:sdt>
          <w:sdtPr>
            <w:tag w:val="goog_rdk_2264"/>
            <w:id w:val="-918398624"/>
          </w:sdtPr>
          <w:sdtContent>
            <w:p w14:paraId="0000082E" w14:textId="77777777" w:rsidR="00EB0235" w:rsidRDefault="00000000">
              <w:pPr>
                <w:rPr>
                  <w:sz w:val="14"/>
                  <w:szCs w:val="14"/>
                </w:rPr>
              </w:pPr>
            </w:p>
          </w:sdtContent>
        </w:sdt>
        <w:sdt>
          <w:sdtPr>
            <w:tag w:val="goog_rdk_2265"/>
            <w:id w:val="158673253"/>
          </w:sdtPr>
          <w:sdtContent>
            <w:p w14:paraId="0000082F" w14:textId="77777777" w:rsidR="00EB0235" w:rsidRDefault="00000000">
              <w:pPr>
                <w:rPr>
                  <w:sz w:val="14"/>
                  <w:szCs w:val="14"/>
                </w:rPr>
              </w:pPr>
            </w:p>
          </w:sdtContent>
        </w:sdt>
      </w:tc>
      <w:tc>
        <w:tcPr>
          <w:tcW w:w="1834" w:type="dxa"/>
          <w:tcBorders>
            <w:top w:val="single" w:sz="6" w:space="0" w:color="000000"/>
          </w:tcBorders>
        </w:tcPr>
        <w:sdt>
          <w:sdtPr>
            <w:tag w:val="goog_rdk_2266"/>
            <w:id w:val="1775822893"/>
          </w:sdtPr>
          <w:sdtContent>
            <w:p w14:paraId="00000830" w14:textId="77777777" w:rsidR="00EB0235" w:rsidRDefault="00000000">
              <w:pPr>
                <w:ind w:left="360"/>
                <w:jc w:val="right"/>
                <w:rPr>
                  <w:sz w:val="14"/>
                  <w:szCs w:val="14"/>
                </w:rPr>
              </w:pPr>
            </w:p>
          </w:sdtContent>
        </w:sdt>
        <w:sdt>
          <w:sdtPr>
            <w:tag w:val="goog_rdk_2267"/>
            <w:id w:val="2030755947"/>
          </w:sdtPr>
          <w:sdtContent>
            <w:p w14:paraId="00000831" w14:textId="77777777" w:rsidR="00EB0235" w:rsidRDefault="00000000">
              <w:pPr>
                <w:ind w:left="360"/>
                <w:jc w:val="right"/>
                <w:rPr>
                  <w:sz w:val="14"/>
                  <w:szCs w:val="14"/>
                </w:rPr>
              </w:pPr>
            </w:p>
          </w:sdtContent>
        </w:sdt>
        <w:sdt>
          <w:sdtPr>
            <w:tag w:val="goog_rdk_2268"/>
            <w:id w:val="-1050151612"/>
          </w:sdtPr>
          <w:sdtContent>
            <w:p w14:paraId="00000832" w14:textId="77777777" w:rsidR="00EB0235" w:rsidRDefault="00000000">
              <w:pPr>
                <w:ind w:left="360"/>
                <w:jc w:val="right"/>
                <w:rPr>
                  <w:sz w:val="14"/>
                  <w:szCs w:val="14"/>
                </w:rPr>
              </w:pPr>
            </w:p>
          </w:sdtContent>
        </w:sdt>
      </w:tc>
    </w:tr>
  </w:tbl>
  <w:sdt>
    <w:sdtPr>
      <w:tag w:val="goog_rdk_2269"/>
      <w:id w:val="-199561373"/>
    </w:sdtPr>
    <w:sdtContent>
      <w:p w14:paraId="00000833" w14:textId="77777777" w:rsidR="00EB0235" w:rsidRDefault="00000000">
        <w:pPr>
          <w:pBdr>
            <w:top w:val="nil"/>
            <w:left w:val="nil"/>
            <w:bottom w:val="nil"/>
            <w:right w:val="nil"/>
            <w:between w:val="nil"/>
          </w:pBdr>
          <w:tabs>
            <w:tab w:val="center" w:pos="4320"/>
            <w:tab w:val="right" w:pos="8640"/>
          </w:tabs>
          <w:rPr>
            <w:color w:val="000000"/>
          </w:rPr>
        </w:pPr>
      </w:p>
    </w:sdtContent>
  </w:sdt>
  <w:sdt>
    <w:sdtPr>
      <w:tag w:val="goog_rdk_2270"/>
      <w:id w:val="168377363"/>
    </w:sdtPr>
    <w:sdtContent>
      <w:p w14:paraId="00000834" w14:textId="77777777" w:rsidR="00EB0235" w:rsidRDefault="00000000">
        <w:pPr>
          <w:pBdr>
            <w:top w:val="nil"/>
            <w:left w:val="nil"/>
            <w:bottom w:val="nil"/>
            <w:right w:val="nil"/>
            <w:between w:val="nil"/>
          </w:pBdr>
          <w:tabs>
            <w:tab w:val="center" w:pos="4320"/>
            <w:tab w:val="right" w:pos="8640"/>
          </w:tabs>
          <w:rPr>
            <w:color w:val="000000"/>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ED108" w14:textId="77777777" w:rsidR="00F51AE8" w:rsidRDefault="00F51AE8">
      <w:r>
        <w:separator/>
      </w:r>
    </w:p>
  </w:footnote>
  <w:footnote w:type="continuationSeparator" w:id="0">
    <w:p w14:paraId="4EFF5005" w14:textId="77777777" w:rsidR="00F51AE8" w:rsidRDefault="00F51A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2271"/>
      <w:id w:val="-1759281704"/>
    </w:sdtPr>
    <w:sdtContent>
      <w:p w14:paraId="00000835" w14:textId="77777777" w:rsidR="00EB0235" w:rsidRDefault="00EB0235">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sdtContent>
  </w:sdt>
  <w:sdt>
    <w:sdtPr>
      <w:tag w:val="goog_rdk_2272"/>
      <w:id w:val="785772222"/>
    </w:sdtPr>
    <w:sdtContent>
      <w:p w14:paraId="00000836" w14:textId="77777777" w:rsidR="00EB0235" w:rsidRDefault="00000000">
        <w:pPr>
          <w:pBdr>
            <w:top w:val="nil"/>
            <w:left w:val="nil"/>
            <w:bottom w:val="nil"/>
            <w:right w:val="nil"/>
            <w:between w:val="nil"/>
          </w:pBdr>
          <w:tabs>
            <w:tab w:val="center" w:pos="4320"/>
            <w:tab w:val="right" w:pos="8640"/>
          </w:tabs>
          <w:ind w:right="360"/>
          <w:rPr>
            <w:color w:val="000000"/>
          </w:rP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2210"/>
      <w:id w:val="-592160610"/>
      <w:showingPlcHdr/>
    </w:sdtPr>
    <w:sdtContent>
      <w:p w14:paraId="000007FE" w14:textId="4FDA24D1" w:rsidR="00EB0235" w:rsidRDefault="00EB0235">
        <w:pPr>
          <w:widowControl w:val="0"/>
          <w:pBdr>
            <w:top w:val="nil"/>
            <w:left w:val="nil"/>
            <w:bottom w:val="nil"/>
            <w:right w:val="nil"/>
            <w:between w:val="nil"/>
          </w:pBdr>
          <w:spacing w:line="276" w:lineRule="auto"/>
          <w:rPr>
            <w:rFonts w:ascii="Tahoma" w:eastAsia="Tahoma" w:hAnsi="Tahoma" w:cs="Tahoma"/>
            <w:color w:val="000000"/>
          </w:rPr>
        </w:pPr>
        <w:r>
          <w:t xml:space="preserve">     </w:t>
        </w:r>
      </w:p>
    </w:sdtContent>
  </w:sdt>
  <w:tbl>
    <w:tblPr>
      <w:tblStyle w:val="af8"/>
      <w:tblW w:w="9328" w:type="dxa"/>
      <w:tblInd w:w="0" w:type="dxa"/>
      <w:tblBorders>
        <w:bottom w:val="single" w:sz="6" w:space="0" w:color="000000"/>
      </w:tblBorders>
      <w:tblLayout w:type="fixed"/>
      <w:tblLook w:val="0000" w:firstRow="0" w:lastRow="0" w:firstColumn="0" w:lastColumn="0" w:noHBand="0" w:noVBand="0"/>
    </w:tblPr>
    <w:tblGrid>
      <w:gridCol w:w="3368"/>
      <w:gridCol w:w="2976"/>
      <w:gridCol w:w="993"/>
      <w:gridCol w:w="1701"/>
      <w:gridCol w:w="290"/>
    </w:tblGrid>
    <w:tr w:rsidR="00EB0235" w14:paraId="2A2003DF" w14:textId="77777777">
      <w:trPr>
        <w:trHeight w:val="1560"/>
      </w:trPr>
      <w:tc>
        <w:tcPr>
          <w:tcW w:w="3368" w:type="dxa"/>
        </w:tcPr>
        <w:sdt>
          <w:sdtPr>
            <w:tag w:val="goog_rdk_2211"/>
            <w:id w:val="154574345"/>
          </w:sdtPr>
          <w:sdtContent>
            <w:p w14:paraId="000007FF" w14:textId="77777777" w:rsidR="00EB0235" w:rsidRDefault="00EB0235">
              <w:pPr>
                <w:keepNext/>
                <w:pBdr>
                  <w:top w:val="nil"/>
                  <w:left w:val="nil"/>
                  <w:bottom w:val="nil"/>
                  <w:right w:val="nil"/>
                  <w:between w:val="nil"/>
                </w:pBdr>
                <w:tabs>
                  <w:tab w:val="center" w:pos="4320"/>
                  <w:tab w:val="right" w:pos="8640"/>
                </w:tabs>
                <w:rPr>
                  <w:color w:val="000000"/>
                </w:rPr>
              </w:pPr>
              <w:r>
                <w:rPr>
                  <w:noProof/>
                  <w:lang w:val="en-US" w:eastAsia="en-US"/>
                </w:rPr>
                <w:drawing>
                  <wp:anchor distT="0" distB="0" distL="114300" distR="114300" simplePos="0" relativeHeight="251658240" behindDoc="0" locked="0" layoutInCell="1" hidden="0" allowOverlap="1" wp14:anchorId="626CCFE8" wp14:editId="0370EFEB">
                    <wp:simplePos x="0" y="0"/>
                    <wp:positionH relativeFrom="column">
                      <wp:posOffset>222250</wp:posOffset>
                    </wp:positionH>
                    <wp:positionV relativeFrom="paragraph">
                      <wp:posOffset>-13969</wp:posOffset>
                    </wp:positionV>
                    <wp:extent cx="1714500" cy="666115"/>
                    <wp:effectExtent l="0" t="0" r="0" b="0"/>
                    <wp:wrapNone/>
                    <wp:docPr id="2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714500" cy="666115"/>
                            </a:xfrm>
                            <a:prstGeom prst="rect">
                              <a:avLst/>
                            </a:prstGeom>
                            <a:ln/>
                          </pic:spPr>
                        </pic:pic>
                      </a:graphicData>
                    </a:graphic>
                  </wp:anchor>
                </w:drawing>
              </w:r>
            </w:p>
          </w:sdtContent>
        </w:sdt>
      </w:tc>
      <w:tc>
        <w:tcPr>
          <w:tcW w:w="2976" w:type="dxa"/>
        </w:tcPr>
        <w:sdt>
          <w:sdtPr>
            <w:tag w:val="goog_rdk_2212"/>
            <w:id w:val="220330976"/>
          </w:sdtPr>
          <w:sdtContent>
            <w:p w14:paraId="00000800" w14:textId="77777777" w:rsidR="00EB0235" w:rsidRDefault="00000000">
              <w:pPr>
                <w:pBdr>
                  <w:top w:val="nil"/>
                  <w:left w:val="nil"/>
                  <w:bottom w:val="nil"/>
                  <w:right w:val="nil"/>
                  <w:between w:val="nil"/>
                </w:pBdr>
                <w:tabs>
                  <w:tab w:val="center" w:pos="4320"/>
                  <w:tab w:val="right" w:pos="8640"/>
                </w:tabs>
                <w:jc w:val="center"/>
                <w:rPr>
                  <w:b/>
                  <w:color w:val="000000"/>
                </w:rPr>
              </w:pPr>
            </w:p>
          </w:sdtContent>
        </w:sdt>
        <w:sdt>
          <w:sdtPr>
            <w:tag w:val="goog_rdk_2213"/>
            <w:id w:val="816537950"/>
          </w:sdtPr>
          <w:sdtContent>
            <w:p w14:paraId="00000801" w14:textId="77777777" w:rsidR="00EB0235" w:rsidRDefault="00000000">
              <w:pPr>
                <w:pBdr>
                  <w:top w:val="nil"/>
                  <w:left w:val="nil"/>
                  <w:bottom w:val="nil"/>
                  <w:right w:val="nil"/>
                  <w:between w:val="nil"/>
                </w:pBdr>
                <w:tabs>
                  <w:tab w:val="center" w:pos="4320"/>
                  <w:tab w:val="right" w:pos="8640"/>
                </w:tabs>
                <w:rPr>
                  <w:b/>
                  <w:color w:val="000000"/>
                </w:rPr>
              </w:pPr>
            </w:p>
          </w:sdtContent>
        </w:sdt>
        <w:sdt>
          <w:sdtPr>
            <w:tag w:val="goog_rdk_2214"/>
            <w:id w:val="-1121757843"/>
          </w:sdtPr>
          <w:sdtContent>
            <w:p w14:paraId="00000802" w14:textId="77777777" w:rsidR="00EB0235" w:rsidRDefault="00000000">
              <w:pPr>
                <w:pBdr>
                  <w:top w:val="nil"/>
                  <w:left w:val="nil"/>
                  <w:bottom w:val="nil"/>
                  <w:right w:val="nil"/>
                  <w:between w:val="nil"/>
                </w:pBdr>
                <w:tabs>
                  <w:tab w:val="center" w:pos="4320"/>
                  <w:tab w:val="right" w:pos="8640"/>
                </w:tabs>
                <w:jc w:val="center"/>
                <w:rPr>
                  <w:b/>
                  <w:color w:val="000000"/>
                </w:rPr>
              </w:pPr>
            </w:p>
          </w:sdtContent>
        </w:sdt>
      </w:tc>
      <w:tc>
        <w:tcPr>
          <w:tcW w:w="993" w:type="dxa"/>
        </w:tcPr>
        <w:sdt>
          <w:sdtPr>
            <w:tag w:val="goog_rdk_2215"/>
            <w:id w:val="-1777554815"/>
          </w:sdtPr>
          <w:sdtContent>
            <w:p w14:paraId="00000803" w14:textId="77777777" w:rsidR="00EB0235" w:rsidRDefault="00EB0235">
              <w:pPr>
                <w:pBdr>
                  <w:top w:val="nil"/>
                  <w:left w:val="nil"/>
                  <w:bottom w:val="nil"/>
                  <w:right w:val="nil"/>
                  <w:between w:val="nil"/>
                </w:pBdr>
                <w:tabs>
                  <w:tab w:val="center" w:pos="4320"/>
                  <w:tab w:val="right" w:pos="8640"/>
                </w:tabs>
                <w:rPr>
                  <w:b/>
                  <w:color w:val="000000"/>
                </w:rPr>
              </w:pPr>
              <w:r>
                <w:rPr>
                  <w:color w:val="000000"/>
                  <w:sz w:val="16"/>
                  <w:szCs w:val="16"/>
                </w:rPr>
                <w:t>document</w:t>
              </w:r>
            </w:p>
          </w:sdtContent>
        </w:sdt>
        <w:sdt>
          <w:sdtPr>
            <w:tag w:val="goog_rdk_2216"/>
            <w:id w:val="1885681795"/>
          </w:sdtPr>
          <w:sdtContent>
            <w:p w14:paraId="00000804" w14:textId="77777777" w:rsidR="00EB0235" w:rsidRDefault="00EB0235">
              <w:pPr>
                <w:pBdr>
                  <w:top w:val="nil"/>
                  <w:left w:val="nil"/>
                  <w:bottom w:val="nil"/>
                  <w:right w:val="nil"/>
                  <w:between w:val="nil"/>
                </w:pBdr>
                <w:tabs>
                  <w:tab w:val="center" w:pos="4320"/>
                  <w:tab w:val="right" w:pos="8640"/>
                </w:tabs>
                <w:rPr>
                  <w:color w:val="000000"/>
                  <w:sz w:val="16"/>
                  <w:szCs w:val="16"/>
                </w:rPr>
              </w:pPr>
              <w:r>
                <w:rPr>
                  <w:color w:val="000000"/>
                  <w:sz w:val="16"/>
                  <w:szCs w:val="16"/>
                </w:rPr>
                <w:t>issue</w:t>
              </w:r>
            </w:p>
          </w:sdtContent>
        </w:sdt>
        <w:sdt>
          <w:sdtPr>
            <w:tag w:val="goog_rdk_2217"/>
            <w:id w:val="1476714647"/>
          </w:sdtPr>
          <w:sdtContent>
            <w:p w14:paraId="00000805" w14:textId="77777777" w:rsidR="00EB0235" w:rsidRDefault="00EB0235">
              <w:pPr>
                <w:pBdr>
                  <w:top w:val="nil"/>
                  <w:left w:val="nil"/>
                  <w:bottom w:val="nil"/>
                  <w:right w:val="nil"/>
                  <w:between w:val="nil"/>
                </w:pBdr>
                <w:tabs>
                  <w:tab w:val="center" w:pos="4320"/>
                  <w:tab w:val="right" w:pos="8640"/>
                </w:tabs>
                <w:rPr>
                  <w:color w:val="000000"/>
                  <w:sz w:val="16"/>
                  <w:szCs w:val="16"/>
                </w:rPr>
              </w:pPr>
              <w:r>
                <w:rPr>
                  <w:color w:val="000000"/>
                  <w:sz w:val="16"/>
                  <w:szCs w:val="16"/>
                </w:rPr>
                <w:t>date</w:t>
              </w:r>
            </w:p>
          </w:sdtContent>
        </w:sdt>
        <w:sdt>
          <w:sdtPr>
            <w:tag w:val="goog_rdk_2218"/>
            <w:id w:val="1501008131"/>
          </w:sdtPr>
          <w:sdtContent>
            <w:p w14:paraId="00000806" w14:textId="77777777" w:rsidR="00EB0235" w:rsidRDefault="00EB0235">
              <w:pPr>
                <w:rPr>
                  <w:sz w:val="16"/>
                  <w:szCs w:val="16"/>
                </w:rPr>
              </w:pPr>
              <w:r>
                <w:rPr>
                  <w:sz w:val="16"/>
                  <w:szCs w:val="16"/>
                </w:rPr>
                <w:t>page</w:t>
              </w:r>
            </w:p>
          </w:sdtContent>
        </w:sdt>
        <w:sdt>
          <w:sdtPr>
            <w:tag w:val="goog_rdk_2219"/>
            <w:id w:val="-1984689725"/>
          </w:sdtPr>
          <w:sdtContent>
            <w:p w14:paraId="00000807" w14:textId="77777777" w:rsidR="00EB0235" w:rsidRDefault="00000000">
              <w:pPr>
                <w:pBdr>
                  <w:top w:val="nil"/>
                  <w:left w:val="nil"/>
                  <w:bottom w:val="nil"/>
                  <w:right w:val="nil"/>
                  <w:between w:val="nil"/>
                </w:pBdr>
                <w:tabs>
                  <w:tab w:val="center" w:pos="4320"/>
                  <w:tab w:val="right" w:pos="8640"/>
                </w:tabs>
                <w:rPr>
                  <w:color w:val="000000"/>
                </w:rPr>
              </w:pPr>
            </w:p>
          </w:sdtContent>
        </w:sdt>
      </w:tc>
      <w:tc>
        <w:tcPr>
          <w:tcW w:w="1701" w:type="dxa"/>
        </w:tcPr>
        <w:sdt>
          <w:sdtPr>
            <w:tag w:val="goog_rdk_2220"/>
            <w:id w:val="-749276926"/>
          </w:sdtPr>
          <w:sdtContent>
            <w:p w14:paraId="00000808" w14:textId="77777777" w:rsidR="00EB0235" w:rsidRDefault="00000000">
              <w:pPr>
                <w:pBdr>
                  <w:top w:val="nil"/>
                  <w:left w:val="nil"/>
                  <w:bottom w:val="nil"/>
                  <w:right w:val="nil"/>
                  <w:between w:val="nil"/>
                </w:pBdr>
                <w:tabs>
                  <w:tab w:val="center" w:pos="4320"/>
                  <w:tab w:val="right" w:pos="8640"/>
                </w:tabs>
                <w:rPr>
                  <w:color w:val="000000"/>
                  <w:sz w:val="16"/>
                  <w:szCs w:val="16"/>
                </w:rPr>
              </w:pPr>
            </w:p>
          </w:sdtContent>
        </w:sdt>
        <w:sdt>
          <w:sdtPr>
            <w:tag w:val="goog_rdk_2221"/>
            <w:id w:val="884604446"/>
          </w:sdtPr>
          <w:sdtContent>
            <w:p w14:paraId="00000809" w14:textId="0C8ACF23" w:rsidR="00EB0235" w:rsidRDefault="002057A8">
              <w:pPr>
                <w:pBdr>
                  <w:top w:val="nil"/>
                  <w:left w:val="nil"/>
                  <w:bottom w:val="nil"/>
                  <w:right w:val="nil"/>
                  <w:between w:val="nil"/>
                </w:pBdr>
                <w:tabs>
                  <w:tab w:val="center" w:pos="4320"/>
                  <w:tab w:val="right" w:pos="8640"/>
                </w:tabs>
                <w:rPr>
                  <w:color w:val="000000"/>
                  <w:sz w:val="16"/>
                  <w:szCs w:val="16"/>
                </w:rPr>
              </w:pPr>
              <w:r>
                <w:rPr>
                  <w:color w:val="000000"/>
                  <w:sz w:val="16"/>
                  <w:szCs w:val="16"/>
                </w:rPr>
                <w:t>6</w:t>
              </w:r>
            </w:p>
          </w:sdtContent>
        </w:sdt>
        <w:p w14:paraId="0000080A" w14:textId="27FF60E9" w:rsidR="00EB0235" w:rsidRDefault="002057A8">
          <w:pPr>
            <w:pBdr>
              <w:top w:val="nil"/>
              <w:left w:val="nil"/>
              <w:bottom w:val="nil"/>
              <w:right w:val="nil"/>
              <w:between w:val="nil"/>
            </w:pBdr>
            <w:tabs>
              <w:tab w:val="center" w:pos="4320"/>
              <w:tab w:val="right" w:pos="8640"/>
            </w:tabs>
            <w:rPr>
              <w:color w:val="000000"/>
              <w:sz w:val="16"/>
              <w:szCs w:val="16"/>
            </w:rPr>
          </w:pPr>
          <w:r>
            <w:t>January</w:t>
          </w:r>
          <w:r w:rsidR="00EB0235">
            <w:t>, 202</w:t>
          </w:r>
          <w:r w:rsidR="00125390">
            <w:t>6</w:t>
          </w:r>
        </w:p>
        <w:sdt>
          <w:sdtPr>
            <w:tag w:val="goog_rdk_2226"/>
            <w:id w:val="-1940132116"/>
          </w:sdtPr>
          <w:sdtContent>
            <w:p w14:paraId="0000080B" w14:textId="1714C1B5" w:rsidR="00EB0235" w:rsidRDefault="00EB0235">
              <w:pPr>
                <w:pBdr>
                  <w:top w:val="nil"/>
                  <w:left w:val="nil"/>
                  <w:bottom w:val="nil"/>
                  <w:right w:val="nil"/>
                  <w:between w:val="nil"/>
                </w:pBdr>
                <w:tabs>
                  <w:tab w:val="center" w:pos="4320"/>
                  <w:tab w:val="right" w:pos="8640"/>
                </w:tabs>
                <w:rPr>
                  <w:color w:val="000000"/>
                  <w:sz w:val="16"/>
                  <w:szCs w:val="16"/>
                </w:rPr>
              </w:pPr>
              <w:r>
                <w:rPr>
                  <w:color w:val="000000"/>
                  <w:sz w:val="16"/>
                  <w:szCs w:val="16"/>
                </w:rPr>
                <w:fldChar w:fldCharType="begin"/>
              </w:r>
              <w:r>
                <w:rPr>
                  <w:color w:val="000000"/>
                  <w:sz w:val="16"/>
                  <w:szCs w:val="16"/>
                </w:rPr>
                <w:instrText>PAGE</w:instrText>
              </w:r>
              <w:r>
                <w:rPr>
                  <w:color w:val="000000"/>
                  <w:sz w:val="16"/>
                  <w:szCs w:val="16"/>
                </w:rPr>
                <w:fldChar w:fldCharType="separate"/>
              </w:r>
              <w:r w:rsidR="003716F2">
                <w:rPr>
                  <w:noProof/>
                  <w:color w:val="000000"/>
                  <w:sz w:val="16"/>
                  <w:szCs w:val="16"/>
                </w:rPr>
                <w:t>33</w:t>
              </w:r>
              <w:r>
                <w:rPr>
                  <w:color w:val="000000"/>
                  <w:sz w:val="16"/>
                  <w:szCs w:val="16"/>
                </w:rPr>
                <w:fldChar w:fldCharType="end"/>
              </w:r>
            </w:p>
          </w:sdtContent>
        </w:sdt>
      </w:tc>
      <w:tc>
        <w:tcPr>
          <w:tcW w:w="290" w:type="dxa"/>
        </w:tcPr>
        <w:sdt>
          <w:sdtPr>
            <w:tag w:val="goog_rdk_2227"/>
            <w:id w:val="813766031"/>
          </w:sdtPr>
          <w:sdtContent>
            <w:p w14:paraId="0000080C" w14:textId="77777777" w:rsidR="00EB0235" w:rsidRDefault="00000000">
              <w:pPr>
                <w:pBdr>
                  <w:top w:val="nil"/>
                  <w:left w:val="nil"/>
                  <w:bottom w:val="nil"/>
                  <w:right w:val="nil"/>
                  <w:between w:val="nil"/>
                </w:pBdr>
                <w:tabs>
                  <w:tab w:val="center" w:pos="4320"/>
                  <w:tab w:val="right" w:pos="8640"/>
                </w:tabs>
                <w:rPr>
                  <w:color w:val="000000"/>
                </w:rPr>
              </w:pPr>
            </w:p>
          </w:sdtContent>
        </w:sdt>
        <w:sdt>
          <w:sdtPr>
            <w:tag w:val="goog_rdk_2228"/>
            <w:id w:val="1256090529"/>
          </w:sdtPr>
          <w:sdtContent>
            <w:p w14:paraId="0000080D" w14:textId="77777777" w:rsidR="00EB0235" w:rsidRDefault="00EB0235">
              <w:pPr>
                <w:pBdr>
                  <w:top w:val="nil"/>
                  <w:left w:val="nil"/>
                  <w:bottom w:val="nil"/>
                  <w:right w:val="nil"/>
                  <w:between w:val="nil"/>
                </w:pBdr>
                <w:tabs>
                  <w:tab w:val="center" w:pos="4320"/>
                  <w:tab w:val="right" w:pos="8640"/>
                </w:tabs>
                <w:rPr>
                  <w:color w:val="000000"/>
                </w:rPr>
              </w:pPr>
              <w:r>
                <w:rPr>
                  <w:color w:val="000000"/>
                  <w:sz w:val="48"/>
                  <w:szCs w:val="48"/>
                </w:rPr>
                <w:t xml:space="preserve"> </w:t>
              </w:r>
            </w:p>
          </w:sdtContent>
        </w:sdt>
      </w:tc>
    </w:tr>
  </w:tbl>
  <w:sdt>
    <w:sdtPr>
      <w:tag w:val="goog_rdk_2229"/>
      <w:id w:val="1384288722"/>
    </w:sdtPr>
    <w:sdtContent>
      <w:p w14:paraId="0000080E" w14:textId="77777777" w:rsidR="00EB0235" w:rsidRDefault="00000000">
        <w:pPr>
          <w:pBdr>
            <w:top w:val="nil"/>
            <w:left w:val="nil"/>
            <w:bottom w:val="nil"/>
            <w:right w:val="nil"/>
            <w:between w:val="nil"/>
          </w:pBdr>
          <w:tabs>
            <w:tab w:val="center" w:pos="4320"/>
            <w:tab w:val="right" w:pos="8640"/>
          </w:tabs>
          <w:rPr>
            <w:color w:val="000000"/>
          </w:rP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2234"/>
      <w:id w:val="2084260944"/>
      <w:showingPlcHdr/>
    </w:sdtPr>
    <w:sdtContent>
      <w:p w14:paraId="00000813" w14:textId="543B7C91" w:rsidR="00EB0235" w:rsidRDefault="00EB0235">
        <w:pPr>
          <w:widowControl w:val="0"/>
          <w:pBdr>
            <w:top w:val="nil"/>
            <w:left w:val="nil"/>
            <w:bottom w:val="nil"/>
            <w:right w:val="nil"/>
            <w:between w:val="nil"/>
          </w:pBdr>
          <w:spacing w:line="276" w:lineRule="auto"/>
          <w:rPr>
            <w:color w:val="000000"/>
          </w:rPr>
        </w:pPr>
        <w:r>
          <w:t xml:space="preserve">     </w:t>
        </w:r>
      </w:p>
    </w:sdtContent>
  </w:sdt>
  <w:tbl>
    <w:tblPr>
      <w:tblStyle w:val="afa"/>
      <w:tblW w:w="9038" w:type="dxa"/>
      <w:tblInd w:w="0" w:type="dxa"/>
      <w:tblBorders>
        <w:bottom w:val="single" w:sz="6" w:space="0" w:color="000000"/>
      </w:tblBorders>
      <w:tblLayout w:type="fixed"/>
      <w:tblLook w:val="0000" w:firstRow="0" w:lastRow="0" w:firstColumn="0" w:lastColumn="0" w:noHBand="0" w:noVBand="0"/>
    </w:tblPr>
    <w:tblGrid>
      <w:gridCol w:w="3368"/>
      <w:gridCol w:w="2835"/>
      <w:gridCol w:w="1134"/>
      <w:gridCol w:w="1701"/>
    </w:tblGrid>
    <w:tr w:rsidR="00EB0235" w14:paraId="3F6CD9D0" w14:textId="77777777">
      <w:trPr>
        <w:trHeight w:val="1560"/>
      </w:trPr>
      <w:tc>
        <w:tcPr>
          <w:tcW w:w="3368" w:type="dxa"/>
        </w:tcPr>
        <w:sdt>
          <w:sdtPr>
            <w:tag w:val="goog_rdk_2235"/>
            <w:id w:val="-100263969"/>
          </w:sdtPr>
          <w:sdtContent>
            <w:p w14:paraId="00000814" w14:textId="77777777" w:rsidR="00EB0235" w:rsidRDefault="00EB0235">
              <w:pPr>
                <w:pBdr>
                  <w:top w:val="nil"/>
                  <w:left w:val="nil"/>
                  <w:bottom w:val="nil"/>
                  <w:right w:val="nil"/>
                  <w:between w:val="nil"/>
                </w:pBdr>
                <w:tabs>
                  <w:tab w:val="center" w:pos="4320"/>
                  <w:tab w:val="right" w:pos="8640"/>
                </w:tabs>
                <w:rPr>
                  <w:color w:val="000000"/>
                </w:rPr>
              </w:pPr>
              <w:r>
                <w:rPr>
                  <w:noProof/>
                  <w:lang w:val="en-US" w:eastAsia="en-US"/>
                </w:rPr>
                <w:drawing>
                  <wp:anchor distT="0" distB="0" distL="114300" distR="114300" simplePos="0" relativeHeight="251659264" behindDoc="0" locked="0" layoutInCell="1" hidden="0" allowOverlap="1" wp14:anchorId="1EB0CEC8" wp14:editId="7FF9A246">
                    <wp:simplePos x="0" y="0"/>
                    <wp:positionH relativeFrom="column">
                      <wp:posOffset>50801</wp:posOffset>
                    </wp:positionH>
                    <wp:positionV relativeFrom="paragraph">
                      <wp:posOffset>-18414</wp:posOffset>
                    </wp:positionV>
                    <wp:extent cx="1828800" cy="709930"/>
                    <wp:effectExtent l="0" t="0" r="0" b="0"/>
                    <wp:wrapNone/>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828800" cy="709930"/>
                            </a:xfrm>
                            <a:prstGeom prst="rect">
                              <a:avLst/>
                            </a:prstGeom>
                            <a:ln/>
                          </pic:spPr>
                        </pic:pic>
                      </a:graphicData>
                    </a:graphic>
                  </wp:anchor>
                </w:drawing>
              </w:r>
            </w:p>
          </w:sdtContent>
        </w:sdt>
        <w:sdt>
          <w:sdtPr>
            <w:tag w:val="goog_rdk_2236"/>
            <w:id w:val="568005202"/>
          </w:sdtPr>
          <w:sdtContent>
            <w:p w14:paraId="00000815" w14:textId="77777777" w:rsidR="00EB0235" w:rsidRDefault="00000000">
              <w:pPr>
                <w:pBdr>
                  <w:top w:val="nil"/>
                  <w:left w:val="nil"/>
                  <w:bottom w:val="nil"/>
                  <w:right w:val="nil"/>
                  <w:between w:val="nil"/>
                </w:pBdr>
                <w:tabs>
                  <w:tab w:val="center" w:pos="4320"/>
                  <w:tab w:val="right" w:pos="8640"/>
                </w:tabs>
                <w:rPr>
                  <w:color w:val="000000"/>
                </w:rPr>
              </w:pPr>
            </w:p>
          </w:sdtContent>
        </w:sdt>
      </w:tc>
      <w:tc>
        <w:tcPr>
          <w:tcW w:w="2835" w:type="dxa"/>
        </w:tcPr>
        <w:sdt>
          <w:sdtPr>
            <w:tag w:val="goog_rdk_2237"/>
            <w:id w:val="516346079"/>
          </w:sdtPr>
          <w:sdtContent>
            <w:p w14:paraId="00000816" w14:textId="77777777" w:rsidR="00EB0235" w:rsidRDefault="00000000">
              <w:pPr>
                <w:pBdr>
                  <w:top w:val="nil"/>
                  <w:left w:val="nil"/>
                  <w:bottom w:val="nil"/>
                  <w:right w:val="nil"/>
                  <w:between w:val="nil"/>
                </w:pBdr>
                <w:tabs>
                  <w:tab w:val="center" w:pos="4320"/>
                  <w:tab w:val="right" w:pos="8640"/>
                </w:tabs>
                <w:jc w:val="center"/>
                <w:rPr>
                  <w:b/>
                  <w:color w:val="000000"/>
                </w:rPr>
              </w:pPr>
            </w:p>
          </w:sdtContent>
        </w:sdt>
        <w:sdt>
          <w:sdtPr>
            <w:tag w:val="goog_rdk_2238"/>
            <w:id w:val="1890371329"/>
          </w:sdtPr>
          <w:sdtContent>
            <w:p w14:paraId="00000817" w14:textId="77777777" w:rsidR="00EB0235" w:rsidRDefault="00000000">
              <w:pPr>
                <w:pBdr>
                  <w:top w:val="nil"/>
                  <w:left w:val="nil"/>
                  <w:bottom w:val="nil"/>
                  <w:right w:val="nil"/>
                  <w:between w:val="nil"/>
                </w:pBdr>
                <w:tabs>
                  <w:tab w:val="center" w:pos="4320"/>
                  <w:tab w:val="right" w:pos="8640"/>
                </w:tabs>
                <w:jc w:val="center"/>
                <w:rPr>
                  <w:b/>
                  <w:color w:val="000000"/>
                </w:rPr>
              </w:pPr>
            </w:p>
          </w:sdtContent>
        </w:sdt>
        <w:sdt>
          <w:sdtPr>
            <w:tag w:val="goog_rdk_2239"/>
            <w:id w:val="-927260580"/>
          </w:sdtPr>
          <w:sdtContent>
            <w:p w14:paraId="00000818" w14:textId="77777777" w:rsidR="00EB0235" w:rsidRDefault="00000000">
              <w:pPr>
                <w:pBdr>
                  <w:top w:val="nil"/>
                  <w:left w:val="nil"/>
                  <w:bottom w:val="nil"/>
                  <w:right w:val="nil"/>
                  <w:between w:val="nil"/>
                </w:pBdr>
                <w:tabs>
                  <w:tab w:val="center" w:pos="4320"/>
                  <w:tab w:val="right" w:pos="8640"/>
                </w:tabs>
                <w:jc w:val="center"/>
                <w:rPr>
                  <w:b/>
                  <w:color w:val="000000"/>
                </w:rPr>
              </w:pPr>
            </w:p>
          </w:sdtContent>
        </w:sdt>
      </w:tc>
      <w:tc>
        <w:tcPr>
          <w:tcW w:w="1134" w:type="dxa"/>
        </w:tcPr>
        <w:sdt>
          <w:sdtPr>
            <w:tag w:val="goog_rdk_2240"/>
            <w:id w:val="-1016539816"/>
          </w:sdtPr>
          <w:sdtContent>
            <w:p w14:paraId="00000819" w14:textId="77777777" w:rsidR="00EB0235" w:rsidRDefault="00EB0235">
              <w:pPr>
                <w:pBdr>
                  <w:top w:val="nil"/>
                  <w:left w:val="nil"/>
                  <w:bottom w:val="nil"/>
                  <w:right w:val="nil"/>
                  <w:between w:val="nil"/>
                </w:pBdr>
                <w:tabs>
                  <w:tab w:val="center" w:pos="4320"/>
                  <w:tab w:val="right" w:pos="8640"/>
                </w:tabs>
                <w:rPr>
                  <w:b/>
                  <w:color w:val="000000"/>
                </w:rPr>
              </w:pPr>
              <w:r>
                <w:rPr>
                  <w:color w:val="000000"/>
                  <w:sz w:val="16"/>
                  <w:szCs w:val="16"/>
                </w:rPr>
                <w:t>document</w:t>
              </w:r>
            </w:p>
          </w:sdtContent>
        </w:sdt>
        <w:sdt>
          <w:sdtPr>
            <w:tag w:val="goog_rdk_2241"/>
            <w:id w:val="-14005140"/>
          </w:sdtPr>
          <w:sdtContent>
            <w:p w14:paraId="0000081A" w14:textId="77777777" w:rsidR="00EB0235" w:rsidRDefault="00EB0235">
              <w:pPr>
                <w:pBdr>
                  <w:top w:val="nil"/>
                  <w:left w:val="nil"/>
                  <w:bottom w:val="nil"/>
                  <w:right w:val="nil"/>
                  <w:between w:val="nil"/>
                </w:pBdr>
                <w:tabs>
                  <w:tab w:val="center" w:pos="4320"/>
                  <w:tab w:val="right" w:pos="8640"/>
                </w:tabs>
                <w:rPr>
                  <w:color w:val="000000"/>
                  <w:sz w:val="16"/>
                  <w:szCs w:val="16"/>
                </w:rPr>
              </w:pPr>
              <w:r>
                <w:rPr>
                  <w:color w:val="000000"/>
                  <w:sz w:val="16"/>
                  <w:szCs w:val="16"/>
                </w:rPr>
                <w:t>issue</w:t>
              </w:r>
            </w:p>
          </w:sdtContent>
        </w:sdt>
        <w:sdt>
          <w:sdtPr>
            <w:tag w:val="goog_rdk_2242"/>
            <w:id w:val="749936811"/>
          </w:sdtPr>
          <w:sdtContent>
            <w:p w14:paraId="0000081B" w14:textId="77777777" w:rsidR="00EB0235" w:rsidRDefault="00EB0235">
              <w:pPr>
                <w:pBdr>
                  <w:top w:val="nil"/>
                  <w:left w:val="nil"/>
                  <w:bottom w:val="nil"/>
                  <w:right w:val="nil"/>
                  <w:between w:val="nil"/>
                </w:pBdr>
                <w:tabs>
                  <w:tab w:val="center" w:pos="4320"/>
                  <w:tab w:val="right" w:pos="8640"/>
                </w:tabs>
                <w:rPr>
                  <w:color w:val="000000"/>
                  <w:sz w:val="16"/>
                  <w:szCs w:val="16"/>
                </w:rPr>
              </w:pPr>
              <w:r>
                <w:rPr>
                  <w:color w:val="000000"/>
                  <w:sz w:val="16"/>
                  <w:szCs w:val="16"/>
                </w:rPr>
                <w:t>date</w:t>
              </w:r>
            </w:p>
          </w:sdtContent>
        </w:sdt>
        <w:sdt>
          <w:sdtPr>
            <w:tag w:val="goog_rdk_2243"/>
            <w:id w:val="-1852868967"/>
          </w:sdtPr>
          <w:sdtContent>
            <w:p w14:paraId="0000081C" w14:textId="77777777" w:rsidR="00EB0235" w:rsidRDefault="00EB0235">
              <w:pPr>
                <w:rPr>
                  <w:sz w:val="16"/>
                  <w:szCs w:val="16"/>
                </w:rPr>
              </w:pPr>
              <w:r>
                <w:rPr>
                  <w:sz w:val="16"/>
                  <w:szCs w:val="16"/>
                </w:rPr>
                <w:t>page</w:t>
              </w:r>
            </w:p>
          </w:sdtContent>
        </w:sdt>
        <w:sdt>
          <w:sdtPr>
            <w:tag w:val="goog_rdk_2244"/>
            <w:id w:val="363717373"/>
          </w:sdtPr>
          <w:sdtContent>
            <w:p w14:paraId="0000081D" w14:textId="77777777" w:rsidR="00EB0235" w:rsidRDefault="00000000">
              <w:pPr>
                <w:pBdr>
                  <w:top w:val="nil"/>
                  <w:left w:val="nil"/>
                  <w:bottom w:val="nil"/>
                  <w:right w:val="nil"/>
                  <w:between w:val="nil"/>
                </w:pBdr>
                <w:tabs>
                  <w:tab w:val="center" w:pos="4320"/>
                  <w:tab w:val="right" w:pos="8640"/>
                </w:tabs>
                <w:rPr>
                  <w:color w:val="000000"/>
                </w:rPr>
              </w:pPr>
            </w:p>
          </w:sdtContent>
        </w:sdt>
      </w:tc>
      <w:tc>
        <w:tcPr>
          <w:tcW w:w="1701" w:type="dxa"/>
        </w:tcPr>
        <w:sdt>
          <w:sdtPr>
            <w:tag w:val="goog_rdk_2245"/>
            <w:id w:val="1736039633"/>
          </w:sdtPr>
          <w:sdtContent>
            <w:p w14:paraId="0000081E" w14:textId="77777777" w:rsidR="00EB0235" w:rsidRDefault="00000000">
              <w:pPr>
                <w:pBdr>
                  <w:top w:val="nil"/>
                  <w:left w:val="nil"/>
                  <w:bottom w:val="nil"/>
                  <w:right w:val="nil"/>
                  <w:between w:val="nil"/>
                </w:pBdr>
                <w:tabs>
                  <w:tab w:val="center" w:pos="4320"/>
                  <w:tab w:val="right" w:pos="8640"/>
                </w:tabs>
                <w:rPr>
                  <w:color w:val="000000"/>
                </w:rPr>
              </w:pPr>
            </w:p>
          </w:sdtContent>
        </w:sdt>
        <w:sdt>
          <w:sdtPr>
            <w:tag w:val="goog_rdk_2246"/>
            <w:id w:val="-1648656024"/>
          </w:sdtPr>
          <w:sdtContent>
            <w:p w14:paraId="0000081F" w14:textId="52B46893" w:rsidR="00EB0235" w:rsidRDefault="002057A8">
              <w:pPr>
                <w:pBdr>
                  <w:top w:val="nil"/>
                  <w:left w:val="nil"/>
                  <w:bottom w:val="nil"/>
                  <w:right w:val="nil"/>
                  <w:between w:val="nil"/>
                </w:pBdr>
                <w:tabs>
                  <w:tab w:val="center" w:pos="4320"/>
                  <w:tab w:val="right" w:pos="8640"/>
                </w:tabs>
                <w:rPr>
                  <w:color w:val="000000"/>
                  <w:sz w:val="16"/>
                  <w:szCs w:val="16"/>
                </w:rPr>
              </w:pPr>
              <w:r>
                <w:t>6</w:t>
              </w:r>
            </w:p>
          </w:sdtContent>
        </w:sdt>
        <w:sdt>
          <w:sdtPr>
            <w:tag w:val="goog_rdk_2250"/>
            <w:id w:val="835733371"/>
          </w:sdtPr>
          <w:sdtContent>
            <w:p w14:paraId="458D9269" w14:textId="0781359D" w:rsidR="00125390" w:rsidRPr="0089314C" w:rsidRDefault="002057A8">
              <w:pPr>
                <w:pBdr>
                  <w:top w:val="nil"/>
                  <w:left w:val="nil"/>
                  <w:bottom w:val="nil"/>
                  <w:right w:val="nil"/>
                  <w:between w:val="nil"/>
                </w:pBdr>
                <w:tabs>
                  <w:tab w:val="center" w:pos="4320"/>
                  <w:tab w:val="right" w:pos="8640"/>
                </w:tabs>
              </w:pPr>
              <w:r>
                <w:t>January</w:t>
              </w:r>
              <w:r w:rsidR="00EB0235">
                <w:t>, 202</w:t>
              </w:r>
              <w:r w:rsidR="00125390">
                <w:t>6</w:t>
              </w:r>
            </w:p>
          </w:sdtContent>
        </w:sdt>
        <w:sdt>
          <w:sdtPr>
            <w:tag w:val="goog_rdk_2251"/>
            <w:id w:val="-1884318658"/>
          </w:sdtPr>
          <w:sdtContent>
            <w:p w14:paraId="00000821" w14:textId="3BB2E5B6" w:rsidR="00EB0235" w:rsidRDefault="00EB0235">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sidR="003716F2">
                <w:rPr>
                  <w:noProof/>
                  <w:color w:val="000000"/>
                </w:rPr>
                <w:t>1</w:t>
              </w:r>
              <w:r>
                <w:rPr>
                  <w:color w:val="000000"/>
                </w:rPr>
                <w:fldChar w:fldCharType="end"/>
              </w:r>
            </w:p>
          </w:sdtContent>
        </w:sdt>
      </w:tc>
    </w:tr>
  </w:tbl>
  <w:sdt>
    <w:sdtPr>
      <w:tag w:val="goog_rdk_2252"/>
      <w:id w:val="-1680335051"/>
    </w:sdtPr>
    <w:sdtContent>
      <w:p w14:paraId="00000822" w14:textId="77777777" w:rsidR="00EB0235" w:rsidRDefault="00000000">
        <w:pPr>
          <w:pBdr>
            <w:top w:val="nil"/>
            <w:left w:val="nil"/>
            <w:bottom w:val="nil"/>
            <w:right w:val="nil"/>
            <w:between w:val="nil"/>
          </w:pBdr>
          <w:tabs>
            <w:tab w:val="center" w:pos="4320"/>
            <w:tab w:val="right" w:pos="8640"/>
          </w:tabs>
          <w:rPr>
            <w:color w:val="000000"/>
          </w:rPr>
        </w:pPr>
      </w:p>
    </w:sdtContent>
  </w:sdt>
  <w:sdt>
    <w:sdtPr>
      <w:tag w:val="goog_rdk_2253"/>
      <w:id w:val="-1924411846"/>
    </w:sdtPr>
    <w:sdtContent>
      <w:p w14:paraId="00000823" w14:textId="77777777" w:rsidR="00EB0235" w:rsidRDefault="00000000">
        <w:pPr>
          <w:pBdr>
            <w:top w:val="nil"/>
            <w:left w:val="nil"/>
            <w:bottom w:val="nil"/>
            <w:right w:val="nil"/>
            <w:between w:val="nil"/>
          </w:pBdr>
          <w:tabs>
            <w:tab w:val="center" w:pos="4320"/>
            <w:tab w:val="right" w:pos="8640"/>
          </w:tabs>
          <w:rPr>
            <w:color w:val="000000"/>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65E3"/>
    <w:multiLevelType w:val="multilevel"/>
    <w:tmpl w:val="EFB0B1C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BC3736D"/>
    <w:multiLevelType w:val="multilevel"/>
    <w:tmpl w:val="D4708AC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DDF5A51"/>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1EA748B"/>
    <w:multiLevelType w:val="hybridMultilevel"/>
    <w:tmpl w:val="75FE0958"/>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69459E3"/>
    <w:multiLevelType w:val="multilevel"/>
    <w:tmpl w:val="2A4E4BC0"/>
    <w:lvl w:ilvl="0">
      <w:start w:val="1"/>
      <w:numFmt w:val="bullet"/>
      <w:lvlText w:val="●"/>
      <w:lvlJc w:val="left"/>
      <w:pPr>
        <w:ind w:left="25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181062C0"/>
    <w:multiLevelType w:val="multilevel"/>
    <w:tmpl w:val="3744817A"/>
    <w:lvl w:ilvl="0">
      <w:start w:val="1"/>
      <w:numFmt w:val="bullet"/>
      <w:lvlText w:val="●"/>
      <w:lvlJc w:val="left"/>
      <w:pPr>
        <w:ind w:left="717" w:hanging="360"/>
      </w:pPr>
      <w:rPr>
        <w:rFonts w:ascii="Noto Sans Symbols" w:eastAsia="Noto Sans Symbols" w:hAnsi="Noto Sans Symbols" w:cs="Noto Sans Symbols"/>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6" w15:restartNumberingAfterBreak="0">
    <w:nsid w:val="1C9D6A88"/>
    <w:multiLevelType w:val="multilevel"/>
    <w:tmpl w:val="7BF266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F610F0F"/>
    <w:multiLevelType w:val="multilevel"/>
    <w:tmpl w:val="C18A588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21A57AD6"/>
    <w:multiLevelType w:val="multilevel"/>
    <w:tmpl w:val="7674B0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37506C7"/>
    <w:multiLevelType w:val="multilevel"/>
    <w:tmpl w:val="5226F5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245C23FA"/>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8F727C1"/>
    <w:multiLevelType w:val="multilevel"/>
    <w:tmpl w:val="8E802976"/>
    <w:lvl w:ilvl="0">
      <w:start w:val="1"/>
      <w:numFmt w:val="bullet"/>
      <w:lvlText w:val="●"/>
      <w:lvlJc w:val="left"/>
      <w:pPr>
        <w:ind w:left="1179" w:hanging="360"/>
      </w:pPr>
      <w:rPr>
        <w:rFonts w:ascii="Noto Sans Symbols" w:eastAsia="Noto Sans Symbols" w:hAnsi="Noto Sans Symbols" w:cs="Noto Sans Symbols"/>
      </w:rPr>
    </w:lvl>
    <w:lvl w:ilvl="1">
      <w:start w:val="1"/>
      <w:numFmt w:val="bullet"/>
      <w:lvlText w:val="o"/>
      <w:lvlJc w:val="left"/>
      <w:pPr>
        <w:ind w:left="1899" w:hanging="360"/>
      </w:pPr>
      <w:rPr>
        <w:rFonts w:ascii="Courier New" w:eastAsia="Courier New" w:hAnsi="Courier New" w:cs="Courier New"/>
      </w:rPr>
    </w:lvl>
    <w:lvl w:ilvl="2">
      <w:start w:val="1"/>
      <w:numFmt w:val="bullet"/>
      <w:lvlText w:val="▪"/>
      <w:lvlJc w:val="left"/>
      <w:pPr>
        <w:ind w:left="2619" w:hanging="360"/>
      </w:pPr>
      <w:rPr>
        <w:rFonts w:ascii="Noto Sans Symbols" w:eastAsia="Noto Sans Symbols" w:hAnsi="Noto Sans Symbols" w:cs="Noto Sans Symbols"/>
      </w:rPr>
    </w:lvl>
    <w:lvl w:ilvl="3">
      <w:start w:val="1"/>
      <w:numFmt w:val="bullet"/>
      <w:lvlText w:val="●"/>
      <w:lvlJc w:val="left"/>
      <w:pPr>
        <w:ind w:left="3339" w:hanging="360"/>
      </w:pPr>
      <w:rPr>
        <w:rFonts w:ascii="Noto Sans Symbols" w:eastAsia="Noto Sans Symbols" w:hAnsi="Noto Sans Symbols" w:cs="Noto Sans Symbols"/>
      </w:rPr>
    </w:lvl>
    <w:lvl w:ilvl="4">
      <w:start w:val="1"/>
      <w:numFmt w:val="bullet"/>
      <w:lvlText w:val="o"/>
      <w:lvlJc w:val="left"/>
      <w:pPr>
        <w:ind w:left="4059" w:hanging="360"/>
      </w:pPr>
      <w:rPr>
        <w:rFonts w:ascii="Courier New" w:eastAsia="Courier New" w:hAnsi="Courier New" w:cs="Courier New"/>
      </w:rPr>
    </w:lvl>
    <w:lvl w:ilvl="5">
      <w:start w:val="1"/>
      <w:numFmt w:val="bullet"/>
      <w:lvlText w:val="▪"/>
      <w:lvlJc w:val="left"/>
      <w:pPr>
        <w:ind w:left="4779" w:hanging="360"/>
      </w:pPr>
      <w:rPr>
        <w:rFonts w:ascii="Noto Sans Symbols" w:eastAsia="Noto Sans Symbols" w:hAnsi="Noto Sans Symbols" w:cs="Noto Sans Symbols"/>
      </w:rPr>
    </w:lvl>
    <w:lvl w:ilvl="6">
      <w:start w:val="1"/>
      <w:numFmt w:val="bullet"/>
      <w:lvlText w:val="●"/>
      <w:lvlJc w:val="left"/>
      <w:pPr>
        <w:ind w:left="5499" w:hanging="360"/>
      </w:pPr>
      <w:rPr>
        <w:rFonts w:ascii="Noto Sans Symbols" w:eastAsia="Noto Sans Symbols" w:hAnsi="Noto Sans Symbols" w:cs="Noto Sans Symbols"/>
      </w:rPr>
    </w:lvl>
    <w:lvl w:ilvl="7">
      <w:start w:val="1"/>
      <w:numFmt w:val="bullet"/>
      <w:lvlText w:val="o"/>
      <w:lvlJc w:val="left"/>
      <w:pPr>
        <w:ind w:left="6219" w:hanging="360"/>
      </w:pPr>
      <w:rPr>
        <w:rFonts w:ascii="Courier New" w:eastAsia="Courier New" w:hAnsi="Courier New" w:cs="Courier New"/>
      </w:rPr>
    </w:lvl>
    <w:lvl w:ilvl="8">
      <w:start w:val="1"/>
      <w:numFmt w:val="bullet"/>
      <w:lvlText w:val="▪"/>
      <w:lvlJc w:val="left"/>
      <w:pPr>
        <w:ind w:left="6939" w:hanging="360"/>
      </w:pPr>
      <w:rPr>
        <w:rFonts w:ascii="Noto Sans Symbols" w:eastAsia="Noto Sans Symbols" w:hAnsi="Noto Sans Symbols" w:cs="Noto Sans Symbols"/>
      </w:rPr>
    </w:lvl>
  </w:abstractNum>
  <w:abstractNum w:abstractNumId="12" w15:restartNumberingAfterBreak="0">
    <w:nsid w:val="3F166F6C"/>
    <w:multiLevelType w:val="multilevel"/>
    <w:tmpl w:val="AFE69126"/>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3" w15:restartNumberingAfterBreak="0">
    <w:nsid w:val="414006B6"/>
    <w:multiLevelType w:val="multilevel"/>
    <w:tmpl w:val="34725F38"/>
    <w:lvl w:ilvl="0">
      <w:start w:val="4"/>
      <w:numFmt w:val="bullet"/>
      <w:lvlText w:val="●"/>
      <w:lvlJc w:val="left"/>
      <w:pPr>
        <w:ind w:left="283" w:hanging="283"/>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426D0B9B"/>
    <w:multiLevelType w:val="multilevel"/>
    <w:tmpl w:val="F3F83C9A"/>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42FE54DD"/>
    <w:multiLevelType w:val="multilevel"/>
    <w:tmpl w:val="AF5CD10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48C2112A"/>
    <w:multiLevelType w:val="multilevel"/>
    <w:tmpl w:val="6AC68EEC"/>
    <w:lvl w:ilvl="0">
      <w:start w:val="1"/>
      <w:numFmt w:val="decimal"/>
      <w:lvlText w:val="%1"/>
      <w:lvlJc w:val="left"/>
      <w:pPr>
        <w:ind w:left="1134" w:hanging="555"/>
      </w:pPr>
    </w:lvl>
    <w:lvl w:ilvl="1">
      <w:start w:val="1"/>
      <w:numFmt w:val="lowerLetter"/>
      <w:lvlText w:val="%2."/>
      <w:lvlJc w:val="left"/>
      <w:pPr>
        <w:ind w:left="1659" w:hanging="360"/>
      </w:pPr>
    </w:lvl>
    <w:lvl w:ilvl="2">
      <w:start w:val="1"/>
      <w:numFmt w:val="lowerRoman"/>
      <w:lvlText w:val="%3."/>
      <w:lvlJc w:val="right"/>
      <w:pPr>
        <w:ind w:left="2379" w:hanging="180"/>
      </w:pPr>
    </w:lvl>
    <w:lvl w:ilvl="3">
      <w:start w:val="1"/>
      <w:numFmt w:val="decimal"/>
      <w:lvlText w:val="%4."/>
      <w:lvlJc w:val="left"/>
      <w:pPr>
        <w:ind w:left="3099" w:hanging="360"/>
      </w:pPr>
    </w:lvl>
    <w:lvl w:ilvl="4">
      <w:start w:val="1"/>
      <w:numFmt w:val="lowerLetter"/>
      <w:lvlText w:val="%5."/>
      <w:lvlJc w:val="left"/>
      <w:pPr>
        <w:ind w:left="3819" w:hanging="360"/>
      </w:pPr>
    </w:lvl>
    <w:lvl w:ilvl="5">
      <w:start w:val="1"/>
      <w:numFmt w:val="lowerRoman"/>
      <w:lvlText w:val="%6."/>
      <w:lvlJc w:val="right"/>
      <w:pPr>
        <w:ind w:left="4539" w:hanging="180"/>
      </w:pPr>
    </w:lvl>
    <w:lvl w:ilvl="6">
      <w:start w:val="1"/>
      <w:numFmt w:val="decimal"/>
      <w:lvlText w:val="%7."/>
      <w:lvlJc w:val="left"/>
      <w:pPr>
        <w:ind w:left="5259" w:hanging="360"/>
      </w:pPr>
    </w:lvl>
    <w:lvl w:ilvl="7">
      <w:start w:val="1"/>
      <w:numFmt w:val="lowerLetter"/>
      <w:lvlText w:val="%8."/>
      <w:lvlJc w:val="left"/>
      <w:pPr>
        <w:ind w:left="5979" w:hanging="360"/>
      </w:pPr>
    </w:lvl>
    <w:lvl w:ilvl="8">
      <w:start w:val="1"/>
      <w:numFmt w:val="lowerRoman"/>
      <w:lvlText w:val="%9."/>
      <w:lvlJc w:val="right"/>
      <w:pPr>
        <w:ind w:left="6699" w:hanging="180"/>
      </w:pPr>
    </w:lvl>
  </w:abstractNum>
  <w:abstractNum w:abstractNumId="17" w15:restartNumberingAfterBreak="0">
    <w:nsid w:val="4E920915"/>
    <w:multiLevelType w:val="hybridMultilevel"/>
    <w:tmpl w:val="525263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3506D7A"/>
    <w:multiLevelType w:val="multilevel"/>
    <w:tmpl w:val="6DC24C5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5861386F"/>
    <w:multiLevelType w:val="multilevel"/>
    <w:tmpl w:val="6FEADE0C"/>
    <w:lvl w:ilvl="0">
      <w:start w:val="1"/>
      <w:numFmt w:val="decimal"/>
      <w:lvlText w:val="%1."/>
      <w:lvlJc w:val="left"/>
      <w:pPr>
        <w:ind w:left="360" w:hanging="360"/>
      </w:pPr>
      <w:rPr>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A3156C6"/>
    <w:multiLevelType w:val="multilevel"/>
    <w:tmpl w:val="79D2C9D8"/>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3323EF3"/>
    <w:multiLevelType w:val="multilevel"/>
    <w:tmpl w:val="4D5648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2" w15:restartNumberingAfterBreak="0">
    <w:nsid w:val="63492335"/>
    <w:multiLevelType w:val="multilevel"/>
    <w:tmpl w:val="C52266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3F2184B"/>
    <w:multiLevelType w:val="multilevel"/>
    <w:tmpl w:val="64440C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6F10310"/>
    <w:multiLevelType w:val="multilevel"/>
    <w:tmpl w:val="5198C23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67671C43"/>
    <w:multiLevelType w:val="multilevel"/>
    <w:tmpl w:val="D89EA1DE"/>
    <w:lvl w:ilvl="0">
      <w:start w:val="1"/>
      <w:numFmt w:val="decimal"/>
      <w:lvlText w:val="%1."/>
      <w:lvlJc w:val="left"/>
      <w:pPr>
        <w:ind w:left="5400" w:hanging="360"/>
      </w:pPr>
    </w:lvl>
    <w:lvl w:ilvl="1">
      <w:start w:val="1"/>
      <w:numFmt w:val="lowerLetter"/>
      <w:lvlText w:val="%2."/>
      <w:lvlJc w:val="left"/>
      <w:pPr>
        <w:ind w:left="6120" w:hanging="360"/>
      </w:pPr>
    </w:lvl>
    <w:lvl w:ilvl="2">
      <w:start w:val="1"/>
      <w:numFmt w:val="lowerRoman"/>
      <w:lvlText w:val="%3."/>
      <w:lvlJc w:val="right"/>
      <w:pPr>
        <w:ind w:left="6840" w:hanging="180"/>
      </w:pPr>
    </w:lvl>
    <w:lvl w:ilvl="3">
      <w:start w:val="1"/>
      <w:numFmt w:val="decimal"/>
      <w:lvlText w:val="%4."/>
      <w:lvlJc w:val="left"/>
      <w:pPr>
        <w:ind w:left="7560" w:hanging="360"/>
      </w:pPr>
    </w:lvl>
    <w:lvl w:ilvl="4">
      <w:start w:val="1"/>
      <w:numFmt w:val="lowerLetter"/>
      <w:lvlText w:val="%5."/>
      <w:lvlJc w:val="left"/>
      <w:pPr>
        <w:ind w:left="8280" w:hanging="360"/>
      </w:pPr>
    </w:lvl>
    <w:lvl w:ilvl="5">
      <w:start w:val="1"/>
      <w:numFmt w:val="lowerRoman"/>
      <w:lvlText w:val="%6."/>
      <w:lvlJc w:val="right"/>
      <w:pPr>
        <w:ind w:left="9000" w:hanging="180"/>
      </w:pPr>
    </w:lvl>
    <w:lvl w:ilvl="6">
      <w:start w:val="1"/>
      <w:numFmt w:val="decimal"/>
      <w:lvlText w:val="%7."/>
      <w:lvlJc w:val="left"/>
      <w:pPr>
        <w:ind w:left="9720" w:hanging="360"/>
      </w:pPr>
    </w:lvl>
    <w:lvl w:ilvl="7">
      <w:start w:val="1"/>
      <w:numFmt w:val="lowerLetter"/>
      <w:lvlText w:val="%8."/>
      <w:lvlJc w:val="left"/>
      <w:pPr>
        <w:ind w:left="10440" w:hanging="360"/>
      </w:pPr>
    </w:lvl>
    <w:lvl w:ilvl="8">
      <w:start w:val="1"/>
      <w:numFmt w:val="lowerRoman"/>
      <w:lvlText w:val="%9."/>
      <w:lvlJc w:val="right"/>
      <w:pPr>
        <w:ind w:left="11160" w:hanging="180"/>
      </w:pPr>
    </w:lvl>
  </w:abstractNum>
  <w:abstractNum w:abstractNumId="26" w15:restartNumberingAfterBreak="0">
    <w:nsid w:val="69A524B3"/>
    <w:multiLevelType w:val="multilevel"/>
    <w:tmpl w:val="58B459AC"/>
    <w:lvl w:ilvl="0">
      <w:start w:val="1"/>
      <w:numFmt w:val="bullet"/>
      <w:pStyle w:val="Heading1"/>
      <w:lvlText w:val="●"/>
      <w:lvlJc w:val="left"/>
      <w:pPr>
        <w:ind w:left="720" w:hanging="360"/>
      </w:pPr>
      <w:rPr>
        <w:rFonts w:ascii="Noto Sans Symbols" w:eastAsia="Noto Sans Symbols" w:hAnsi="Noto Sans Symbols" w:cs="Noto Sans Symbols"/>
      </w:rPr>
    </w:lvl>
    <w:lvl w:ilvl="1">
      <w:start w:val="1"/>
      <w:numFmt w:val="bullet"/>
      <w:pStyle w:val="Heading2"/>
      <w:lvlText w:val="o"/>
      <w:lvlJc w:val="left"/>
      <w:pPr>
        <w:ind w:left="1440" w:hanging="360"/>
      </w:pPr>
      <w:rPr>
        <w:rFonts w:ascii="Courier New" w:eastAsia="Courier New" w:hAnsi="Courier New" w:cs="Courier New"/>
      </w:rPr>
    </w:lvl>
    <w:lvl w:ilvl="2">
      <w:start w:val="1"/>
      <w:numFmt w:val="bullet"/>
      <w:pStyle w:val="Heading3"/>
      <w:lvlText w:val="▪"/>
      <w:lvlJc w:val="left"/>
      <w:pPr>
        <w:ind w:left="2160" w:hanging="360"/>
      </w:pPr>
      <w:rPr>
        <w:rFonts w:ascii="Noto Sans Symbols" w:eastAsia="Noto Sans Symbols" w:hAnsi="Noto Sans Symbols" w:cs="Noto Sans Symbols"/>
      </w:rPr>
    </w:lvl>
    <w:lvl w:ilvl="3">
      <w:start w:val="1"/>
      <w:numFmt w:val="bullet"/>
      <w:pStyle w:val="Heading4"/>
      <w:lvlText w:val="●"/>
      <w:lvlJc w:val="left"/>
      <w:pPr>
        <w:ind w:left="2880" w:hanging="360"/>
      </w:pPr>
      <w:rPr>
        <w:rFonts w:ascii="Noto Sans Symbols" w:eastAsia="Noto Sans Symbols" w:hAnsi="Noto Sans Symbols" w:cs="Noto Sans Symbols"/>
      </w:rPr>
    </w:lvl>
    <w:lvl w:ilvl="4">
      <w:start w:val="1"/>
      <w:numFmt w:val="bullet"/>
      <w:pStyle w:val="Heading5"/>
      <w:lvlText w:val="o"/>
      <w:lvlJc w:val="left"/>
      <w:pPr>
        <w:ind w:left="3600" w:hanging="360"/>
      </w:pPr>
      <w:rPr>
        <w:rFonts w:ascii="Courier New" w:eastAsia="Courier New" w:hAnsi="Courier New" w:cs="Courier New"/>
      </w:rPr>
    </w:lvl>
    <w:lvl w:ilvl="5">
      <w:start w:val="1"/>
      <w:numFmt w:val="bullet"/>
      <w:pStyle w:val="Heading6"/>
      <w:lvlText w:val="▪"/>
      <w:lvlJc w:val="left"/>
      <w:pPr>
        <w:ind w:left="4320" w:hanging="360"/>
      </w:pPr>
      <w:rPr>
        <w:rFonts w:ascii="Noto Sans Symbols" w:eastAsia="Noto Sans Symbols" w:hAnsi="Noto Sans Symbols" w:cs="Noto Sans Symbols"/>
      </w:rPr>
    </w:lvl>
    <w:lvl w:ilvl="6">
      <w:start w:val="1"/>
      <w:numFmt w:val="bullet"/>
      <w:pStyle w:val="Heading7"/>
      <w:lvlText w:val="●"/>
      <w:lvlJc w:val="left"/>
      <w:pPr>
        <w:ind w:left="5040" w:hanging="360"/>
      </w:pPr>
      <w:rPr>
        <w:rFonts w:ascii="Noto Sans Symbols" w:eastAsia="Noto Sans Symbols" w:hAnsi="Noto Sans Symbols" w:cs="Noto Sans Symbols"/>
      </w:rPr>
    </w:lvl>
    <w:lvl w:ilvl="7">
      <w:start w:val="1"/>
      <w:numFmt w:val="bullet"/>
      <w:pStyle w:val="Heading8"/>
      <w:lvlText w:val="o"/>
      <w:lvlJc w:val="left"/>
      <w:pPr>
        <w:ind w:left="5760" w:hanging="360"/>
      </w:pPr>
      <w:rPr>
        <w:rFonts w:ascii="Courier New" w:eastAsia="Courier New" w:hAnsi="Courier New" w:cs="Courier New"/>
      </w:rPr>
    </w:lvl>
    <w:lvl w:ilvl="8">
      <w:start w:val="1"/>
      <w:numFmt w:val="bullet"/>
      <w:pStyle w:val="Heading9"/>
      <w:lvlText w:val="▪"/>
      <w:lvlJc w:val="left"/>
      <w:pPr>
        <w:ind w:left="6480" w:hanging="360"/>
      </w:pPr>
      <w:rPr>
        <w:rFonts w:ascii="Noto Sans Symbols" w:eastAsia="Noto Sans Symbols" w:hAnsi="Noto Sans Symbols" w:cs="Noto Sans Symbols"/>
      </w:rPr>
    </w:lvl>
  </w:abstractNum>
  <w:abstractNum w:abstractNumId="27" w15:restartNumberingAfterBreak="0">
    <w:nsid w:val="704A0AD2"/>
    <w:multiLevelType w:val="multilevel"/>
    <w:tmpl w:val="844AA4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2E80734"/>
    <w:multiLevelType w:val="multilevel"/>
    <w:tmpl w:val="1F00AEA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9" w15:restartNumberingAfterBreak="0">
    <w:nsid w:val="78452E62"/>
    <w:multiLevelType w:val="multilevel"/>
    <w:tmpl w:val="3B26940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624575470">
    <w:abstractNumId w:val="26"/>
  </w:num>
  <w:num w:numId="2" w16cid:durableId="1827240335">
    <w:abstractNumId w:val="13"/>
  </w:num>
  <w:num w:numId="3" w16cid:durableId="580139771">
    <w:abstractNumId w:val="14"/>
  </w:num>
  <w:num w:numId="4" w16cid:durableId="865941659">
    <w:abstractNumId w:val="5"/>
  </w:num>
  <w:num w:numId="5" w16cid:durableId="203521598">
    <w:abstractNumId w:val="20"/>
  </w:num>
  <w:num w:numId="6" w16cid:durableId="894126456">
    <w:abstractNumId w:val="2"/>
  </w:num>
  <w:num w:numId="7" w16cid:durableId="2013335311">
    <w:abstractNumId w:val="10"/>
  </w:num>
  <w:num w:numId="8" w16cid:durableId="384061798">
    <w:abstractNumId w:val="29"/>
  </w:num>
  <w:num w:numId="9" w16cid:durableId="271935897">
    <w:abstractNumId w:val="0"/>
  </w:num>
  <w:num w:numId="10" w16cid:durableId="1986816848">
    <w:abstractNumId w:val="25"/>
  </w:num>
  <w:num w:numId="11" w16cid:durableId="355885069">
    <w:abstractNumId w:val="4"/>
  </w:num>
  <w:num w:numId="12" w16cid:durableId="1962957802">
    <w:abstractNumId w:val="12"/>
  </w:num>
  <w:num w:numId="13" w16cid:durableId="2012564589">
    <w:abstractNumId w:val="28"/>
  </w:num>
  <w:num w:numId="14" w16cid:durableId="2093038052">
    <w:abstractNumId w:val="23"/>
  </w:num>
  <w:num w:numId="15" w16cid:durableId="41563826">
    <w:abstractNumId w:val="8"/>
  </w:num>
  <w:num w:numId="16" w16cid:durableId="1341935283">
    <w:abstractNumId w:val="18"/>
  </w:num>
  <w:num w:numId="17" w16cid:durableId="998463085">
    <w:abstractNumId w:val="7"/>
  </w:num>
  <w:num w:numId="18" w16cid:durableId="549849917">
    <w:abstractNumId w:val="16"/>
  </w:num>
  <w:num w:numId="19" w16cid:durableId="450517179">
    <w:abstractNumId w:val="11"/>
  </w:num>
  <w:num w:numId="20" w16cid:durableId="1024937132">
    <w:abstractNumId w:val="1"/>
  </w:num>
  <w:num w:numId="21" w16cid:durableId="1652708076">
    <w:abstractNumId w:val="6"/>
  </w:num>
  <w:num w:numId="22" w16cid:durableId="346443959">
    <w:abstractNumId w:val="24"/>
  </w:num>
  <w:num w:numId="23" w16cid:durableId="1910114609">
    <w:abstractNumId w:val="9"/>
  </w:num>
  <w:num w:numId="24" w16cid:durableId="924146773">
    <w:abstractNumId w:val="22"/>
  </w:num>
  <w:num w:numId="25" w16cid:durableId="1901861238">
    <w:abstractNumId w:val="15"/>
  </w:num>
  <w:num w:numId="26" w16cid:durableId="782920649">
    <w:abstractNumId w:val="27"/>
  </w:num>
  <w:num w:numId="27" w16cid:durableId="719785257">
    <w:abstractNumId w:val="21"/>
  </w:num>
  <w:num w:numId="28" w16cid:durableId="1477600543">
    <w:abstractNumId w:val="19"/>
  </w:num>
  <w:num w:numId="29" w16cid:durableId="1927349600">
    <w:abstractNumId w:val="17"/>
  </w:num>
  <w:num w:numId="30" w16cid:durableId="2872008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220"/>
    <w:rsid w:val="000106AB"/>
    <w:rsid w:val="000220FD"/>
    <w:rsid w:val="000444F7"/>
    <w:rsid w:val="00050890"/>
    <w:rsid w:val="00054407"/>
    <w:rsid w:val="000549C5"/>
    <w:rsid w:val="000D69BF"/>
    <w:rsid w:val="00125390"/>
    <w:rsid w:val="00155DB4"/>
    <w:rsid w:val="0016323F"/>
    <w:rsid w:val="001668BE"/>
    <w:rsid w:val="00191491"/>
    <w:rsid w:val="001A3301"/>
    <w:rsid w:val="002057A8"/>
    <w:rsid w:val="00211805"/>
    <w:rsid w:val="00271A47"/>
    <w:rsid w:val="002F6A5E"/>
    <w:rsid w:val="003268D6"/>
    <w:rsid w:val="003716F2"/>
    <w:rsid w:val="004125FE"/>
    <w:rsid w:val="004513FA"/>
    <w:rsid w:val="00491C4A"/>
    <w:rsid w:val="00496739"/>
    <w:rsid w:val="004D087D"/>
    <w:rsid w:val="004D599E"/>
    <w:rsid w:val="004F6623"/>
    <w:rsid w:val="00506C8D"/>
    <w:rsid w:val="00562AB2"/>
    <w:rsid w:val="006018C4"/>
    <w:rsid w:val="00605BF7"/>
    <w:rsid w:val="006372A7"/>
    <w:rsid w:val="0065456A"/>
    <w:rsid w:val="00681D0E"/>
    <w:rsid w:val="006B7D62"/>
    <w:rsid w:val="006F38A3"/>
    <w:rsid w:val="00727E49"/>
    <w:rsid w:val="00752C46"/>
    <w:rsid w:val="0076651E"/>
    <w:rsid w:val="00770671"/>
    <w:rsid w:val="007818DD"/>
    <w:rsid w:val="007D3A48"/>
    <w:rsid w:val="008557B7"/>
    <w:rsid w:val="00855ED4"/>
    <w:rsid w:val="00860220"/>
    <w:rsid w:val="00891626"/>
    <w:rsid w:val="0089314C"/>
    <w:rsid w:val="00897C13"/>
    <w:rsid w:val="008D6DFC"/>
    <w:rsid w:val="009169C4"/>
    <w:rsid w:val="009610B7"/>
    <w:rsid w:val="00965C94"/>
    <w:rsid w:val="00971908"/>
    <w:rsid w:val="009A4A13"/>
    <w:rsid w:val="009F17A7"/>
    <w:rsid w:val="00A4264D"/>
    <w:rsid w:val="00A56D3D"/>
    <w:rsid w:val="00A82467"/>
    <w:rsid w:val="00AC0C5C"/>
    <w:rsid w:val="00AE3DAF"/>
    <w:rsid w:val="00B7417F"/>
    <w:rsid w:val="00B90038"/>
    <w:rsid w:val="00B97414"/>
    <w:rsid w:val="00BF1A14"/>
    <w:rsid w:val="00C22386"/>
    <w:rsid w:val="00C35619"/>
    <w:rsid w:val="00C71E10"/>
    <w:rsid w:val="00CA68AF"/>
    <w:rsid w:val="00CE5818"/>
    <w:rsid w:val="00D22024"/>
    <w:rsid w:val="00D22574"/>
    <w:rsid w:val="00D2522E"/>
    <w:rsid w:val="00D31696"/>
    <w:rsid w:val="00D4664A"/>
    <w:rsid w:val="00D650F2"/>
    <w:rsid w:val="00D80F6A"/>
    <w:rsid w:val="00E7363A"/>
    <w:rsid w:val="00E80C18"/>
    <w:rsid w:val="00EB0235"/>
    <w:rsid w:val="00EC2C1D"/>
    <w:rsid w:val="00EC45B0"/>
    <w:rsid w:val="00ED6B83"/>
    <w:rsid w:val="00EE1C1C"/>
    <w:rsid w:val="00F01CCF"/>
    <w:rsid w:val="00F51AE8"/>
    <w:rsid w:val="00F537C1"/>
    <w:rsid w:val="00FE223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15FE4"/>
  <w15:docId w15:val="{92DF4028-9A43-4FDD-9E47-3C04BEA81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nl-NL" w:bidi="ar-SA"/>
      </w:rPr>
    </w:rPrDefault>
    <w:pPrDefault>
      <w:pPr>
        <w:tabs>
          <w:tab w:val="left" w:pos="-284"/>
          <w:tab w:val="left" w:pos="0"/>
          <w:tab w:val="left" w:pos="1440"/>
          <w:tab w:val="left" w:pos="2880"/>
          <w:tab w:val="left" w:pos="4320"/>
          <w:tab w:val="left" w:pos="5760"/>
          <w:tab w:val="left" w:pos="7200"/>
          <w:tab w:val="left" w:pos="8640"/>
        </w:tab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pageBreakBefore/>
      <w:numPr>
        <w:numId w:val="1"/>
      </w:numPr>
      <w:spacing w:before="360" w:after="360"/>
      <w:outlineLvl w:val="0"/>
    </w:pPr>
    <w:rPr>
      <w:b/>
      <w:kern w:val="28"/>
      <w:sz w:val="28"/>
    </w:rPr>
  </w:style>
  <w:style w:type="paragraph" w:styleId="Heading2">
    <w:name w:val="heading 2"/>
    <w:basedOn w:val="Heading1"/>
    <w:next w:val="BodyText"/>
    <w:link w:val="Heading2Char"/>
    <w:uiPriority w:val="9"/>
    <w:unhideWhenUsed/>
    <w:qFormat/>
    <w:pPr>
      <w:pageBreakBefore w:val="0"/>
      <w:numPr>
        <w:ilvl w:val="1"/>
      </w:numPr>
      <w:spacing w:before="240"/>
      <w:outlineLvl w:val="1"/>
    </w:pPr>
    <w:rPr>
      <w:i/>
      <w:sz w:val="24"/>
    </w:rPr>
  </w:style>
  <w:style w:type="paragraph" w:styleId="Heading3">
    <w:name w:val="heading 3"/>
    <w:basedOn w:val="Heading2"/>
    <w:next w:val="BodyText"/>
    <w:uiPriority w:val="9"/>
    <w:unhideWhenUsed/>
    <w:qFormat/>
    <w:pPr>
      <w:numPr>
        <w:ilvl w:val="2"/>
      </w:numPr>
      <w:outlineLvl w:val="2"/>
    </w:pPr>
    <w:rPr>
      <w:i w:val="0"/>
      <w:sz w:val="20"/>
    </w:rPr>
  </w:style>
  <w:style w:type="paragraph" w:styleId="Heading4">
    <w:name w:val="heading 4"/>
    <w:basedOn w:val="Heading3"/>
    <w:next w:val="BodyText"/>
    <w:uiPriority w:val="9"/>
    <w:semiHidden/>
    <w:unhideWhenUsed/>
    <w:qFormat/>
    <w:pPr>
      <w:numPr>
        <w:ilvl w:val="3"/>
      </w:numPr>
      <w:outlineLvl w:val="3"/>
    </w:pPr>
  </w:style>
  <w:style w:type="paragraph" w:styleId="Heading5">
    <w:name w:val="heading 5"/>
    <w:basedOn w:val="Heading4"/>
    <w:next w:val="BodyText"/>
    <w:uiPriority w:val="9"/>
    <w:semiHidden/>
    <w:unhideWhenUsed/>
    <w:qFormat/>
    <w:pPr>
      <w:numPr>
        <w:ilvl w:val="4"/>
      </w:numPr>
      <w:outlineLvl w:val="4"/>
    </w:pPr>
  </w:style>
  <w:style w:type="paragraph" w:styleId="Heading6">
    <w:name w:val="heading 6"/>
    <w:basedOn w:val="Normal"/>
    <w:next w:val="Normal"/>
    <w:uiPriority w:val="9"/>
    <w:semiHidden/>
    <w:unhideWhenUsed/>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uiPriority w:val="10"/>
    <w:qFormat/>
    <w:pPr>
      <w:tabs>
        <w:tab w:val="clear" w:pos="-284"/>
        <w:tab w:val="clear" w:pos="0"/>
        <w:tab w:val="clear" w:pos="1440"/>
        <w:tab w:val="clear" w:pos="2880"/>
        <w:tab w:val="clear" w:pos="4320"/>
        <w:tab w:val="clear" w:pos="5760"/>
        <w:tab w:val="clear" w:pos="7200"/>
        <w:tab w:val="clear" w:pos="8640"/>
      </w:tabs>
      <w:spacing w:before="240" w:after="60"/>
      <w:jc w:val="center"/>
    </w:pPr>
    <w:rPr>
      <w:rFonts w:ascii="Times New Roman" w:hAnsi="Times New Roman"/>
      <w:b/>
      <w:kern w:val="28"/>
      <w:sz w:val="32"/>
    </w:rPr>
  </w:style>
  <w:style w:type="paragraph" w:styleId="BodyText">
    <w:name w:val="Body Text"/>
    <w:basedOn w:val="NormalIndent"/>
    <w:link w:val="BodyTextChar"/>
    <w:pPr>
      <w:spacing w:after="120"/>
    </w:pPr>
  </w:style>
  <w:style w:type="paragraph" w:styleId="NormalIndent">
    <w:name w:val="Normal Indent"/>
    <w:basedOn w:val="Normal"/>
    <w:pPr>
      <w:tabs>
        <w:tab w:val="clear" w:pos="-284"/>
        <w:tab w:val="clear" w:pos="0"/>
      </w:tabs>
      <w:ind w:left="720"/>
    </w:pPr>
  </w:style>
  <w:style w:type="paragraph" w:styleId="List">
    <w:name w:val="List"/>
    <w:basedOn w:val="BodyText"/>
    <w:pPr>
      <w:tabs>
        <w:tab w:val="clear" w:pos="2880"/>
        <w:tab w:val="clear" w:pos="4320"/>
        <w:tab w:val="clear" w:pos="5760"/>
        <w:tab w:val="clear" w:pos="7200"/>
        <w:tab w:val="clear" w:pos="8640"/>
      </w:tabs>
      <w:spacing w:after="60"/>
      <w:ind w:left="1440" w:hanging="360"/>
    </w:pPr>
  </w:style>
  <w:style w:type="paragraph" w:customStyle="1" w:styleId="NormalSmall8">
    <w:name w:val="Normal Small (8)"/>
    <w:basedOn w:val="Normal"/>
    <w:rPr>
      <w:sz w:val="16"/>
    </w:rPr>
  </w:style>
  <w:style w:type="paragraph" w:customStyle="1" w:styleId="Heading1NoNumNoPB">
    <w:name w:val="Heading 1 NoNumNoPB"/>
    <w:basedOn w:val="Heading1"/>
    <w:next w:val="NormalTextReport"/>
    <w:pPr>
      <w:pageBreakBefore w:val="0"/>
      <w:outlineLvl w:val="9"/>
    </w:pPr>
  </w:style>
  <w:style w:type="paragraph" w:customStyle="1" w:styleId="NormalTextReport">
    <w:name w:val="Normal Text Report"/>
    <w:basedOn w:val="BodyText"/>
  </w:style>
  <w:style w:type="paragraph" w:customStyle="1" w:styleId="TableHeadings">
    <w:name w:val="Table Headings"/>
    <w:pPr>
      <w:tabs>
        <w:tab w:val="clear" w:pos="1440"/>
        <w:tab w:val="left" w:pos="1420"/>
        <w:tab w:val="left" w:pos="1980"/>
        <w:tab w:val="left" w:pos="2260"/>
      </w:tabs>
      <w:spacing w:before="240"/>
      <w:jc w:val="both"/>
    </w:pPr>
    <w:rPr>
      <w:sz w:val="16"/>
    </w:rPr>
  </w:style>
  <w:style w:type="paragraph" w:customStyle="1" w:styleId="TableContents">
    <w:name w:val="Table Contents"/>
    <w:pPr>
      <w:tabs>
        <w:tab w:val="clear" w:pos="1440"/>
        <w:tab w:val="left" w:pos="1420"/>
        <w:tab w:val="left" w:pos="1980"/>
        <w:tab w:val="left" w:pos="2260"/>
      </w:tabs>
      <w:spacing w:before="240"/>
      <w:jc w:val="both"/>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HeaderProjectname">
    <w:name w:val="Header Project name"/>
    <w:pPr>
      <w:tabs>
        <w:tab w:val="clear" w:pos="1440"/>
        <w:tab w:val="left" w:pos="1420"/>
        <w:tab w:val="left" w:pos="1980"/>
        <w:tab w:val="left" w:pos="2260"/>
      </w:tabs>
      <w:jc w:val="center"/>
    </w:pPr>
    <w:rPr>
      <w:rFonts w:ascii="Helv" w:hAnsi="Helv"/>
    </w:rPr>
  </w:style>
  <w:style w:type="paragraph" w:customStyle="1" w:styleId="Headerheadings">
    <w:name w:val="Header headings"/>
    <w:pPr>
      <w:tabs>
        <w:tab w:val="clear" w:pos="1440"/>
        <w:tab w:val="left" w:pos="1420"/>
        <w:tab w:val="left" w:pos="1980"/>
        <w:tab w:val="left" w:pos="2260"/>
      </w:tabs>
      <w:jc w:val="both"/>
    </w:pPr>
    <w:rPr>
      <w:rFonts w:ascii="Helv" w:hAnsi="Helv"/>
      <w:sz w:val="16"/>
    </w:rPr>
  </w:style>
  <w:style w:type="character" w:styleId="PageNumber">
    <w:name w:val="page number"/>
    <w:basedOn w:val="DefaultParagraphFont"/>
  </w:style>
  <w:style w:type="paragraph" w:styleId="TOC1">
    <w:name w:val="toc 1"/>
    <w:basedOn w:val="NormalIndent"/>
    <w:next w:val="BodyText"/>
    <w:uiPriority w:val="39"/>
    <w:pPr>
      <w:tabs>
        <w:tab w:val="clear" w:pos="1440"/>
        <w:tab w:val="clear" w:pos="2880"/>
        <w:tab w:val="clear" w:pos="4320"/>
        <w:tab w:val="clear" w:pos="5760"/>
        <w:tab w:val="clear" w:pos="7200"/>
        <w:tab w:val="clear" w:pos="8640"/>
        <w:tab w:val="right" w:pos="9118"/>
      </w:tabs>
      <w:spacing w:before="360"/>
      <w:ind w:left="0"/>
    </w:pPr>
    <w:rPr>
      <w:b/>
      <w:caps/>
      <w:sz w:val="24"/>
    </w:rPr>
  </w:style>
  <w:style w:type="paragraph" w:styleId="TOC2">
    <w:name w:val="toc 2"/>
    <w:basedOn w:val="TOC1"/>
    <w:next w:val="BodyText"/>
    <w:uiPriority w:val="39"/>
    <w:pPr>
      <w:spacing w:before="240"/>
      <w:ind w:left="200"/>
    </w:pPr>
    <w:rPr>
      <w:rFonts w:ascii="Times New Roman" w:hAnsi="Times New Roman"/>
      <w:caps w:val="0"/>
      <w:sz w:val="20"/>
    </w:rPr>
  </w:style>
  <w:style w:type="paragraph" w:styleId="TOC3">
    <w:name w:val="toc 3"/>
    <w:basedOn w:val="TOC2"/>
    <w:next w:val="BodyText"/>
    <w:uiPriority w:val="39"/>
    <w:pPr>
      <w:spacing w:before="0"/>
      <w:ind w:left="400"/>
    </w:pPr>
    <w:rPr>
      <w:b w:val="0"/>
    </w:rPr>
  </w:style>
  <w:style w:type="paragraph" w:styleId="TOC4">
    <w:name w:val="toc 4"/>
    <w:basedOn w:val="TOC3"/>
    <w:next w:val="BodyText"/>
    <w:semiHidden/>
    <w:pPr>
      <w:ind w:left="600"/>
    </w:pPr>
  </w:style>
  <w:style w:type="paragraph" w:styleId="TOC5">
    <w:name w:val="toc 5"/>
    <w:basedOn w:val="TOC4"/>
    <w:next w:val="BodyText"/>
    <w:semiHidden/>
    <w:pPr>
      <w:ind w:left="800"/>
    </w:pPr>
  </w:style>
  <w:style w:type="paragraph" w:styleId="TOC6">
    <w:name w:val="toc 6"/>
    <w:basedOn w:val="Normal"/>
    <w:next w:val="Normal"/>
    <w:semiHidden/>
    <w:pPr>
      <w:tabs>
        <w:tab w:val="clear" w:pos="-284"/>
        <w:tab w:val="clear" w:pos="0"/>
        <w:tab w:val="clear" w:pos="1440"/>
        <w:tab w:val="clear" w:pos="2880"/>
        <w:tab w:val="clear" w:pos="4320"/>
        <w:tab w:val="clear" w:pos="5760"/>
        <w:tab w:val="clear" w:pos="7200"/>
        <w:tab w:val="clear" w:pos="8640"/>
        <w:tab w:val="right" w:pos="9118"/>
      </w:tabs>
      <w:ind w:left="1000"/>
    </w:pPr>
    <w:rPr>
      <w:rFonts w:ascii="Times New Roman" w:hAnsi="Times New Roman"/>
    </w:rPr>
  </w:style>
  <w:style w:type="paragraph" w:styleId="TOC7">
    <w:name w:val="toc 7"/>
    <w:basedOn w:val="Normal"/>
    <w:next w:val="Normal"/>
    <w:semiHidden/>
    <w:pPr>
      <w:tabs>
        <w:tab w:val="clear" w:pos="-284"/>
        <w:tab w:val="clear" w:pos="0"/>
        <w:tab w:val="clear" w:pos="1440"/>
        <w:tab w:val="clear" w:pos="2880"/>
        <w:tab w:val="clear" w:pos="4320"/>
        <w:tab w:val="clear" w:pos="5760"/>
        <w:tab w:val="clear" w:pos="7200"/>
        <w:tab w:val="clear" w:pos="8640"/>
        <w:tab w:val="right" w:pos="9118"/>
      </w:tabs>
      <w:ind w:left="1200"/>
    </w:pPr>
    <w:rPr>
      <w:rFonts w:ascii="Times New Roman" w:hAnsi="Times New Roman"/>
    </w:rPr>
  </w:style>
  <w:style w:type="paragraph" w:styleId="TOC8">
    <w:name w:val="toc 8"/>
    <w:basedOn w:val="Normal"/>
    <w:next w:val="Normal"/>
    <w:semiHidden/>
    <w:pPr>
      <w:tabs>
        <w:tab w:val="clear" w:pos="-284"/>
        <w:tab w:val="clear" w:pos="0"/>
        <w:tab w:val="clear" w:pos="1440"/>
        <w:tab w:val="clear" w:pos="2880"/>
        <w:tab w:val="clear" w:pos="4320"/>
        <w:tab w:val="clear" w:pos="5760"/>
        <w:tab w:val="clear" w:pos="7200"/>
        <w:tab w:val="clear" w:pos="8640"/>
        <w:tab w:val="right" w:pos="9118"/>
      </w:tabs>
      <w:ind w:left="1400"/>
    </w:pPr>
    <w:rPr>
      <w:rFonts w:ascii="Times New Roman" w:hAnsi="Times New Roman"/>
    </w:rPr>
  </w:style>
  <w:style w:type="paragraph" w:styleId="TOC9">
    <w:name w:val="toc 9"/>
    <w:basedOn w:val="Normal"/>
    <w:next w:val="Normal"/>
    <w:semiHidden/>
    <w:pPr>
      <w:tabs>
        <w:tab w:val="clear" w:pos="-284"/>
        <w:tab w:val="clear" w:pos="0"/>
        <w:tab w:val="clear" w:pos="1440"/>
        <w:tab w:val="clear" w:pos="2880"/>
        <w:tab w:val="clear" w:pos="4320"/>
        <w:tab w:val="clear" w:pos="5760"/>
        <w:tab w:val="clear" w:pos="7200"/>
        <w:tab w:val="clear" w:pos="8640"/>
        <w:tab w:val="right" w:pos="9118"/>
      </w:tabs>
      <w:ind w:left="1600"/>
    </w:pPr>
    <w:rPr>
      <w:rFonts w:ascii="Times New Roman" w:hAnsi="Times New Roman"/>
    </w:rPr>
  </w:style>
  <w:style w:type="character" w:styleId="FootnoteReference">
    <w:name w:val="footnote reference"/>
    <w:semiHidden/>
    <w:rPr>
      <w:rFonts w:ascii="Tms Rmn" w:hAnsi="Tms Rmn"/>
      <w:position w:val="6"/>
      <w:sz w:val="18"/>
    </w:rPr>
  </w:style>
  <w:style w:type="paragraph" w:styleId="IndexHeading">
    <w:name w:val="index heading"/>
    <w:basedOn w:val="BodyText"/>
    <w:next w:val="Index1"/>
    <w:semiHidden/>
    <w:pPr>
      <w:tabs>
        <w:tab w:val="clear" w:pos="8640"/>
        <w:tab w:val="left" w:pos="9118"/>
      </w:tabs>
    </w:pPr>
  </w:style>
  <w:style w:type="paragraph" w:styleId="Index1">
    <w:name w:val="index 1"/>
    <w:basedOn w:val="BodyText"/>
    <w:next w:val="BodyText"/>
    <w:semiHidden/>
    <w:pPr>
      <w:tabs>
        <w:tab w:val="right" w:pos="9118"/>
      </w:tabs>
    </w:pPr>
  </w:style>
  <w:style w:type="paragraph" w:styleId="FootnoteText">
    <w:name w:val="footnote text"/>
    <w:basedOn w:val="Normal"/>
    <w:link w:val="FootnoteTextChar"/>
    <w:semiHidden/>
    <w:pPr>
      <w:tabs>
        <w:tab w:val="clear" w:pos="-284"/>
        <w:tab w:val="clear" w:pos="0"/>
      </w:tabs>
    </w:pPr>
    <w:rPr>
      <w:rFonts w:ascii="Tms Rmn" w:hAnsi="Tms Rmn"/>
    </w:rPr>
  </w:style>
  <w:style w:type="paragraph" w:styleId="Caption">
    <w:name w:val="caption"/>
    <w:basedOn w:val="Normal"/>
    <w:next w:val="BodyText"/>
    <w:qFormat/>
    <w:pPr>
      <w:spacing w:before="120" w:after="120"/>
      <w:ind w:left="2160" w:hanging="1440"/>
    </w:pPr>
  </w:style>
  <w:style w:type="paragraph" w:styleId="Index2">
    <w:name w:val="index 2"/>
    <w:basedOn w:val="Normal"/>
    <w:next w:val="Normal"/>
    <w:semiHidden/>
    <w:pPr>
      <w:tabs>
        <w:tab w:val="clear" w:pos="-284"/>
        <w:tab w:val="clear" w:pos="0"/>
        <w:tab w:val="right" w:pos="9118"/>
      </w:tabs>
      <w:ind w:left="400" w:hanging="200"/>
    </w:pPr>
    <w:rPr>
      <w:rFonts w:ascii="Times New Roman" w:hAnsi="Times New Roman"/>
    </w:rPr>
  </w:style>
  <w:style w:type="paragraph" w:styleId="Index3">
    <w:name w:val="index 3"/>
    <w:basedOn w:val="Normal"/>
    <w:next w:val="Normal"/>
    <w:semiHidden/>
    <w:pPr>
      <w:tabs>
        <w:tab w:val="clear" w:pos="-284"/>
        <w:tab w:val="clear" w:pos="0"/>
        <w:tab w:val="right" w:pos="9118"/>
      </w:tabs>
      <w:ind w:left="600" w:hanging="200"/>
    </w:pPr>
    <w:rPr>
      <w:rFonts w:ascii="Times New Roman" w:hAnsi="Times New Roman"/>
    </w:rPr>
  </w:style>
  <w:style w:type="paragraph" w:styleId="Index4">
    <w:name w:val="index 4"/>
    <w:basedOn w:val="Normal"/>
    <w:next w:val="Normal"/>
    <w:semiHidden/>
    <w:pPr>
      <w:tabs>
        <w:tab w:val="clear" w:pos="-284"/>
        <w:tab w:val="clear" w:pos="0"/>
        <w:tab w:val="right" w:pos="9118"/>
      </w:tabs>
      <w:ind w:left="800" w:hanging="200"/>
    </w:pPr>
    <w:rPr>
      <w:rFonts w:ascii="Times New Roman" w:hAnsi="Times New Roman"/>
    </w:rPr>
  </w:style>
  <w:style w:type="paragraph" w:styleId="Index5">
    <w:name w:val="index 5"/>
    <w:basedOn w:val="Normal"/>
    <w:next w:val="Normal"/>
    <w:semiHidden/>
    <w:pPr>
      <w:tabs>
        <w:tab w:val="clear" w:pos="-284"/>
        <w:tab w:val="clear" w:pos="0"/>
        <w:tab w:val="right" w:pos="9118"/>
      </w:tabs>
      <w:ind w:left="1000" w:hanging="200"/>
    </w:pPr>
    <w:rPr>
      <w:rFonts w:ascii="Times New Roman" w:hAnsi="Times New Roman"/>
    </w:rPr>
  </w:style>
  <w:style w:type="paragraph" w:styleId="Index6">
    <w:name w:val="index 6"/>
    <w:basedOn w:val="Normal"/>
    <w:next w:val="Normal"/>
    <w:semiHidden/>
    <w:pPr>
      <w:tabs>
        <w:tab w:val="clear" w:pos="-284"/>
        <w:tab w:val="clear" w:pos="0"/>
        <w:tab w:val="right" w:pos="9118"/>
      </w:tabs>
      <w:ind w:left="1200" w:hanging="200"/>
    </w:pPr>
    <w:rPr>
      <w:rFonts w:ascii="Times New Roman" w:hAnsi="Times New Roman"/>
    </w:rPr>
  </w:style>
  <w:style w:type="paragraph" w:styleId="Index7">
    <w:name w:val="index 7"/>
    <w:basedOn w:val="Normal"/>
    <w:next w:val="Normal"/>
    <w:semiHidden/>
    <w:pPr>
      <w:tabs>
        <w:tab w:val="clear" w:pos="-284"/>
        <w:tab w:val="clear" w:pos="0"/>
        <w:tab w:val="right" w:pos="9118"/>
      </w:tabs>
      <w:ind w:left="1400" w:hanging="200"/>
    </w:pPr>
    <w:rPr>
      <w:rFonts w:ascii="Times New Roman" w:hAnsi="Times New Roman"/>
    </w:rPr>
  </w:style>
  <w:style w:type="paragraph" w:styleId="Index8">
    <w:name w:val="index 8"/>
    <w:basedOn w:val="Normal"/>
    <w:next w:val="Normal"/>
    <w:semiHidden/>
    <w:pPr>
      <w:tabs>
        <w:tab w:val="clear" w:pos="-284"/>
        <w:tab w:val="clear" w:pos="0"/>
        <w:tab w:val="right" w:pos="9118"/>
      </w:tabs>
      <w:ind w:left="1600" w:hanging="200"/>
    </w:pPr>
    <w:rPr>
      <w:rFonts w:ascii="Times New Roman" w:hAnsi="Times New Roman"/>
    </w:rPr>
  </w:style>
  <w:style w:type="paragraph" w:styleId="Index9">
    <w:name w:val="index 9"/>
    <w:basedOn w:val="Normal"/>
    <w:next w:val="Normal"/>
    <w:semiHidden/>
    <w:pPr>
      <w:tabs>
        <w:tab w:val="clear" w:pos="-284"/>
        <w:tab w:val="clear" w:pos="0"/>
        <w:tab w:val="right" w:pos="9118"/>
      </w:tabs>
      <w:ind w:left="1800" w:hanging="200"/>
    </w:pPr>
    <w:rPr>
      <w:rFonts w:ascii="Times New Roman" w:hAnsi="Times New Roman"/>
    </w:rPr>
  </w:style>
  <w:style w:type="paragraph" w:customStyle="1" w:styleId="ReportTitle">
    <w:name w:val="Report Title"/>
    <w:basedOn w:val="Normal"/>
    <w:next w:val="Normal"/>
    <w:pPr>
      <w:keepLines/>
      <w:spacing w:before="400" w:after="400" w:line="240" w:lineRule="atLeast"/>
    </w:pPr>
    <w:rPr>
      <w:b/>
      <w:sz w:val="28"/>
    </w:rPr>
  </w:style>
  <w:style w:type="paragraph" w:customStyle="1" w:styleId="ReportTitle9">
    <w:name w:val="Report Title (9)"/>
    <w:basedOn w:val="ReportTitle"/>
    <w:rPr>
      <w:sz w:val="18"/>
    </w:rPr>
  </w:style>
  <w:style w:type="paragraph" w:styleId="List2">
    <w:name w:val="List 2"/>
    <w:basedOn w:val="List"/>
    <w:pPr>
      <w:tabs>
        <w:tab w:val="clear" w:pos="1440"/>
        <w:tab w:val="left" w:pos="1800"/>
      </w:tabs>
      <w:ind w:left="1800"/>
    </w:pPr>
  </w:style>
  <w:style w:type="paragraph" w:styleId="List3">
    <w:name w:val="List 3"/>
    <w:basedOn w:val="List"/>
    <w:pPr>
      <w:tabs>
        <w:tab w:val="clear" w:pos="1440"/>
        <w:tab w:val="left" w:pos="2160"/>
      </w:tabs>
      <w:ind w:left="2160"/>
    </w:pPr>
  </w:style>
  <w:style w:type="paragraph" w:styleId="List4">
    <w:name w:val="List 4"/>
    <w:basedOn w:val="List"/>
    <w:pPr>
      <w:tabs>
        <w:tab w:val="clear" w:pos="1440"/>
        <w:tab w:val="left" w:pos="2520"/>
      </w:tabs>
      <w:ind w:left="2520"/>
    </w:pPr>
  </w:style>
  <w:style w:type="paragraph" w:styleId="List5">
    <w:name w:val="List 5"/>
    <w:basedOn w:val="List"/>
    <w:pPr>
      <w:tabs>
        <w:tab w:val="clear" w:pos="1440"/>
        <w:tab w:val="left" w:pos="2880"/>
      </w:tabs>
      <w:ind w:left="2880"/>
    </w:pPr>
  </w:style>
  <w:style w:type="paragraph" w:styleId="ListBullet">
    <w:name w:val="List Bullet"/>
    <w:basedOn w:val="List"/>
    <w:pPr>
      <w:tabs>
        <w:tab w:val="clear" w:pos="1440"/>
      </w:tabs>
      <w:spacing w:after="120"/>
    </w:pPr>
  </w:style>
  <w:style w:type="paragraph" w:styleId="ListBullet2">
    <w:name w:val="List Bullet 2"/>
    <w:basedOn w:val="ListBullet"/>
    <w:pPr>
      <w:ind w:left="1800"/>
    </w:pPr>
  </w:style>
  <w:style w:type="paragraph" w:styleId="ListBullet3">
    <w:name w:val="List Bullet 3"/>
    <w:basedOn w:val="ListBullet"/>
    <w:pPr>
      <w:ind w:left="2160"/>
    </w:pPr>
  </w:style>
  <w:style w:type="paragraph" w:styleId="ListBullet4">
    <w:name w:val="List Bullet 4"/>
    <w:basedOn w:val="ListBullet"/>
    <w:pPr>
      <w:ind w:left="2520"/>
    </w:pPr>
  </w:style>
  <w:style w:type="paragraph" w:styleId="ListBullet5">
    <w:name w:val="List Bullet 5"/>
    <w:basedOn w:val="ListBullet"/>
    <w:pPr>
      <w:ind w:left="2880"/>
    </w:pPr>
  </w:style>
  <w:style w:type="paragraph" w:customStyle="1" w:styleId="ListBulletFirst">
    <w:name w:val="List Bullet First"/>
    <w:basedOn w:val="ListBullet"/>
    <w:next w:val="ListBullet"/>
    <w:pPr>
      <w:spacing w:before="60"/>
    </w:pPr>
  </w:style>
  <w:style w:type="paragraph" w:customStyle="1" w:styleId="ListBulletLast">
    <w:name w:val="List Bullet Last"/>
    <w:basedOn w:val="ListBullet"/>
    <w:next w:val="BodyText"/>
    <w:pPr>
      <w:spacing w:after="240"/>
    </w:pPr>
  </w:style>
  <w:style w:type="paragraph" w:styleId="ListContinue">
    <w:name w:val="List Continue"/>
    <w:basedOn w:val="List"/>
    <w:pPr>
      <w:tabs>
        <w:tab w:val="clear" w:pos="1440"/>
      </w:tabs>
      <w:spacing w:after="120"/>
      <w:ind w:firstLine="0"/>
    </w:pPr>
  </w:style>
  <w:style w:type="paragraph" w:styleId="ListContinue2">
    <w:name w:val="List Continue 2"/>
    <w:basedOn w:val="ListContinue"/>
    <w:pPr>
      <w:ind w:left="1800"/>
    </w:pPr>
  </w:style>
  <w:style w:type="paragraph" w:styleId="ListContinue3">
    <w:name w:val="List Continue 3"/>
    <w:basedOn w:val="ListContinue"/>
    <w:pPr>
      <w:ind w:left="2160"/>
    </w:pPr>
  </w:style>
  <w:style w:type="paragraph" w:styleId="ListContinue4">
    <w:name w:val="List Continue 4"/>
    <w:basedOn w:val="ListContinue"/>
    <w:pPr>
      <w:ind w:left="2520"/>
    </w:pPr>
  </w:style>
  <w:style w:type="paragraph" w:styleId="ListContinue5">
    <w:name w:val="List Continue 5"/>
    <w:basedOn w:val="ListContinue"/>
    <w:pPr>
      <w:ind w:left="2880"/>
    </w:pPr>
  </w:style>
  <w:style w:type="paragraph" w:customStyle="1" w:styleId="ListFirst">
    <w:name w:val="List First"/>
    <w:basedOn w:val="List"/>
    <w:next w:val="List"/>
    <w:pPr>
      <w:spacing w:before="60"/>
    </w:pPr>
  </w:style>
  <w:style w:type="paragraph" w:customStyle="1" w:styleId="ListLast">
    <w:name w:val="List Last"/>
    <w:basedOn w:val="List"/>
    <w:next w:val="BodyText"/>
    <w:pPr>
      <w:spacing w:after="240"/>
    </w:pPr>
  </w:style>
  <w:style w:type="paragraph" w:styleId="ListNumber">
    <w:name w:val="List Number"/>
    <w:basedOn w:val="List"/>
    <w:pPr>
      <w:tabs>
        <w:tab w:val="clear" w:pos="1440"/>
      </w:tabs>
      <w:spacing w:after="120"/>
    </w:pPr>
  </w:style>
  <w:style w:type="paragraph" w:styleId="ListNumber2">
    <w:name w:val="List Number 2"/>
    <w:basedOn w:val="ListNumber"/>
    <w:pPr>
      <w:ind w:left="1800"/>
    </w:pPr>
  </w:style>
  <w:style w:type="paragraph" w:styleId="ListNumber3">
    <w:name w:val="List Number 3"/>
    <w:basedOn w:val="ListNumber"/>
    <w:pPr>
      <w:ind w:left="2160"/>
    </w:pPr>
  </w:style>
  <w:style w:type="paragraph" w:styleId="ListNumber4">
    <w:name w:val="List Number 4"/>
    <w:basedOn w:val="ListNumber"/>
    <w:pPr>
      <w:ind w:left="2520"/>
    </w:pPr>
  </w:style>
  <w:style w:type="paragraph" w:styleId="ListNumber5">
    <w:name w:val="List Number 5"/>
    <w:basedOn w:val="ListNumber"/>
    <w:pPr>
      <w:ind w:left="2880"/>
    </w:pPr>
  </w:style>
  <w:style w:type="paragraph" w:customStyle="1" w:styleId="ListNumberFirst">
    <w:name w:val="List Number First"/>
    <w:basedOn w:val="ListNumber"/>
    <w:next w:val="ListNumber"/>
    <w:pPr>
      <w:spacing w:before="60"/>
    </w:pPr>
  </w:style>
  <w:style w:type="paragraph" w:customStyle="1" w:styleId="ListNumberLast">
    <w:name w:val="List Number Last"/>
    <w:basedOn w:val="ListNumber"/>
    <w:next w:val="BodyText"/>
    <w:pPr>
      <w:spacing w:after="240"/>
    </w:pPr>
  </w:style>
  <w:style w:type="paragraph" w:styleId="TableofFigures">
    <w:name w:val="table of figures"/>
    <w:basedOn w:val="TOC1"/>
    <w:semiHidden/>
    <w:pPr>
      <w:keepNext/>
      <w:keepLines/>
      <w:spacing w:before="0"/>
      <w:ind w:left="2160" w:hanging="1440"/>
    </w:pPr>
    <w:rPr>
      <w:b w:val="0"/>
      <w:caps w:val="0"/>
      <w:sz w:val="20"/>
    </w:rPr>
  </w:style>
  <w:style w:type="paragraph" w:customStyle="1" w:styleId="BodyTextHInd1in">
    <w:name w:val="Body Text HInd1in"/>
    <w:basedOn w:val="BodyText"/>
    <w:next w:val="BodyText"/>
    <w:pPr>
      <w:ind w:left="2880" w:hanging="2160"/>
    </w:pPr>
  </w:style>
  <w:style w:type="character" w:styleId="FollowedHyperlink">
    <w:name w:val="FollowedHyperlink"/>
    <w:rPr>
      <w:color w:val="800080"/>
      <w:u w:val="single"/>
    </w:rPr>
  </w:style>
  <w:style w:type="paragraph" w:styleId="NormalWeb">
    <w:name w:val="Normal (Web)"/>
    <w:basedOn w:val="Normal"/>
    <w:pPr>
      <w:tabs>
        <w:tab w:val="clear" w:pos="-284"/>
        <w:tab w:val="clear" w:pos="0"/>
        <w:tab w:val="clear" w:pos="1440"/>
        <w:tab w:val="clear" w:pos="2880"/>
        <w:tab w:val="clear" w:pos="4320"/>
        <w:tab w:val="clear" w:pos="5760"/>
        <w:tab w:val="clear" w:pos="7200"/>
        <w:tab w:val="clear" w:pos="8640"/>
      </w:tabs>
      <w:spacing w:before="100" w:beforeAutospacing="1" w:after="100" w:afterAutospacing="1"/>
    </w:pPr>
    <w:rPr>
      <w:rFonts w:ascii="Times New Roman" w:hAnsi="Times New Roman"/>
      <w:color w:val="400040"/>
      <w:sz w:val="24"/>
      <w:szCs w:val="24"/>
    </w:rPr>
  </w:style>
  <w:style w:type="paragraph" w:styleId="BodyText3">
    <w:name w:val="Body Text 3"/>
    <w:basedOn w:val="Normal"/>
    <w:pPr>
      <w:tabs>
        <w:tab w:val="clear" w:pos="-284"/>
        <w:tab w:val="clear" w:pos="0"/>
        <w:tab w:val="clear" w:pos="1440"/>
        <w:tab w:val="clear" w:pos="2880"/>
        <w:tab w:val="clear" w:pos="4320"/>
        <w:tab w:val="clear" w:pos="5760"/>
        <w:tab w:val="clear" w:pos="7200"/>
        <w:tab w:val="clear" w:pos="8640"/>
      </w:tabs>
    </w:pPr>
    <w:rPr>
      <w:rFonts w:ascii="Times New Roman" w:hAnsi="Times New Roman"/>
      <w:i/>
    </w:rPr>
  </w:style>
  <w:style w:type="paragraph" w:styleId="BodyText2">
    <w:name w:val="Body Text 2"/>
    <w:basedOn w:val="Normal"/>
    <w:pPr>
      <w:tabs>
        <w:tab w:val="clear" w:pos="-284"/>
        <w:tab w:val="clear" w:pos="0"/>
        <w:tab w:val="clear" w:pos="1440"/>
        <w:tab w:val="clear" w:pos="2880"/>
        <w:tab w:val="clear" w:pos="4320"/>
        <w:tab w:val="clear" w:pos="5760"/>
        <w:tab w:val="clear" w:pos="7200"/>
        <w:tab w:val="clear" w:pos="8640"/>
      </w:tabs>
      <w:jc w:val="both"/>
    </w:pPr>
    <w:rPr>
      <w:rFonts w:ascii="Times New Roman" w:hAnsi="Times New Roman"/>
      <w:snapToGrid w:val="0"/>
    </w:rPr>
  </w:style>
  <w:style w:type="character" w:styleId="Hyperlink">
    <w:name w:val="Hyperlink"/>
    <w:uiPriority w:val="99"/>
    <w:rPr>
      <w:color w:val="0000FF"/>
      <w:u w:val="single"/>
    </w:rPr>
  </w:style>
  <w:style w:type="paragraph" w:styleId="BodyTextIndent2">
    <w:name w:val="Body Text Indent 2"/>
    <w:basedOn w:val="Normal"/>
    <w:pPr>
      <w:tabs>
        <w:tab w:val="clear" w:pos="-284"/>
        <w:tab w:val="clear" w:pos="0"/>
        <w:tab w:val="clear" w:pos="1440"/>
        <w:tab w:val="clear" w:pos="2880"/>
        <w:tab w:val="clear" w:pos="4320"/>
        <w:tab w:val="clear" w:pos="5760"/>
        <w:tab w:val="clear" w:pos="7200"/>
        <w:tab w:val="clear" w:pos="8640"/>
      </w:tabs>
      <w:ind w:left="360"/>
    </w:pPr>
    <w:rPr>
      <w:rFonts w:ascii="Times New Roman" w:hAnsi="Times New Roman"/>
      <w:lang w:val="nl-NL"/>
    </w:rPr>
  </w:style>
  <w:style w:type="paragraph" w:customStyle="1" w:styleId="TableText">
    <w:name w:val="Table Text"/>
    <w:rPr>
      <w:rFonts w:ascii="Times New Roman" w:hAnsi="Times New Roman"/>
      <w:color w:val="000000"/>
      <w:sz w:val="24"/>
      <w:lang w:val="en-US"/>
    </w:rPr>
  </w:style>
  <w:style w:type="paragraph" w:customStyle="1" w:styleId="Bullet">
    <w:name w:val="Bullet"/>
    <w:pPr>
      <w:tabs>
        <w:tab w:val="left" w:pos="1140"/>
        <w:tab w:val="left" w:pos="2280"/>
        <w:tab w:val="left" w:pos="3420"/>
        <w:tab w:val="left" w:pos="4560"/>
        <w:tab w:val="left" w:pos="5700"/>
        <w:tab w:val="left" w:pos="6840"/>
        <w:tab w:val="left" w:pos="7980"/>
        <w:tab w:val="left" w:pos="9120"/>
        <w:tab w:val="left" w:pos="10260"/>
        <w:tab w:val="left" w:pos="11400"/>
        <w:tab w:val="left" w:pos="12540"/>
        <w:tab w:val="left" w:pos="13680"/>
        <w:tab w:val="left" w:pos="14820"/>
      </w:tabs>
      <w:ind w:left="1984" w:hanging="1814"/>
    </w:pPr>
    <w:rPr>
      <w:rFonts w:ascii="Times New Roman" w:hAnsi="Times New Roman"/>
      <w:color w:val="000000"/>
      <w:sz w:val="24"/>
      <w:lang w:val="en-AU"/>
    </w:rPr>
  </w:style>
  <w:style w:type="paragraph" w:styleId="BodyTextIndent">
    <w:name w:val="Body Text Indent"/>
    <w:basedOn w:val="Normal"/>
    <w:link w:val="BodyTextIndentChar"/>
    <w:pPr>
      <w:ind w:left="426"/>
      <w:jc w:val="both"/>
    </w:pPr>
  </w:style>
  <w:style w:type="paragraph" w:styleId="BodyTextIndent3">
    <w:name w:val="Body Text Indent 3"/>
    <w:basedOn w:val="Normal"/>
    <w:pPr>
      <w:tabs>
        <w:tab w:val="num" w:pos="720"/>
      </w:tabs>
      <w:ind w:left="720" w:hanging="360"/>
    </w:pPr>
    <w:rPr>
      <w:snapToGrid w:val="0"/>
    </w:rPr>
  </w:style>
  <w:style w:type="paragraph" w:styleId="BlockText">
    <w:name w:val="Block Text"/>
    <w:basedOn w:val="Normal"/>
    <w:pPr>
      <w:tabs>
        <w:tab w:val="clear" w:pos="-284"/>
        <w:tab w:val="clear" w:pos="0"/>
        <w:tab w:val="clear" w:pos="1440"/>
        <w:tab w:val="clear" w:pos="2880"/>
        <w:tab w:val="clear" w:pos="4320"/>
        <w:tab w:val="clear" w:pos="5760"/>
        <w:tab w:val="clear" w:pos="7200"/>
        <w:tab w:val="clear" w:pos="8640"/>
      </w:tabs>
      <w:ind w:left="1980" w:right="2006"/>
      <w:jc w:val="both"/>
    </w:pPr>
    <w:rPr>
      <w:rFonts w:ascii="Verdana" w:hAnsi="Verdana"/>
      <w:sz w:val="18"/>
      <w:szCs w:val="24"/>
    </w:rPr>
  </w:style>
  <w:style w:type="paragraph" w:styleId="BalloonText">
    <w:name w:val="Balloon Text"/>
    <w:basedOn w:val="Normal"/>
    <w:semiHidden/>
    <w:rsid w:val="00DC2DFF"/>
    <w:rPr>
      <w:rFonts w:ascii="Tahoma" w:hAnsi="Tahoma" w:cs="Tahoma"/>
      <w:sz w:val="16"/>
      <w:szCs w:val="16"/>
    </w:rPr>
  </w:style>
  <w:style w:type="paragraph" w:customStyle="1" w:styleId="LightGrid-Accent31">
    <w:name w:val="Light Grid - Accent 31"/>
    <w:basedOn w:val="Normal"/>
    <w:qFormat/>
    <w:rsid w:val="00A25CF2"/>
    <w:pPr>
      <w:tabs>
        <w:tab w:val="clear" w:pos="-284"/>
        <w:tab w:val="clear" w:pos="0"/>
        <w:tab w:val="clear" w:pos="1440"/>
        <w:tab w:val="clear" w:pos="2880"/>
        <w:tab w:val="clear" w:pos="4320"/>
        <w:tab w:val="clear" w:pos="5760"/>
        <w:tab w:val="clear" w:pos="7200"/>
        <w:tab w:val="clear" w:pos="8640"/>
      </w:tabs>
      <w:ind w:left="720"/>
      <w:contextualSpacing/>
    </w:pPr>
    <w:rPr>
      <w:rFonts w:ascii="Times New Roman" w:hAnsi="Times New Roman"/>
      <w:sz w:val="24"/>
      <w:szCs w:val="24"/>
      <w:lang w:val="nl-NL" w:eastAsia="zh-CN"/>
    </w:rPr>
  </w:style>
  <w:style w:type="paragraph" w:customStyle="1" w:styleId="References">
    <w:name w:val="References"/>
    <w:basedOn w:val="Normal"/>
    <w:rsid w:val="00514214"/>
    <w:pPr>
      <w:tabs>
        <w:tab w:val="clear" w:pos="-284"/>
        <w:tab w:val="clear" w:pos="0"/>
        <w:tab w:val="clear" w:pos="1440"/>
        <w:tab w:val="clear" w:pos="2880"/>
        <w:tab w:val="clear" w:pos="4320"/>
        <w:tab w:val="clear" w:pos="5760"/>
        <w:tab w:val="clear" w:pos="7200"/>
        <w:tab w:val="clear" w:pos="8640"/>
      </w:tabs>
      <w:ind w:firstLine="288"/>
      <w:jc w:val="both"/>
    </w:pPr>
    <w:rPr>
      <w:rFonts w:ascii="Times New Roman" w:hAnsi="Times New Roman"/>
      <w:sz w:val="18"/>
      <w:lang w:val="en-US"/>
    </w:rPr>
  </w:style>
  <w:style w:type="character" w:customStyle="1" w:styleId="Heading2Char">
    <w:name w:val="Heading 2 Char"/>
    <w:link w:val="Heading2"/>
    <w:rsid w:val="00A30BF3"/>
    <w:rPr>
      <w:rFonts w:ascii="Arial" w:hAnsi="Arial"/>
      <w:b/>
      <w:i/>
      <w:kern w:val="28"/>
      <w:sz w:val="24"/>
      <w:lang w:val="en-GB"/>
    </w:rPr>
  </w:style>
  <w:style w:type="character" w:customStyle="1" w:styleId="BodyTextIndentChar">
    <w:name w:val="Body Text Indent Char"/>
    <w:link w:val="BodyTextIndent"/>
    <w:rsid w:val="00A30BF3"/>
    <w:rPr>
      <w:rFonts w:ascii="Arial" w:hAnsi="Arial" w:cs="Arial"/>
      <w:lang w:val="en-GB"/>
    </w:rPr>
  </w:style>
  <w:style w:type="paragraph" w:customStyle="1" w:styleId="Default">
    <w:name w:val="Default"/>
    <w:rsid w:val="00A34C28"/>
    <w:pPr>
      <w:autoSpaceDE w:val="0"/>
      <w:autoSpaceDN w:val="0"/>
      <w:adjustRightInd w:val="0"/>
    </w:pPr>
    <w:rPr>
      <w:rFonts w:ascii="DBPBGE+Tahoma" w:eastAsia="SimSun" w:hAnsi="DBPBGE+Tahoma" w:cs="DBPBGE+Tahoma"/>
      <w:color w:val="000000"/>
      <w:sz w:val="24"/>
      <w:szCs w:val="24"/>
      <w:lang w:val="en-US" w:eastAsia="zh-CN"/>
    </w:rPr>
  </w:style>
  <w:style w:type="character" w:customStyle="1" w:styleId="Heading1Char">
    <w:name w:val="Heading 1 Char"/>
    <w:link w:val="Heading1"/>
    <w:rsid w:val="00CF3ED9"/>
    <w:rPr>
      <w:rFonts w:ascii="Arial" w:hAnsi="Arial"/>
      <w:b/>
      <w:kern w:val="28"/>
      <w:sz w:val="28"/>
      <w:lang w:val="en-GB"/>
    </w:rPr>
  </w:style>
  <w:style w:type="character" w:customStyle="1" w:styleId="FootnoteTextChar">
    <w:name w:val="Footnote Text Char"/>
    <w:link w:val="FootnoteText"/>
    <w:semiHidden/>
    <w:rsid w:val="00CF3ED9"/>
    <w:rPr>
      <w:rFonts w:ascii="Tms Rmn" w:hAnsi="Tms Rmn"/>
      <w:lang w:val="en-GB"/>
    </w:rPr>
  </w:style>
  <w:style w:type="character" w:customStyle="1" w:styleId="BodyTextChar">
    <w:name w:val="Body Text Char"/>
    <w:link w:val="BodyText"/>
    <w:rsid w:val="00930B25"/>
    <w:rPr>
      <w:rFonts w:ascii="Arial" w:hAnsi="Arial"/>
      <w:lang w:val="en-GB"/>
    </w:rPr>
  </w:style>
  <w:style w:type="character" w:styleId="CommentReference">
    <w:name w:val="annotation reference"/>
    <w:rsid w:val="002D17CD"/>
    <w:rPr>
      <w:sz w:val="16"/>
      <w:szCs w:val="16"/>
    </w:rPr>
  </w:style>
  <w:style w:type="paragraph" w:styleId="CommentText">
    <w:name w:val="annotation text"/>
    <w:basedOn w:val="Normal"/>
    <w:link w:val="CommentTextChar"/>
    <w:rsid w:val="002D17CD"/>
  </w:style>
  <w:style w:type="character" w:customStyle="1" w:styleId="CommentTextChar">
    <w:name w:val="Comment Text Char"/>
    <w:link w:val="CommentText"/>
    <w:rsid w:val="002D17CD"/>
    <w:rPr>
      <w:rFonts w:ascii="Arial" w:hAnsi="Arial"/>
      <w:lang w:val="en-GB" w:eastAsia="en-US"/>
    </w:rPr>
  </w:style>
  <w:style w:type="paragraph" w:styleId="CommentSubject">
    <w:name w:val="annotation subject"/>
    <w:basedOn w:val="CommentText"/>
    <w:next w:val="CommentText"/>
    <w:link w:val="CommentSubjectChar"/>
    <w:rsid w:val="002D17CD"/>
    <w:rPr>
      <w:b/>
      <w:bCs/>
    </w:rPr>
  </w:style>
  <w:style w:type="character" w:customStyle="1" w:styleId="CommentSubjectChar">
    <w:name w:val="Comment Subject Char"/>
    <w:link w:val="CommentSubject"/>
    <w:rsid w:val="002D17CD"/>
    <w:rPr>
      <w:rFonts w:ascii="Arial" w:hAnsi="Arial"/>
      <w:b/>
      <w:bCs/>
      <w:lang w:val="en-GB" w:eastAsia="en-US"/>
    </w:rPr>
  </w:style>
  <w:style w:type="paragraph" w:styleId="Revision">
    <w:name w:val="Revision"/>
    <w:hidden/>
    <w:uiPriority w:val="71"/>
    <w:rsid w:val="00F41A3B"/>
  </w:style>
  <w:style w:type="paragraph" w:styleId="ListParagraph">
    <w:name w:val="List Paragraph"/>
    <w:basedOn w:val="Normal"/>
    <w:uiPriority w:val="34"/>
    <w:qFormat/>
    <w:rsid w:val="00B7534E"/>
    <w:pPr>
      <w:ind w:left="720"/>
      <w:contextualSpacing/>
    </w:pPr>
  </w:style>
  <w:style w:type="character" w:customStyle="1" w:styleId="Onopgelostemelding1">
    <w:name w:val="Onopgeloste melding1"/>
    <w:basedOn w:val="DefaultParagraphFont"/>
    <w:uiPriority w:val="99"/>
    <w:semiHidden/>
    <w:unhideWhenUsed/>
    <w:rsid w:val="00A37894"/>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80" w:type="dxa"/>
        <w:right w:w="80" w:type="dxa"/>
      </w:tblCellMar>
    </w:tblPr>
  </w:style>
  <w:style w:type="table" w:customStyle="1" w:styleId="a0">
    <w:basedOn w:val="TableNormal1"/>
    <w:tblPr>
      <w:tblStyleRowBandSize w:val="1"/>
      <w:tblStyleColBandSize w:val="1"/>
      <w:tblCellMar>
        <w:left w:w="28" w:type="dxa"/>
        <w:right w:w="28"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top w:w="12" w:type="dxa"/>
        <w:left w:w="12" w:type="dxa"/>
        <w:right w:w="12" w:type="dxa"/>
      </w:tblCellMar>
    </w:tblPr>
  </w:style>
  <w:style w:type="table" w:customStyle="1" w:styleId="a4">
    <w:basedOn w:val="TableNormal1"/>
    <w:tblPr>
      <w:tblStyleRowBandSize w:val="1"/>
      <w:tblStyleColBandSize w:val="1"/>
      <w:tblCellMar>
        <w:left w:w="30" w:type="dxa"/>
        <w:right w:w="30" w:type="dxa"/>
      </w:tblCellMar>
    </w:tblPr>
  </w:style>
  <w:style w:type="table" w:customStyle="1" w:styleId="a5">
    <w:basedOn w:val="TableNormal1"/>
    <w:tblPr>
      <w:tblStyleRowBandSize w:val="1"/>
      <w:tblStyleColBandSize w:val="1"/>
      <w:tblCellMar>
        <w:left w:w="115" w:type="dxa"/>
        <w:right w:w="115" w:type="dxa"/>
      </w:tblCellMar>
    </w:tblPr>
  </w:style>
  <w:style w:type="table" w:customStyle="1" w:styleId="a6">
    <w:basedOn w:val="TableNormal1"/>
    <w:tblPr>
      <w:tblStyleRowBandSize w:val="1"/>
      <w:tblStyleColBandSize w:val="1"/>
      <w:tblCellMar>
        <w:left w:w="115" w:type="dxa"/>
        <w:right w:w="115" w:type="dxa"/>
      </w:tblCellMar>
    </w:tblPr>
  </w:style>
  <w:style w:type="table" w:customStyle="1" w:styleId="a7">
    <w:basedOn w:val="TableNormal1"/>
    <w:tblPr>
      <w:tblStyleRowBandSize w:val="1"/>
      <w:tblStyleColBandSize w:val="1"/>
      <w:tblCellMar>
        <w:left w:w="115" w:type="dxa"/>
        <w:right w:w="115" w:type="dxa"/>
      </w:tblCellMar>
    </w:tblPr>
  </w:style>
  <w:style w:type="table" w:customStyle="1" w:styleId="a8">
    <w:basedOn w:val="TableNormal1"/>
    <w:tblPr>
      <w:tblStyleRowBandSize w:val="1"/>
      <w:tblStyleColBandSize w:val="1"/>
      <w:tblCellMar>
        <w:left w:w="115" w:type="dxa"/>
        <w:right w:w="115" w:type="dxa"/>
      </w:tblCellMar>
    </w:tblPr>
  </w:style>
  <w:style w:type="table" w:customStyle="1" w:styleId="a9">
    <w:basedOn w:val="TableNormal1"/>
    <w:tblPr>
      <w:tblStyleRowBandSize w:val="1"/>
      <w:tblStyleColBandSize w:val="1"/>
      <w:tblCellMar>
        <w:left w:w="115" w:type="dxa"/>
        <w:right w:w="115" w:type="dxa"/>
      </w:tblCellMar>
    </w:tblPr>
  </w:style>
  <w:style w:type="table" w:customStyle="1" w:styleId="aa">
    <w:basedOn w:val="TableNormal1"/>
    <w:tblPr>
      <w:tblStyleRowBandSize w:val="1"/>
      <w:tblStyleColBandSize w:val="1"/>
      <w:tblCellMar>
        <w:left w:w="115" w:type="dxa"/>
        <w:right w:w="115" w:type="dxa"/>
      </w:tblCellMar>
    </w:tblPr>
  </w:style>
  <w:style w:type="table" w:customStyle="1" w:styleId="ab">
    <w:basedOn w:val="TableNormal1"/>
    <w:tblPr>
      <w:tblStyleRowBandSize w:val="1"/>
      <w:tblStyleColBandSize w:val="1"/>
      <w:tblCellMar>
        <w:left w:w="115" w:type="dxa"/>
        <w:right w:w="115" w:type="dxa"/>
      </w:tblCellMar>
    </w:tblPr>
  </w:style>
  <w:style w:type="table" w:customStyle="1" w:styleId="ac">
    <w:basedOn w:val="TableNormal1"/>
    <w:tblPr>
      <w:tblStyleRowBandSize w:val="1"/>
      <w:tblStyleColBandSize w:val="1"/>
      <w:tblCellMar>
        <w:left w:w="115" w:type="dxa"/>
        <w:right w:w="115" w:type="dxa"/>
      </w:tblCellMar>
    </w:tblPr>
  </w:style>
  <w:style w:type="table" w:customStyle="1" w:styleId="ad">
    <w:basedOn w:val="TableNormal1"/>
    <w:tblPr>
      <w:tblStyleRowBandSize w:val="1"/>
      <w:tblStyleColBandSize w:val="1"/>
      <w:tblCellMar>
        <w:left w:w="115" w:type="dxa"/>
        <w:right w:w="115" w:type="dxa"/>
      </w:tblCellMar>
    </w:tblPr>
  </w:style>
  <w:style w:type="table" w:customStyle="1" w:styleId="ae">
    <w:basedOn w:val="TableNormal1"/>
    <w:tblPr>
      <w:tblStyleRowBandSize w:val="1"/>
      <w:tblStyleColBandSize w:val="1"/>
      <w:tblCellMar>
        <w:left w:w="115" w:type="dxa"/>
        <w:right w:w="115" w:type="dxa"/>
      </w:tblCellMar>
    </w:tblPr>
  </w:style>
  <w:style w:type="table" w:customStyle="1" w:styleId="af">
    <w:basedOn w:val="TableNormal1"/>
    <w:tblPr>
      <w:tblStyleRowBandSize w:val="1"/>
      <w:tblStyleColBandSize w:val="1"/>
      <w:tblCellMar>
        <w:left w:w="115" w:type="dxa"/>
        <w:right w:w="115" w:type="dxa"/>
      </w:tblCellMar>
    </w:tblPr>
  </w:style>
  <w:style w:type="table" w:customStyle="1" w:styleId="af0">
    <w:basedOn w:val="TableNormal1"/>
    <w:tblPr>
      <w:tblStyleRowBandSize w:val="1"/>
      <w:tblStyleColBandSize w:val="1"/>
      <w:tblCellMar>
        <w:left w:w="115" w:type="dxa"/>
        <w:right w:w="115" w:type="dxa"/>
      </w:tblCellMar>
    </w:tblPr>
  </w:style>
  <w:style w:type="table" w:customStyle="1" w:styleId="af1">
    <w:basedOn w:val="TableNormal1"/>
    <w:tblPr>
      <w:tblStyleRowBandSize w:val="1"/>
      <w:tblStyleColBandSize w:val="1"/>
      <w:tblCellMar>
        <w:left w:w="115" w:type="dxa"/>
        <w:right w:w="115" w:type="dxa"/>
      </w:tblCellMar>
    </w:tblPr>
  </w:style>
  <w:style w:type="table" w:customStyle="1" w:styleId="af2">
    <w:basedOn w:val="TableNormal1"/>
    <w:tblPr>
      <w:tblStyleRowBandSize w:val="1"/>
      <w:tblStyleColBandSize w:val="1"/>
      <w:tblCellMar>
        <w:left w:w="115" w:type="dxa"/>
        <w:right w:w="115" w:type="dxa"/>
      </w:tblCellMar>
    </w:tblPr>
  </w:style>
  <w:style w:type="table" w:customStyle="1" w:styleId="af3">
    <w:basedOn w:val="TableNormal1"/>
    <w:tblPr>
      <w:tblStyleRowBandSize w:val="1"/>
      <w:tblStyleColBandSize w:val="1"/>
      <w:tblCellMar>
        <w:left w:w="115" w:type="dxa"/>
        <w:right w:w="115" w:type="dxa"/>
      </w:tblCellMar>
    </w:tblPr>
  </w:style>
  <w:style w:type="table" w:customStyle="1" w:styleId="af4">
    <w:basedOn w:val="TableNormal1"/>
    <w:tblPr>
      <w:tblStyleRowBandSize w:val="1"/>
      <w:tblStyleColBandSize w:val="1"/>
      <w:tblCellMar>
        <w:left w:w="115" w:type="dxa"/>
        <w:right w:w="115" w:type="dxa"/>
      </w:tblCellMar>
    </w:tblPr>
  </w:style>
  <w:style w:type="table" w:customStyle="1" w:styleId="af5">
    <w:basedOn w:val="TableNormal1"/>
    <w:tblPr>
      <w:tblStyleRowBandSize w:val="1"/>
      <w:tblStyleColBandSize w:val="1"/>
      <w:tblCellMar>
        <w:left w:w="115" w:type="dxa"/>
        <w:right w:w="115" w:type="dxa"/>
      </w:tblCellMar>
    </w:tblPr>
  </w:style>
  <w:style w:type="table" w:customStyle="1" w:styleId="af6">
    <w:basedOn w:val="TableNormal1"/>
    <w:tblPr>
      <w:tblStyleRowBandSize w:val="1"/>
      <w:tblStyleColBandSize w:val="1"/>
      <w:tblCellMar>
        <w:left w:w="115" w:type="dxa"/>
        <w:right w:w="115" w:type="dxa"/>
      </w:tblCellMar>
    </w:tblPr>
  </w:style>
  <w:style w:type="table" w:customStyle="1" w:styleId="af7">
    <w:basedOn w:val="TableNormal1"/>
    <w:tblPr>
      <w:tblStyleRowBandSize w:val="1"/>
      <w:tblStyleColBandSize w:val="1"/>
      <w:tblCellMar>
        <w:left w:w="115" w:type="dxa"/>
        <w:right w:w="115" w:type="dxa"/>
      </w:tblCellMar>
    </w:tblPr>
  </w:style>
  <w:style w:type="table" w:customStyle="1" w:styleId="af8">
    <w:basedOn w:val="TableNormal1"/>
    <w:tblPr>
      <w:tblStyleRowBandSize w:val="1"/>
      <w:tblStyleColBandSize w:val="1"/>
      <w:tblCellMar>
        <w:left w:w="107" w:type="dxa"/>
        <w:right w:w="107" w:type="dxa"/>
      </w:tblCellMar>
    </w:tblPr>
  </w:style>
  <w:style w:type="table" w:customStyle="1" w:styleId="af9">
    <w:basedOn w:val="TableNormal1"/>
    <w:tblPr>
      <w:tblStyleRowBandSize w:val="1"/>
      <w:tblStyleColBandSize w:val="1"/>
      <w:tblCellMar>
        <w:left w:w="80" w:type="dxa"/>
        <w:right w:w="80" w:type="dxa"/>
      </w:tblCellMar>
    </w:tblPr>
  </w:style>
  <w:style w:type="table" w:customStyle="1" w:styleId="afa">
    <w:basedOn w:val="TableNormal1"/>
    <w:tblPr>
      <w:tblStyleRowBandSize w:val="1"/>
      <w:tblStyleColBandSize w:val="1"/>
      <w:tblCellMar>
        <w:left w:w="107" w:type="dxa"/>
        <w:right w:w="107" w:type="dxa"/>
      </w:tblCellMar>
    </w:tblPr>
  </w:style>
  <w:style w:type="table" w:customStyle="1" w:styleId="afb">
    <w:basedOn w:val="TableNormal1"/>
    <w:tblPr>
      <w:tblStyleRowBandSize w:val="1"/>
      <w:tblStyleColBandSize w:val="1"/>
    </w:tblPr>
  </w:style>
  <w:style w:type="table" w:customStyle="1" w:styleId="afc">
    <w:basedOn w:val="TableNormal1"/>
    <w:tblPr>
      <w:tblStyleRowBandSize w:val="1"/>
      <w:tblStyleColBandSize w:val="1"/>
      <w:tblCellMar>
        <w:left w:w="80" w:type="dxa"/>
        <w:right w:w="80" w:type="dxa"/>
      </w:tblCellMar>
    </w:tblPr>
  </w:style>
  <w:style w:type="character" w:styleId="UnresolvedMention">
    <w:name w:val="Unresolved Mention"/>
    <w:basedOn w:val="DefaultParagraphFont"/>
    <w:uiPriority w:val="99"/>
    <w:semiHidden/>
    <w:unhideWhenUsed/>
    <w:rsid w:val="0089314C"/>
    <w:rPr>
      <w:color w:val="605E5C"/>
      <w:shd w:val="clear" w:color="auto" w:fill="E1DFDD"/>
    </w:rPr>
  </w:style>
  <w:style w:type="table" w:styleId="TableGrid">
    <w:name w:val="Table Grid"/>
    <w:basedOn w:val="TableNormal"/>
    <w:uiPriority w:val="39"/>
    <w:rsid w:val="001668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D.K.Berzins@student.tudelft.nl" TargetMode="External"/><Relationship Id="rId18" Type="http://schemas.openxmlformats.org/officeDocument/2006/relationships/hyperlink" Target="mailto:A.Potfalean-1@student.tudelft.nl" TargetMode="External"/><Relationship Id="rId26" Type="http://schemas.openxmlformats.org/officeDocument/2006/relationships/header" Target="header3.xml"/><Relationship Id="rId39" Type="http://schemas.openxmlformats.org/officeDocument/2006/relationships/hyperlink" Target="http://www.cp/umist.ac.uk/JCSE/vol1/vol1.html" TargetMode="External"/><Relationship Id="rId21" Type="http://schemas.openxmlformats.org/officeDocument/2006/relationships/hyperlink" Target="mailto:J.A.Wanatowicz@student.tudelft.nl" TargetMode="External"/><Relationship Id="rId34" Type="http://schemas.openxmlformats.org/officeDocument/2006/relationships/hyperlink" Target="mailto:J.Jorritsma@tudelft.nl" TargetMode="Externa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mailto:M.A.Kuster@student.tudelft.nl" TargetMode="External"/><Relationship Id="rId20" Type="http://schemas.openxmlformats.org/officeDocument/2006/relationships/hyperlink" Target="mailto:A.C.Tabara@student.tudelft.nl" TargetMode="External"/><Relationship Id="rId29" Type="http://schemas.openxmlformats.org/officeDocument/2006/relationships/image" Target="https://www.wnct.com/wp-content/uploads/sites/99/2015/11/balloon_39455070_ver1.0.jpg"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J.H.Borrego@tudelft.nl" TargetMode="External"/><Relationship Id="rId24" Type="http://schemas.openxmlformats.org/officeDocument/2006/relationships/header" Target="header2.xml"/><Relationship Id="rId32" Type="http://schemas.openxmlformats.org/officeDocument/2006/relationships/hyperlink" Target="mailto:L.T.LimaPereira@tudelft.nl" TargetMode="External"/><Relationship Id="rId37" Type="http://schemas.openxmlformats.org/officeDocument/2006/relationships/image" Target="media/image4.png"/><Relationship Id="rId40" Type="http://schemas.openxmlformats.org/officeDocument/2006/relationships/hyperlink" Target="http://www.geog.le.ac.uk/bgrg/lab.htm" TargetMode="External"/><Relationship Id="rId5" Type="http://schemas.openxmlformats.org/officeDocument/2006/relationships/settings" Target="settings.xml"/><Relationship Id="rId15" Type="http://schemas.openxmlformats.org/officeDocument/2006/relationships/hyperlink" Target="mailto:A.Dontu@student.tudelft.nl" TargetMode="External"/><Relationship Id="rId23" Type="http://schemas.openxmlformats.org/officeDocument/2006/relationships/header" Target="header1.xml"/><Relationship Id="rId28" Type="http://schemas.openxmlformats.org/officeDocument/2006/relationships/image" Target="media/image2.jpeg"/><Relationship Id="rId36" Type="http://schemas.openxmlformats.org/officeDocument/2006/relationships/hyperlink" Target="https://brightspace.tudelft.nl/d2l/home/773681" TargetMode="External"/><Relationship Id="rId10" Type="http://schemas.openxmlformats.org/officeDocument/2006/relationships/hyperlink" Target="mailto:L.T.LimaPereira@tudelft.nl" TargetMode="External"/><Relationship Id="rId19" Type="http://schemas.openxmlformats.org/officeDocument/2006/relationships/hyperlink" Target="mailto:F.M.Rahlfs@student.tudelft.nl" TargetMode="External"/><Relationship Id="rId31" Type="http://schemas.openxmlformats.org/officeDocument/2006/relationships/hyperlink" Target="mailto:t.michelis@tudelft.nl" TargetMode="External"/><Relationship Id="rId4" Type="http://schemas.openxmlformats.org/officeDocument/2006/relationships/styles" Target="styles.xml"/><Relationship Id="rId9" Type="http://schemas.openxmlformats.org/officeDocument/2006/relationships/hyperlink" Target="mailto:t.michelis@tudelft.nl" TargetMode="External"/><Relationship Id="rId14" Type="http://schemas.openxmlformats.org/officeDocument/2006/relationships/hyperlink" Target="mailto:P.J.S.Blanchard@student.tudelft.nl" TargetMode="External"/><Relationship Id="rId22" Type="http://schemas.openxmlformats.org/officeDocument/2006/relationships/hyperlink" Target="mailto:G.Zattoni@student.tudelft.nl" TargetMode="External"/><Relationship Id="rId27" Type="http://schemas.openxmlformats.org/officeDocument/2006/relationships/footer" Target="footer2.xml"/><Relationship Id="rId30" Type="http://schemas.openxmlformats.org/officeDocument/2006/relationships/image" Target="media/image3.png"/><Relationship Id="rId35" Type="http://schemas.openxmlformats.org/officeDocument/2006/relationships/hyperlink" Target="https://brightspace.tudelft.nl"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mailto:J.Jorritsma@tudelft.nl" TargetMode="External"/><Relationship Id="rId17" Type="http://schemas.openxmlformats.org/officeDocument/2006/relationships/hyperlink" Target="mailto:A.T.Minculescu@student.tudelft.nl" TargetMode="External"/><Relationship Id="rId25" Type="http://schemas.openxmlformats.org/officeDocument/2006/relationships/footer" Target="footer1.xml"/><Relationship Id="rId33" Type="http://schemas.openxmlformats.org/officeDocument/2006/relationships/hyperlink" Target="mailto:J.H.Borrego@tudelft.nl" TargetMode="External"/><Relationship Id="rId38" Type="http://schemas.openxmlformats.org/officeDocument/2006/relationships/hyperlink" Target="https://www.tudelft.nl/en/tu-delft-corporate-design/download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yn9+LiK7fZFkaq9kgzV3ElioBxg==">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</go:docsCustomData>
</go:gDocsCustomXmlDataStorage>
</file>

<file path=customXml/itemProps1.xml><?xml version="1.0" encoding="utf-8"?>
<ds:datastoreItem xmlns:ds="http://schemas.openxmlformats.org/officeDocument/2006/customXml" ds:itemID="{E309FF55-9EB0-449A-990A-10ABCDB65CC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52</Pages>
  <Words>16321</Words>
  <Characters>93031</Characters>
  <Application>Microsoft Office Word</Application>
  <DocSecurity>0</DocSecurity>
  <Lines>775</Lines>
  <Paragraphs>218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109134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Kamp</dc:creator>
  <cp:lastModifiedBy>Theo Michelis</cp:lastModifiedBy>
  <cp:revision>33</cp:revision>
  <dcterms:created xsi:type="dcterms:W3CDTF">2026-01-05T09:57:00Z</dcterms:created>
  <dcterms:modified xsi:type="dcterms:W3CDTF">2026-04-16T16:10:00Z</dcterms:modified>
</cp:coreProperties>
</file>